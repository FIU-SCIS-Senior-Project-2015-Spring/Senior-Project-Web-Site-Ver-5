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F0" w:rsidRPr="001B1405" w:rsidRDefault="009F0AF0"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 xml:space="preserve">Senior Project Website </w:t>
      </w:r>
    </w:p>
    <w:p w:rsidR="009F0AF0" w:rsidRPr="001B1405" w:rsidRDefault="001B1405"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Version 5</w:t>
      </w:r>
    </w:p>
    <w:p w:rsidR="009F0AF0" w:rsidRPr="001B1405" w:rsidRDefault="009F0AF0" w:rsidP="009F0AF0">
      <w:pPr>
        <w:spacing w:after="0" w:line="360" w:lineRule="auto"/>
        <w:jc w:val="center"/>
        <w:rPr>
          <w:rFonts w:ascii="Times New Roman" w:eastAsia="Times New Roman" w:hAnsi="Times New Roman" w:cs="Times New Roman"/>
          <w:sz w:val="40"/>
          <w:szCs w:val="40"/>
        </w:rPr>
      </w:pPr>
      <w:r w:rsidRPr="001B1405">
        <w:rPr>
          <w:rFonts w:ascii="Times New Roman" w:eastAsia="Times New Roman" w:hAnsi="Times New Roman" w:cs="Times New Roman"/>
          <w:b/>
          <w:bCs/>
          <w:spacing w:val="20"/>
          <w:sz w:val="48"/>
          <w:szCs w:val="48"/>
        </w:rPr>
        <w:t>Design Document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CIS 4911 Senior Project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Section U01</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Professor Masoud Sadjadi</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r w:rsidRPr="001B1405">
        <w:rPr>
          <w:rFonts w:ascii="Times New Roman" w:eastAsia="Times New Roman" w:hAnsi="Times New Roman" w:cs="Times New Roman"/>
          <w:b/>
          <w:bCs/>
          <w:sz w:val="24"/>
          <w:szCs w:val="24"/>
        </w:rPr>
        <w:t>Prepared by</w:t>
      </w:r>
    </w:p>
    <w:p w:rsidR="009F0AF0"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Jacek Kopczynski</w:t>
      </w:r>
    </w:p>
    <w:p w:rsidR="004846B7" w:rsidRPr="001B1405" w:rsidRDefault="004846B7"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Yamel Peraza</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4846B7" w:rsidRDefault="004846B7" w:rsidP="004846B7">
      <w:pPr>
        <w:spacing w:after="0" w:line="360" w:lineRule="auto"/>
        <w:jc w:val="center"/>
        <w:rPr>
          <w:rFonts w:eastAsia="Times New Roman" w:cs="Times New Roman"/>
          <w:sz w:val="24"/>
          <w:szCs w:val="24"/>
        </w:rPr>
      </w:pPr>
      <w:r>
        <w:rPr>
          <w:rFonts w:eastAsia="Times New Roman" w:cs="Times New Roman"/>
          <w:sz w:val="24"/>
          <w:szCs w:val="24"/>
        </w:rPr>
        <w:t>April</w:t>
      </w:r>
      <w:r w:rsidRPr="00265D9C">
        <w:rPr>
          <w:rFonts w:eastAsia="Times New Roman" w:cs="Times New Roman"/>
          <w:sz w:val="24"/>
          <w:szCs w:val="24"/>
        </w:rPr>
        <w:t xml:space="preserve"> </w:t>
      </w:r>
      <w:r>
        <w:rPr>
          <w:rFonts w:eastAsia="Times New Roman" w:cs="Times New Roman"/>
          <w:sz w:val="24"/>
          <w:szCs w:val="24"/>
        </w:rPr>
        <w:t>23</w:t>
      </w:r>
      <w:r w:rsidRPr="00F92E3E">
        <w:rPr>
          <w:rFonts w:eastAsia="Times New Roman" w:cs="Times New Roman"/>
          <w:sz w:val="24"/>
          <w:szCs w:val="24"/>
          <w:vertAlign w:val="superscript"/>
        </w:rPr>
        <w:t>th</w:t>
      </w:r>
      <w:r>
        <w:rPr>
          <w:rFonts w:eastAsia="Times New Roman" w:cs="Times New Roman"/>
          <w:sz w:val="24"/>
          <w:szCs w:val="24"/>
        </w:rPr>
        <w:t>, 2015</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Default="009F0AF0" w:rsidP="009F0AF0">
      <w:pPr>
        <w:spacing w:after="200" w:line="276" w:lineRule="auto"/>
        <w:jc w:val="left"/>
        <w:rPr>
          <w:rFonts w:eastAsia="Times New Roman" w:cs="Times New Roman"/>
          <w:sz w:val="24"/>
          <w:szCs w:val="24"/>
        </w:rPr>
      </w:pPr>
      <w:r>
        <w:rPr>
          <w:rFonts w:eastAsia="Times New Roman" w:cs="Times New Roman"/>
          <w:sz w:val="24"/>
          <w:szCs w:val="24"/>
        </w:rPr>
        <w:br w:type="page"/>
      </w:r>
    </w:p>
    <w:p w:rsidR="009F0AF0" w:rsidRPr="00265D9C" w:rsidRDefault="009F0AF0" w:rsidP="009F0AF0">
      <w:pPr>
        <w:pStyle w:val="Heading1"/>
        <w:numPr>
          <w:ilvl w:val="0"/>
          <w:numId w:val="0"/>
        </w:numPr>
        <w:rPr>
          <w:rFonts w:asciiTheme="minorHAnsi" w:hAnsiTheme="minorHAnsi"/>
        </w:rPr>
      </w:pPr>
      <w:bookmarkStart w:id="0" w:name="_Toc374274959"/>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T2"/>
        <w:rPr>
          <w:bCs/>
        </w:rPr>
      </w:pPr>
      <w:bookmarkStart w:id="1" w:name="_Toc393726747"/>
      <w:bookmarkStart w:id="2" w:name="_Toc393972296"/>
      <w:r w:rsidRPr="00265D9C">
        <w:t>Copyright</w:t>
      </w:r>
      <w:bookmarkEnd w:id="0"/>
      <w:bookmarkEnd w:id="1"/>
      <w:bookmarkEnd w:id="2"/>
    </w:p>
    <w:p w:rsidR="009F0AF0" w:rsidRPr="00265D9C" w:rsidRDefault="009F0AF0" w:rsidP="009F0AF0">
      <w:pPr>
        <w:spacing w:after="0" w:line="360" w:lineRule="auto"/>
        <w:jc w:val="center"/>
        <w:rPr>
          <w:rFonts w:eastAsia="Times New Roman" w:cs="Times New Roman"/>
          <w:b/>
          <w:bCs/>
          <w:sz w:val="28"/>
          <w:szCs w:val="28"/>
        </w:rPr>
      </w:pPr>
    </w:p>
    <w:p w:rsidR="009F0AF0" w:rsidRPr="00265D9C" w:rsidRDefault="009F0AF0" w:rsidP="009F0AF0">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9F0AF0" w:rsidRPr="00265D9C" w:rsidRDefault="009F0AF0" w:rsidP="009F0AF0">
      <w:pPr>
        <w:rPr>
          <w:rFonts w:eastAsia="Times New Roman" w:cs="Times New Roman"/>
          <w:bCs/>
          <w:i/>
          <w:sz w:val="24"/>
          <w:szCs w:val="24"/>
        </w:rPr>
      </w:pPr>
      <w:r w:rsidRPr="00265D9C">
        <w:rPr>
          <w:noProof/>
        </w:rPr>
        <w:drawing>
          <wp:anchor distT="0" distB="0" distL="114300" distR="114300" simplePos="0" relativeHeight="251636224" behindDoc="1" locked="0" layoutInCell="1" allowOverlap="1" wp14:anchorId="7265D6D9" wp14:editId="47F030C0">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9F0AF0" w:rsidRPr="00265D9C" w:rsidRDefault="009F0AF0" w:rsidP="009F0AF0">
      <w:pPr>
        <w:pStyle w:val="T2"/>
      </w:pPr>
      <w:bookmarkStart w:id="3" w:name="_Toc374274960"/>
      <w:bookmarkStart w:id="4" w:name="_Toc393726748"/>
      <w:bookmarkStart w:id="5" w:name="_Toc393972297"/>
      <w:r w:rsidRPr="00265D9C">
        <w:lastRenderedPageBreak/>
        <w:t>Abstract</w:t>
      </w:r>
      <w:bookmarkEnd w:id="3"/>
      <w:bookmarkEnd w:id="4"/>
      <w:bookmarkEnd w:id="5"/>
    </w:p>
    <w:p w:rsidR="009F0AF0" w:rsidRDefault="00A66957">
      <w:pPr>
        <w:spacing w:after="200" w:line="276" w:lineRule="auto"/>
        <w:jc w:val="left"/>
      </w:pPr>
      <w:r>
        <w:rPr>
          <w:i/>
        </w:rPr>
        <w:t>This document covers the design of the solution to the requirements analyzed in the requirement analysis page. The design of the solution includes an introduction to the overall document and project. Overall system design such as hard</w:t>
      </w:r>
      <w:r w:rsidR="00DE7428">
        <w:rPr>
          <w:i/>
        </w:rPr>
        <w:t>ware/software mapping. Detailed design of particular subsystems. And an appendix of related information.</w:t>
      </w:r>
      <w:r w:rsidR="009F0AF0">
        <w:br w:type="page"/>
      </w:r>
    </w:p>
    <w:p w:rsidR="009F0AF0" w:rsidRDefault="009F0AF0" w:rsidP="009F0AF0">
      <w:pPr>
        <w:pStyle w:val="T1"/>
        <w:rPr>
          <w:rFonts w:eastAsia="Times New Roman"/>
          <w:sz w:val="10"/>
          <w:szCs w:val="10"/>
        </w:rPr>
      </w:pPr>
      <w:bookmarkStart w:id="6" w:name="_Toc393972298"/>
      <w:r>
        <w:rPr>
          <w:noProof/>
        </w:rPr>
        <w:lastRenderedPageBreak/>
        <mc:AlternateContent>
          <mc:Choice Requires="wpg">
            <w:drawing>
              <wp:anchor distT="0" distB="0" distL="114300" distR="114300" simplePos="0" relativeHeight="251637248" behindDoc="1" locked="0" layoutInCell="1" allowOverlap="1">
                <wp:simplePos x="0" y="0"/>
                <wp:positionH relativeFrom="column">
                  <wp:posOffset>0</wp:posOffset>
                </wp:positionH>
                <wp:positionV relativeFrom="paragraph">
                  <wp:posOffset>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9F0AF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4" name="Straight Connector 4"/>
                        <wps:cNvCnPr/>
                        <wps:spPr>
                          <a:xfrm>
                            <a:off x="0" y="485775"/>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0;margin-top:0;width:455.25pt;height:68.6pt;z-index:-25167923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">
                <v:shapetype id="_x0000_t202" coordsize="21600,21600" o:spt="202" path="m,l,21600r21600,l21600,xe">
                  <v:stroke joinstyle="miter"/>
                  <v:path gradientshapeok="t" o:connecttype="rect"/>
                </v:shapetype>
                <v:shape id="_x0000_s1027"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CB377A" w:rsidRDefault="00CB377A" w:rsidP="009F0AF0">
                        <w:pPr>
                          <w:rPr>
                            <w:rFonts w:ascii="Gabriola" w:hAnsi="Gabriola"/>
                            <w:i/>
                          </w:rPr>
                        </w:pPr>
                        <w:r>
                          <w:rPr>
                            <w:rFonts w:ascii="Gabriola" w:hAnsi="Gabriola"/>
                            <w:i/>
                          </w:rPr>
                          <w:t>Senior Project Website V5</w:t>
                        </w:r>
                      </w:p>
                    </w:txbxContent>
                  </v:textbox>
                </v:shape>
                <v:line id="Straight Connector 4" o:spid="_x0000_s1028"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t>Table</w:t>
      </w:r>
      <w:r>
        <w:rPr>
          <w:rFonts w:eastAsia="Times New Roman"/>
          <w:szCs w:val="32"/>
        </w:rPr>
        <w:t xml:space="preserve"> </w:t>
      </w:r>
      <w:r>
        <w:t>of</w:t>
      </w:r>
      <w:r>
        <w:rPr>
          <w:rFonts w:eastAsia="Times New Roman"/>
          <w:szCs w:val="32"/>
        </w:rPr>
        <w:t xml:space="preserve"> </w:t>
      </w:r>
      <w:r>
        <w:t>Contents</w:t>
      </w:r>
      <w:bookmarkEnd w:id="6"/>
    </w:p>
    <w:p w:rsidR="009F0AF0" w:rsidRDefault="009F0AF0" w:rsidP="009F0AF0">
      <w:pPr>
        <w:pStyle w:val="TOCHeading"/>
      </w:pPr>
    </w:p>
    <w:p w:rsidR="00A66957" w:rsidRDefault="009F0AF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93972296" w:history="1">
        <w:r w:rsidR="00A66957" w:rsidRPr="002715BC">
          <w:rPr>
            <w:rStyle w:val="Hyperlink"/>
            <w:noProof/>
          </w:rPr>
          <w:t>Copyright</w:t>
        </w:r>
        <w:r w:rsidR="00A66957">
          <w:rPr>
            <w:noProof/>
            <w:webHidden/>
          </w:rPr>
          <w:tab/>
        </w:r>
        <w:r w:rsidR="00A66957">
          <w:rPr>
            <w:noProof/>
            <w:webHidden/>
          </w:rPr>
          <w:fldChar w:fldCharType="begin"/>
        </w:r>
        <w:r w:rsidR="00A66957">
          <w:rPr>
            <w:noProof/>
            <w:webHidden/>
          </w:rPr>
          <w:instrText xml:space="preserve"> PAGEREF _Toc393972296 \h </w:instrText>
        </w:r>
        <w:r w:rsidR="00A66957">
          <w:rPr>
            <w:noProof/>
            <w:webHidden/>
          </w:rPr>
        </w:r>
        <w:r w:rsidR="00A66957">
          <w:rPr>
            <w:noProof/>
            <w:webHidden/>
          </w:rPr>
          <w:fldChar w:fldCharType="separate"/>
        </w:r>
        <w:r w:rsidR="003110C4">
          <w:rPr>
            <w:noProof/>
            <w:webHidden/>
          </w:rPr>
          <w:t>2</w:t>
        </w:r>
        <w:r w:rsidR="00A66957">
          <w:rPr>
            <w:noProof/>
            <w:webHidden/>
          </w:rPr>
          <w:fldChar w:fldCharType="end"/>
        </w:r>
      </w:hyperlink>
    </w:p>
    <w:p w:rsidR="00A66957" w:rsidRDefault="00AC4732">
      <w:pPr>
        <w:pStyle w:val="TOC1"/>
        <w:tabs>
          <w:tab w:val="right" w:leader="dot" w:pos="9350"/>
        </w:tabs>
        <w:rPr>
          <w:rFonts w:asciiTheme="minorHAnsi" w:eastAsiaTheme="minorEastAsia" w:hAnsiTheme="minorHAnsi" w:cstheme="minorBidi"/>
          <w:noProof/>
          <w:color w:val="auto"/>
        </w:rPr>
      </w:pPr>
      <w:hyperlink w:anchor="_Toc393972297" w:history="1">
        <w:r w:rsidR="00A66957" w:rsidRPr="002715BC">
          <w:rPr>
            <w:rStyle w:val="Hyperlink"/>
            <w:noProof/>
          </w:rPr>
          <w:t>Abstract</w:t>
        </w:r>
        <w:r w:rsidR="00A66957">
          <w:rPr>
            <w:noProof/>
            <w:webHidden/>
          </w:rPr>
          <w:tab/>
        </w:r>
        <w:r w:rsidR="00A66957">
          <w:rPr>
            <w:noProof/>
            <w:webHidden/>
          </w:rPr>
          <w:fldChar w:fldCharType="begin"/>
        </w:r>
        <w:r w:rsidR="00A66957">
          <w:rPr>
            <w:noProof/>
            <w:webHidden/>
          </w:rPr>
          <w:instrText xml:space="preserve"> PAGEREF _Toc393972297 \h </w:instrText>
        </w:r>
        <w:r w:rsidR="00A66957">
          <w:rPr>
            <w:noProof/>
            <w:webHidden/>
          </w:rPr>
        </w:r>
        <w:r w:rsidR="00A66957">
          <w:rPr>
            <w:noProof/>
            <w:webHidden/>
          </w:rPr>
          <w:fldChar w:fldCharType="separate"/>
        </w:r>
        <w:r w:rsidR="003110C4">
          <w:rPr>
            <w:noProof/>
            <w:webHidden/>
          </w:rPr>
          <w:t>3</w:t>
        </w:r>
        <w:r w:rsidR="00A66957">
          <w:rPr>
            <w:noProof/>
            <w:webHidden/>
          </w:rPr>
          <w:fldChar w:fldCharType="end"/>
        </w:r>
      </w:hyperlink>
    </w:p>
    <w:p w:rsidR="00A66957" w:rsidRDefault="00AC4732">
      <w:pPr>
        <w:pStyle w:val="TOC1"/>
        <w:tabs>
          <w:tab w:val="right" w:leader="dot" w:pos="9350"/>
        </w:tabs>
        <w:rPr>
          <w:rFonts w:asciiTheme="minorHAnsi" w:eastAsiaTheme="minorEastAsia" w:hAnsiTheme="minorHAnsi" w:cstheme="minorBidi"/>
          <w:noProof/>
          <w:color w:val="auto"/>
        </w:rPr>
      </w:pPr>
      <w:hyperlink w:anchor="_Toc393972298" w:history="1">
        <w:r w:rsidR="00A66957" w:rsidRPr="002715BC">
          <w:rPr>
            <w:rStyle w:val="Hyperlink"/>
            <w:noProof/>
          </w:rPr>
          <w:t>Table</w:t>
        </w:r>
        <w:r w:rsidR="00A66957" w:rsidRPr="002715BC">
          <w:rPr>
            <w:rStyle w:val="Hyperlink"/>
            <w:rFonts w:eastAsia="Times New Roman"/>
            <w:noProof/>
          </w:rPr>
          <w:t xml:space="preserve"> </w:t>
        </w:r>
        <w:r w:rsidR="00A66957" w:rsidRPr="002715BC">
          <w:rPr>
            <w:rStyle w:val="Hyperlink"/>
            <w:noProof/>
          </w:rPr>
          <w:t>of</w:t>
        </w:r>
        <w:r w:rsidR="00A66957" w:rsidRPr="002715BC">
          <w:rPr>
            <w:rStyle w:val="Hyperlink"/>
            <w:rFonts w:eastAsia="Times New Roman"/>
            <w:noProof/>
          </w:rPr>
          <w:t xml:space="preserve"> </w:t>
        </w:r>
        <w:r w:rsidR="00A66957" w:rsidRPr="002715BC">
          <w:rPr>
            <w:rStyle w:val="Hyperlink"/>
            <w:noProof/>
          </w:rPr>
          <w:t>Contents</w:t>
        </w:r>
        <w:r w:rsidR="00A66957">
          <w:rPr>
            <w:noProof/>
            <w:webHidden/>
          </w:rPr>
          <w:tab/>
        </w:r>
        <w:r w:rsidR="00A66957">
          <w:rPr>
            <w:noProof/>
            <w:webHidden/>
          </w:rPr>
          <w:fldChar w:fldCharType="begin"/>
        </w:r>
        <w:r w:rsidR="00A66957">
          <w:rPr>
            <w:noProof/>
            <w:webHidden/>
          </w:rPr>
          <w:instrText xml:space="preserve"> PAGEREF _Toc393972298 \h </w:instrText>
        </w:r>
        <w:r w:rsidR="00A66957">
          <w:rPr>
            <w:noProof/>
            <w:webHidden/>
          </w:rPr>
        </w:r>
        <w:r w:rsidR="00A66957">
          <w:rPr>
            <w:noProof/>
            <w:webHidden/>
          </w:rPr>
          <w:fldChar w:fldCharType="separate"/>
        </w:r>
        <w:r w:rsidR="003110C4">
          <w:rPr>
            <w:noProof/>
            <w:webHidden/>
          </w:rPr>
          <w:t>4</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299" w:history="1">
        <w:r w:rsidR="00A66957" w:rsidRPr="002715BC">
          <w:rPr>
            <w:rStyle w:val="Hyperlink"/>
            <w:rFonts w:eastAsia="Times New Roman" w:cs="Times New Roman"/>
            <w:b/>
            <w:noProof/>
            <w:spacing w:val="20"/>
          </w:rPr>
          <w:t>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Introduction</w:t>
        </w:r>
        <w:r w:rsidR="00A66957">
          <w:rPr>
            <w:noProof/>
            <w:webHidden/>
          </w:rPr>
          <w:tab/>
        </w:r>
        <w:r w:rsidR="00A66957">
          <w:rPr>
            <w:noProof/>
            <w:webHidden/>
          </w:rPr>
          <w:fldChar w:fldCharType="begin"/>
        </w:r>
        <w:r w:rsidR="00A66957">
          <w:rPr>
            <w:noProof/>
            <w:webHidden/>
          </w:rPr>
          <w:instrText xml:space="preserve"> PAGEREF _Toc393972299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00" w:history="1">
        <w:r w:rsidR="00A66957" w:rsidRPr="002715BC">
          <w:rPr>
            <w:rStyle w:val="Hyperlink"/>
            <w:rFonts w:eastAsia="Times New Roman" w:cs="Times New Roman"/>
            <w:b/>
            <w:noProof/>
            <w:spacing w:val="20"/>
          </w:rPr>
          <w:t>1.1.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Problem Definition</w:t>
        </w:r>
        <w:r w:rsidR="00A66957">
          <w:rPr>
            <w:noProof/>
            <w:webHidden/>
          </w:rPr>
          <w:tab/>
        </w:r>
        <w:r w:rsidR="00A66957">
          <w:rPr>
            <w:noProof/>
            <w:webHidden/>
          </w:rPr>
          <w:fldChar w:fldCharType="begin"/>
        </w:r>
        <w:r w:rsidR="00A66957">
          <w:rPr>
            <w:noProof/>
            <w:webHidden/>
          </w:rPr>
          <w:instrText xml:space="preserve"> PAGEREF _Toc393972300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01" w:history="1">
        <w:r w:rsidR="00A66957" w:rsidRPr="002715BC">
          <w:rPr>
            <w:rStyle w:val="Hyperlink"/>
            <w:rFonts w:eastAsia="Times New Roman" w:cs="Times New Roman"/>
            <w:b/>
            <w:noProof/>
            <w:spacing w:val="20"/>
          </w:rPr>
          <w:t>1.2.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Design Methodology</w:t>
        </w:r>
        <w:r w:rsidR="00A66957">
          <w:rPr>
            <w:noProof/>
            <w:webHidden/>
          </w:rPr>
          <w:tab/>
        </w:r>
        <w:r w:rsidR="00A66957">
          <w:rPr>
            <w:noProof/>
            <w:webHidden/>
          </w:rPr>
          <w:fldChar w:fldCharType="begin"/>
        </w:r>
        <w:r w:rsidR="00A66957">
          <w:rPr>
            <w:noProof/>
            <w:webHidden/>
          </w:rPr>
          <w:instrText xml:space="preserve"> PAGEREF _Toc393972301 \h </w:instrText>
        </w:r>
        <w:r w:rsidR="00A66957">
          <w:rPr>
            <w:noProof/>
            <w:webHidden/>
          </w:rPr>
        </w:r>
        <w:r w:rsidR="00A66957">
          <w:rPr>
            <w:noProof/>
            <w:webHidden/>
          </w:rPr>
          <w:fldChar w:fldCharType="separate"/>
        </w:r>
        <w:r w:rsidR="003110C4">
          <w:rPr>
            <w:noProof/>
            <w:webHidden/>
          </w:rPr>
          <w:t>6</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02" w:history="1">
        <w:r w:rsidR="00A66957" w:rsidRPr="002715BC">
          <w:rPr>
            <w:rStyle w:val="Hyperlink"/>
            <w:rFonts w:eastAsia="Times New Roman" w:cs="Times New Roman"/>
            <w:b/>
            <w:noProof/>
            <w:spacing w:val="20"/>
          </w:rPr>
          <w:t>1.3.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Terminology – Definitions, acronyms, and abbreviations</w:t>
        </w:r>
        <w:r w:rsidR="00A66957">
          <w:rPr>
            <w:noProof/>
            <w:webHidden/>
          </w:rPr>
          <w:tab/>
        </w:r>
        <w:r w:rsidR="00A66957">
          <w:rPr>
            <w:noProof/>
            <w:webHidden/>
          </w:rPr>
          <w:fldChar w:fldCharType="begin"/>
        </w:r>
        <w:r w:rsidR="00A66957">
          <w:rPr>
            <w:noProof/>
            <w:webHidden/>
          </w:rPr>
          <w:instrText xml:space="preserve"> PAGEREF _Toc393972302 \h </w:instrText>
        </w:r>
        <w:r w:rsidR="00A66957">
          <w:rPr>
            <w:noProof/>
            <w:webHidden/>
          </w:rPr>
        </w:r>
        <w:r w:rsidR="00A66957">
          <w:rPr>
            <w:noProof/>
            <w:webHidden/>
          </w:rPr>
          <w:fldChar w:fldCharType="separate"/>
        </w:r>
        <w:r w:rsidR="003110C4">
          <w:rPr>
            <w:noProof/>
            <w:webHidden/>
          </w:rPr>
          <w:t>7</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2" w:history="1">
        <w:r w:rsidR="00A66957" w:rsidRPr="002715BC">
          <w:rPr>
            <w:rStyle w:val="Hyperlink"/>
            <w:rFonts w:eastAsia="Times New Roman" w:cs="Times New Roman"/>
            <w:b/>
            <w:noProof/>
            <w:spacing w:val="20"/>
          </w:rPr>
          <w:t>1.4.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 of Document</w:t>
        </w:r>
        <w:r w:rsidR="00A66957">
          <w:rPr>
            <w:noProof/>
            <w:webHidden/>
          </w:rPr>
          <w:tab/>
        </w:r>
        <w:r w:rsidR="00A66957">
          <w:rPr>
            <w:noProof/>
            <w:webHidden/>
          </w:rPr>
          <w:fldChar w:fldCharType="begin"/>
        </w:r>
        <w:r w:rsidR="00A66957">
          <w:rPr>
            <w:noProof/>
            <w:webHidden/>
          </w:rPr>
          <w:instrText xml:space="preserve"> PAGEREF _Toc393972312 \h </w:instrText>
        </w:r>
        <w:r w:rsidR="00A66957">
          <w:rPr>
            <w:noProof/>
            <w:webHidden/>
          </w:rPr>
        </w:r>
        <w:r w:rsidR="00A66957">
          <w:rPr>
            <w:noProof/>
            <w:webHidden/>
          </w:rPr>
          <w:fldChar w:fldCharType="separate"/>
        </w:r>
        <w:r w:rsidR="003110C4">
          <w:rPr>
            <w:noProof/>
            <w:webHidden/>
          </w:rPr>
          <w:t>9</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313" w:history="1">
        <w:r w:rsidR="00A66957" w:rsidRPr="002715BC">
          <w:rPr>
            <w:rStyle w:val="Hyperlink"/>
            <w:noProof/>
          </w:rPr>
          <w:t>2.</w:t>
        </w:r>
        <w:r w:rsidR="00A66957">
          <w:rPr>
            <w:rFonts w:asciiTheme="minorHAnsi" w:eastAsiaTheme="minorEastAsia" w:hAnsiTheme="minorHAnsi" w:cstheme="minorBidi"/>
            <w:noProof/>
            <w:color w:val="auto"/>
          </w:rPr>
          <w:tab/>
        </w:r>
        <w:r w:rsidR="00A66957" w:rsidRPr="002715BC">
          <w:rPr>
            <w:rStyle w:val="Hyperlink"/>
            <w:noProof/>
          </w:rPr>
          <w:t>System Design</w:t>
        </w:r>
        <w:r w:rsidR="00A66957">
          <w:rPr>
            <w:noProof/>
            <w:webHidden/>
          </w:rPr>
          <w:tab/>
        </w:r>
        <w:r w:rsidR="00A66957">
          <w:rPr>
            <w:noProof/>
            <w:webHidden/>
          </w:rPr>
          <w:fldChar w:fldCharType="begin"/>
        </w:r>
        <w:r w:rsidR="00A66957">
          <w:rPr>
            <w:noProof/>
            <w:webHidden/>
          </w:rPr>
          <w:instrText xml:space="preserve"> PAGEREF _Toc393972313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4" w:history="1">
        <w:r w:rsidR="00A66957" w:rsidRPr="002715BC">
          <w:rPr>
            <w:rStyle w:val="Hyperlink"/>
            <w:rFonts w:eastAsia="Times New Roman" w:cs="Times New Roman"/>
            <w:b/>
            <w:noProof/>
            <w:spacing w:val="20"/>
          </w:rPr>
          <w:t>2.1.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w:t>
        </w:r>
        <w:r w:rsidR="00A66957">
          <w:rPr>
            <w:noProof/>
            <w:webHidden/>
          </w:rPr>
          <w:tab/>
        </w:r>
        <w:r w:rsidR="00A66957">
          <w:rPr>
            <w:noProof/>
            <w:webHidden/>
          </w:rPr>
          <w:fldChar w:fldCharType="begin"/>
        </w:r>
        <w:r w:rsidR="00A66957">
          <w:rPr>
            <w:noProof/>
            <w:webHidden/>
          </w:rPr>
          <w:instrText xml:space="preserve"> PAGEREF _Toc393972314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5" w:history="1">
        <w:r w:rsidR="00A66957" w:rsidRPr="002715BC">
          <w:rPr>
            <w:rStyle w:val="Hyperlink"/>
            <w:rFonts w:eastAsia="Times New Roman" w:cs="Times New Roman"/>
            <w:b/>
            <w:noProof/>
            <w:spacing w:val="20"/>
          </w:rPr>
          <w:t>2.2.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Subsystem Decomposition</w:t>
        </w:r>
        <w:r w:rsidR="00A66957">
          <w:rPr>
            <w:noProof/>
            <w:webHidden/>
          </w:rPr>
          <w:tab/>
        </w:r>
        <w:r w:rsidR="00A66957">
          <w:rPr>
            <w:noProof/>
            <w:webHidden/>
          </w:rPr>
          <w:fldChar w:fldCharType="begin"/>
        </w:r>
        <w:r w:rsidR="00A66957">
          <w:rPr>
            <w:noProof/>
            <w:webHidden/>
          </w:rPr>
          <w:instrText xml:space="preserve"> PAGEREF _Toc393972315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6" w:history="1">
        <w:r w:rsidR="00A66957" w:rsidRPr="002715BC">
          <w:rPr>
            <w:rStyle w:val="Hyperlink"/>
            <w:rFonts w:eastAsia="Times New Roman" w:cs="Times New Roman"/>
            <w:b/>
            <w:noProof/>
            <w:spacing w:val="20"/>
          </w:rPr>
          <w:t>2.3.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Hardware and Software Mapping</w:t>
        </w:r>
        <w:r w:rsidR="00A66957">
          <w:rPr>
            <w:noProof/>
            <w:webHidden/>
          </w:rPr>
          <w:tab/>
        </w:r>
        <w:r w:rsidR="00A66957">
          <w:rPr>
            <w:noProof/>
            <w:webHidden/>
          </w:rPr>
          <w:fldChar w:fldCharType="begin"/>
        </w:r>
        <w:r w:rsidR="00A66957">
          <w:rPr>
            <w:noProof/>
            <w:webHidden/>
          </w:rPr>
          <w:instrText xml:space="preserve"> PAGEREF _Toc393972316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7" w:history="1">
        <w:r w:rsidR="00A66957" w:rsidRPr="002715BC">
          <w:rPr>
            <w:rStyle w:val="Hyperlink"/>
            <w:rFonts w:eastAsia="Times New Roman" w:cs="Times New Roman"/>
            <w:b/>
            <w:noProof/>
            <w:spacing w:val="20"/>
          </w:rPr>
          <w:t>2.4.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Persistent Data Management</w:t>
        </w:r>
        <w:r w:rsidR="00A66957">
          <w:rPr>
            <w:noProof/>
            <w:webHidden/>
          </w:rPr>
          <w:tab/>
        </w:r>
        <w:r w:rsidR="00A66957">
          <w:rPr>
            <w:noProof/>
            <w:webHidden/>
          </w:rPr>
          <w:fldChar w:fldCharType="begin"/>
        </w:r>
        <w:r w:rsidR="00A66957">
          <w:rPr>
            <w:noProof/>
            <w:webHidden/>
          </w:rPr>
          <w:instrText xml:space="preserve"> PAGEREF _Toc393972317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AC4732">
      <w:pPr>
        <w:pStyle w:val="TOC2"/>
        <w:tabs>
          <w:tab w:val="left" w:pos="880"/>
          <w:tab w:val="right" w:leader="dot" w:pos="9350"/>
        </w:tabs>
        <w:rPr>
          <w:rFonts w:asciiTheme="minorHAnsi" w:eastAsiaTheme="minorEastAsia" w:hAnsiTheme="minorHAnsi" w:cstheme="minorBidi"/>
          <w:noProof/>
          <w:color w:val="auto"/>
        </w:rPr>
      </w:pPr>
      <w:hyperlink w:anchor="_Toc393972318" w:history="1">
        <w:r w:rsidR="00A66957" w:rsidRPr="002715BC">
          <w:rPr>
            <w:rStyle w:val="Hyperlink"/>
            <w:rFonts w:eastAsia="Times New Roman" w:cs="Times New Roman"/>
            <w:b/>
            <w:noProof/>
            <w:spacing w:val="20"/>
          </w:rPr>
          <w:t>2.5.</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Security/Privacy</w:t>
        </w:r>
        <w:r w:rsidR="00A66957">
          <w:rPr>
            <w:noProof/>
            <w:webHidden/>
          </w:rPr>
          <w:tab/>
        </w:r>
        <w:r w:rsidR="00A66957">
          <w:rPr>
            <w:noProof/>
            <w:webHidden/>
          </w:rPr>
          <w:fldChar w:fldCharType="begin"/>
        </w:r>
        <w:r w:rsidR="00A66957">
          <w:rPr>
            <w:noProof/>
            <w:webHidden/>
          </w:rPr>
          <w:instrText xml:space="preserve"> PAGEREF _Toc393972318 \h </w:instrText>
        </w:r>
        <w:r w:rsidR="00A66957">
          <w:rPr>
            <w:noProof/>
            <w:webHidden/>
          </w:rPr>
        </w:r>
        <w:r w:rsidR="00A66957">
          <w:rPr>
            <w:noProof/>
            <w:webHidden/>
          </w:rPr>
          <w:fldChar w:fldCharType="separate"/>
        </w:r>
        <w:r w:rsidR="003110C4">
          <w:rPr>
            <w:noProof/>
            <w:webHidden/>
          </w:rPr>
          <w:t>19</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319" w:history="1">
        <w:r w:rsidR="00A66957" w:rsidRPr="002715BC">
          <w:rPr>
            <w:rStyle w:val="Hyperlink"/>
            <w:noProof/>
          </w:rPr>
          <w:t>3.</w:t>
        </w:r>
        <w:r w:rsidR="00A66957">
          <w:rPr>
            <w:rFonts w:asciiTheme="minorHAnsi" w:eastAsiaTheme="minorEastAsia" w:hAnsiTheme="minorHAnsi" w:cstheme="minorBidi"/>
            <w:noProof/>
            <w:color w:val="auto"/>
          </w:rPr>
          <w:tab/>
        </w:r>
        <w:r w:rsidR="00A66957" w:rsidRPr="002715BC">
          <w:rPr>
            <w:rStyle w:val="Hyperlink"/>
            <w:noProof/>
          </w:rPr>
          <w:t>Detailed Design</w:t>
        </w:r>
        <w:r w:rsidR="00A66957">
          <w:rPr>
            <w:noProof/>
            <w:webHidden/>
          </w:rPr>
          <w:tab/>
        </w:r>
        <w:r w:rsidR="00A66957">
          <w:rPr>
            <w:noProof/>
            <w:webHidden/>
          </w:rPr>
          <w:fldChar w:fldCharType="begin"/>
        </w:r>
        <w:r w:rsidR="00A66957">
          <w:rPr>
            <w:noProof/>
            <w:webHidden/>
          </w:rPr>
          <w:instrText xml:space="preserve"> PAGEREF _Toc393972319 \h </w:instrText>
        </w:r>
        <w:r w:rsidR="00A66957">
          <w:rPr>
            <w:noProof/>
            <w:webHidden/>
          </w:rPr>
        </w:r>
        <w:r w:rsidR="00A66957">
          <w:rPr>
            <w:noProof/>
            <w:webHidden/>
          </w:rPr>
          <w:fldChar w:fldCharType="separate"/>
        </w:r>
        <w:r w:rsidR="003110C4">
          <w:rPr>
            <w:noProof/>
            <w:webHidden/>
          </w:rPr>
          <w:t>22</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343" w:history="1">
        <w:r w:rsidR="00A66957" w:rsidRPr="002715BC">
          <w:rPr>
            <w:rStyle w:val="Hyperlink"/>
            <w:noProof/>
          </w:rPr>
          <w:t>4.</w:t>
        </w:r>
        <w:r w:rsidR="00A66957">
          <w:rPr>
            <w:rFonts w:asciiTheme="minorHAnsi" w:eastAsiaTheme="minorEastAsia" w:hAnsiTheme="minorHAnsi" w:cstheme="minorBidi"/>
            <w:noProof/>
            <w:color w:val="auto"/>
          </w:rPr>
          <w:tab/>
        </w:r>
        <w:r w:rsidR="00A66957" w:rsidRPr="002715BC">
          <w:rPr>
            <w:rStyle w:val="Hyperlink"/>
            <w:noProof/>
          </w:rPr>
          <w:t>Glossary</w:t>
        </w:r>
        <w:r w:rsidR="00A66957">
          <w:rPr>
            <w:noProof/>
            <w:webHidden/>
          </w:rPr>
          <w:tab/>
        </w:r>
        <w:r w:rsidR="00A66957">
          <w:rPr>
            <w:noProof/>
            <w:webHidden/>
          </w:rPr>
          <w:fldChar w:fldCharType="begin"/>
        </w:r>
        <w:r w:rsidR="00A66957">
          <w:rPr>
            <w:noProof/>
            <w:webHidden/>
          </w:rPr>
          <w:instrText xml:space="preserve"> PAGEREF _Toc393972343 \h </w:instrText>
        </w:r>
        <w:r w:rsidR="00A66957">
          <w:rPr>
            <w:noProof/>
            <w:webHidden/>
          </w:rPr>
        </w:r>
        <w:r w:rsidR="00A66957">
          <w:rPr>
            <w:noProof/>
            <w:webHidden/>
          </w:rPr>
          <w:fldChar w:fldCharType="separate"/>
        </w:r>
        <w:r w:rsidR="003110C4">
          <w:rPr>
            <w:noProof/>
            <w:webHidden/>
          </w:rPr>
          <w:t>71</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353" w:history="1">
        <w:r w:rsidR="00A66957" w:rsidRPr="002715BC">
          <w:rPr>
            <w:rStyle w:val="Hyperlink"/>
            <w:noProof/>
          </w:rPr>
          <w:t>5.</w:t>
        </w:r>
        <w:r w:rsidR="00A66957">
          <w:rPr>
            <w:rFonts w:asciiTheme="minorHAnsi" w:eastAsiaTheme="minorEastAsia" w:hAnsiTheme="minorHAnsi" w:cstheme="minorBidi"/>
            <w:noProof/>
            <w:color w:val="auto"/>
          </w:rPr>
          <w:tab/>
        </w:r>
        <w:r w:rsidR="00A66957" w:rsidRPr="002715BC">
          <w:rPr>
            <w:rStyle w:val="Hyperlink"/>
            <w:noProof/>
          </w:rPr>
          <w:t>Appendix</w:t>
        </w:r>
        <w:r w:rsidR="00A66957">
          <w:rPr>
            <w:noProof/>
            <w:webHidden/>
          </w:rPr>
          <w:tab/>
        </w:r>
        <w:r w:rsidR="00A66957">
          <w:rPr>
            <w:noProof/>
            <w:webHidden/>
          </w:rPr>
          <w:fldChar w:fldCharType="begin"/>
        </w:r>
        <w:r w:rsidR="00A66957">
          <w:rPr>
            <w:noProof/>
            <w:webHidden/>
          </w:rPr>
          <w:instrText xml:space="preserve"> PAGEREF _Toc393972353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AC4732">
      <w:pPr>
        <w:pStyle w:val="TOC2"/>
        <w:tabs>
          <w:tab w:val="right" w:leader="dot" w:pos="9350"/>
        </w:tabs>
        <w:rPr>
          <w:rFonts w:asciiTheme="minorHAnsi" w:eastAsiaTheme="minorEastAsia" w:hAnsiTheme="minorHAnsi" w:cstheme="minorBidi"/>
          <w:noProof/>
          <w:color w:val="auto"/>
        </w:rPr>
      </w:pPr>
      <w:hyperlink w:anchor="_Toc393972354" w:history="1">
        <w:r w:rsidR="00A66957" w:rsidRPr="002715BC">
          <w:rPr>
            <w:rStyle w:val="Hyperlink"/>
            <w:b/>
            <w:noProof/>
          </w:rPr>
          <w:t>5.1 Appen</w:t>
        </w:r>
        <w:r w:rsidR="00313A5A">
          <w:rPr>
            <w:rStyle w:val="Hyperlink"/>
            <w:b/>
            <w:noProof/>
          </w:rPr>
          <w:t>dix A Used Case Diagrams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_Toc393972354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AC4732">
      <w:pPr>
        <w:pStyle w:val="TOC2"/>
        <w:tabs>
          <w:tab w:val="right" w:leader="dot" w:pos="9350"/>
        </w:tabs>
        <w:rPr>
          <w:rFonts w:asciiTheme="minorHAnsi" w:eastAsiaTheme="minorEastAsia" w:hAnsiTheme="minorHAnsi" w:cstheme="minorBidi"/>
          <w:noProof/>
          <w:color w:val="auto"/>
        </w:rPr>
      </w:pPr>
      <w:hyperlink w:anchor="_Toc393972356" w:history="1">
        <w:r w:rsidR="00A66957" w:rsidRPr="002715BC">
          <w:rPr>
            <w:rStyle w:val="Hyperlink"/>
            <w:b/>
            <w:noProof/>
          </w:rPr>
          <w:t>5.</w:t>
        </w:r>
        <w:r w:rsidR="00313A5A">
          <w:rPr>
            <w:rStyle w:val="Hyperlink"/>
            <w:b/>
            <w:noProof/>
          </w:rPr>
          <w:t>2. Appendix A Used Cases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_Toc393972356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AC4732">
      <w:pPr>
        <w:pStyle w:val="TOC2"/>
        <w:tabs>
          <w:tab w:val="right" w:leader="dot" w:pos="9350"/>
        </w:tabs>
        <w:rPr>
          <w:rFonts w:asciiTheme="minorHAnsi" w:eastAsiaTheme="minorEastAsia" w:hAnsiTheme="minorHAnsi" w:cstheme="minorBidi"/>
          <w:noProof/>
          <w:color w:val="auto"/>
        </w:rPr>
      </w:pPr>
      <w:hyperlink w:anchor="_Toc393972357" w:history="1">
        <w:r w:rsidR="00A66957" w:rsidRPr="002715BC">
          <w:rPr>
            <w:rStyle w:val="Hyperlink"/>
            <w:b/>
            <w:noProof/>
          </w:rPr>
          <w:t>5.3 App</w:t>
        </w:r>
        <w:r w:rsidR="00313A5A">
          <w:rPr>
            <w:rStyle w:val="Hyperlink"/>
            <w:b/>
            <w:noProof/>
          </w:rPr>
          <w:t>endix C Class Interfaces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_Toc393972357 \h </w:instrText>
        </w:r>
        <w:r w:rsidR="00A66957">
          <w:rPr>
            <w:noProof/>
            <w:webHidden/>
          </w:rPr>
        </w:r>
        <w:r w:rsidR="00A66957">
          <w:rPr>
            <w:noProof/>
            <w:webHidden/>
          </w:rPr>
          <w:fldChar w:fldCharType="separate"/>
        </w:r>
        <w:r w:rsidR="003110C4">
          <w:rPr>
            <w:noProof/>
            <w:webHidden/>
          </w:rPr>
          <w:t>76</w:t>
        </w:r>
        <w:r w:rsidR="00A66957">
          <w:rPr>
            <w:noProof/>
            <w:webHidden/>
          </w:rPr>
          <w:fldChar w:fldCharType="end"/>
        </w:r>
      </w:hyperlink>
    </w:p>
    <w:p w:rsidR="00A66957" w:rsidRDefault="00AC4732">
      <w:pPr>
        <w:pStyle w:val="TOC2"/>
        <w:tabs>
          <w:tab w:val="right" w:leader="dot" w:pos="9350"/>
        </w:tabs>
        <w:rPr>
          <w:rFonts w:asciiTheme="minorHAnsi" w:eastAsiaTheme="minorEastAsia" w:hAnsiTheme="minorHAnsi" w:cstheme="minorBidi"/>
          <w:noProof/>
          <w:color w:val="auto"/>
        </w:rPr>
      </w:pPr>
      <w:hyperlink w:anchor="_Toc393972406" w:history="1">
        <w:r w:rsidR="00A66957" w:rsidRPr="002715BC">
          <w:rPr>
            <w:rStyle w:val="Hyperlink"/>
            <w:b/>
            <w:noProof/>
          </w:rPr>
          <w:t>5.4 Appendix D Diary of Meetings and Tasks</w:t>
        </w:r>
        <w:r w:rsidR="00A66957">
          <w:rPr>
            <w:noProof/>
            <w:webHidden/>
          </w:rPr>
          <w:tab/>
        </w:r>
        <w:r w:rsidR="00A66957">
          <w:rPr>
            <w:noProof/>
            <w:webHidden/>
          </w:rPr>
          <w:fldChar w:fldCharType="begin"/>
        </w:r>
        <w:r w:rsidR="00A66957">
          <w:rPr>
            <w:noProof/>
            <w:webHidden/>
          </w:rPr>
          <w:instrText xml:space="preserve"> PAGEREF _Toc393972406 \h </w:instrText>
        </w:r>
        <w:r w:rsidR="00A66957">
          <w:rPr>
            <w:noProof/>
            <w:webHidden/>
          </w:rPr>
        </w:r>
        <w:r w:rsidR="00A66957">
          <w:rPr>
            <w:noProof/>
            <w:webHidden/>
          </w:rPr>
          <w:fldChar w:fldCharType="separate"/>
        </w:r>
        <w:r w:rsidR="003110C4">
          <w:rPr>
            <w:noProof/>
            <w:webHidden/>
          </w:rPr>
          <w:t>79</w:t>
        </w:r>
        <w:r w:rsidR="00A66957">
          <w:rPr>
            <w:noProof/>
            <w:webHidden/>
          </w:rPr>
          <w:fldChar w:fldCharType="end"/>
        </w:r>
      </w:hyperlink>
    </w:p>
    <w:p w:rsidR="00A66957" w:rsidRDefault="00AC4732">
      <w:pPr>
        <w:pStyle w:val="TOC1"/>
        <w:tabs>
          <w:tab w:val="left" w:pos="440"/>
          <w:tab w:val="right" w:leader="dot" w:pos="9350"/>
        </w:tabs>
        <w:rPr>
          <w:rFonts w:asciiTheme="minorHAnsi" w:eastAsiaTheme="minorEastAsia" w:hAnsiTheme="minorHAnsi" w:cstheme="minorBidi"/>
          <w:noProof/>
          <w:color w:val="auto"/>
        </w:rPr>
      </w:pPr>
      <w:hyperlink w:anchor="_Toc393972407" w:history="1">
        <w:r w:rsidR="00A66957" w:rsidRPr="002715BC">
          <w:rPr>
            <w:rStyle w:val="Hyperlink"/>
            <w:noProof/>
          </w:rPr>
          <w:t>6.</w:t>
        </w:r>
        <w:r w:rsidR="00A66957">
          <w:rPr>
            <w:rFonts w:asciiTheme="minorHAnsi" w:eastAsiaTheme="minorEastAsia" w:hAnsiTheme="minorHAnsi" w:cstheme="minorBidi"/>
            <w:noProof/>
            <w:color w:val="auto"/>
          </w:rPr>
          <w:tab/>
        </w:r>
        <w:r w:rsidR="00A66957" w:rsidRPr="002715BC">
          <w:rPr>
            <w:rStyle w:val="Hyperlink"/>
            <w:noProof/>
          </w:rPr>
          <w:t>References</w:t>
        </w:r>
        <w:r w:rsidR="00A66957">
          <w:rPr>
            <w:noProof/>
            <w:webHidden/>
          </w:rPr>
          <w:tab/>
        </w:r>
        <w:r w:rsidR="00A66957">
          <w:rPr>
            <w:noProof/>
            <w:webHidden/>
          </w:rPr>
          <w:fldChar w:fldCharType="begin"/>
        </w:r>
        <w:r w:rsidR="00A66957">
          <w:rPr>
            <w:noProof/>
            <w:webHidden/>
          </w:rPr>
          <w:instrText xml:space="preserve"> PAGEREF _Toc393972407 \h </w:instrText>
        </w:r>
        <w:r w:rsidR="00A66957">
          <w:rPr>
            <w:noProof/>
            <w:webHidden/>
          </w:rPr>
        </w:r>
        <w:r w:rsidR="00A66957">
          <w:rPr>
            <w:noProof/>
            <w:webHidden/>
          </w:rPr>
          <w:fldChar w:fldCharType="separate"/>
        </w:r>
        <w:r w:rsidR="003110C4">
          <w:rPr>
            <w:noProof/>
            <w:webHidden/>
          </w:rPr>
          <w:t>80</w:t>
        </w:r>
        <w:r w:rsidR="00A66957">
          <w:rPr>
            <w:noProof/>
            <w:webHidden/>
          </w:rPr>
          <w:fldChar w:fldCharType="end"/>
        </w:r>
      </w:hyperlink>
    </w:p>
    <w:p w:rsidR="009F0AF0" w:rsidRDefault="009F0AF0" w:rsidP="009F0AF0">
      <w:pPr>
        <w:rPr>
          <w:bCs/>
          <w:noProof/>
        </w:rPr>
      </w:pPr>
      <w:r>
        <w:rPr>
          <w:bCs/>
          <w:noProof/>
        </w:rPr>
        <w:fldChar w:fldCharType="end"/>
      </w:r>
    </w:p>
    <w:p w:rsidR="009F0AF0" w:rsidRDefault="009F0AF0">
      <w:pPr>
        <w:spacing w:after="200" w:line="276" w:lineRule="auto"/>
        <w:jc w:val="left"/>
        <w:rPr>
          <w:bCs/>
          <w:noProof/>
        </w:rPr>
      </w:pPr>
      <w:r>
        <w:rPr>
          <w:bCs/>
          <w:noProof/>
        </w:rPr>
        <w:br w:type="page"/>
      </w:r>
    </w:p>
    <w:p w:rsidR="00092B20" w:rsidRDefault="00092B20" w:rsidP="00092B20">
      <w:pPr>
        <w:pStyle w:val="ListParagraph"/>
        <w:numPr>
          <w:ilvl w:val="0"/>
          <w:numId w:val="3"/>
        </w:numPr>
        <w:spacing w:after="0" w:line="360" w:lineRule="auto"/>
        <w:outlineLvl w:val="0"/>
        <w:rPr>
          <w:rFonts w:eastAsia="Times New Roman" w:cs="Times New Roman"/>
          <w:b/>
          <w:color w:val="auto"/>
          <w:spacing w:val="20"/>
          <w:sz w:val="32"/>
        </w:rPr>
      </w:pPr>
      <w:bookmarkStart w:id="7" w:name="_Toc378930275"/>
      <w:bookmarkStart w:id="8" w:name="_Toc393972299"/>
      <w:r>
        <w:rPr>
          <w:noProof/>
        </w:rPr>
        <w:lastRenderedPageBreak/>
        <mc:AlternateContent>
          <mc:Choice Requires="wpg">
            <w:drawing>
              <wp:anchor distT="0" distB="0" distL="114300" distR="114300" simplePos="0" relativeHeight="251638272" behindDoc="1" locked="0" layoutInCell="1" allowOverlap="1">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9"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092B2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0" name="Straight Connector 10"/>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30" style="position:absolute;left:0;text-align:left;margin-left:2.65pt;margin-top:-8.8pt;width:455.25pt;height:68.6pt;z-index:-25167820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CdLbeBbAQAAGE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1"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CB377A" w:rsidRDefault="00CB377A" w:rsidP="00092B20">
                        <w:pPr>
                          <w:rPr>
                            <w:rFonts w:ascii="Gabriola" w:hAnsi="Gabriola"/>
                            <w:i/>
                          </w:rPr>
                        </w:pPr>
                        <w:r>
                          <w:rPr>
                            <w:rFonts w:ascii="Gabriola" w:hAnsi="Gabriola"/>
                            <w:i/>
                          </w:rPr>
                          <w:t>Senior Project Website V5</w:t>
                        </w:r>
                      </w:p>
                    </w:txbxContent>
                  </v:textbox>
                </v:shape>
                <v:line id="Straight Connector 10" o:spid="_x0000_s1032"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sSsQAAADbAAAADwAAAGRycy9kb3ducmV2LnhtbESPT2sCQQzF7wW/wxDBW53Vg5XVUURQ&#10;2pNUS8Fb2Mn+0Z3MsjO6q5/eHAq9JbyX935ZrntXqzu1ofJsYDJOQBFn3lZcGPg57d7noEJEtlh7&#10;JgMPCrBeDd6WmFrf8Tfdj7FQEsIhRQNljE2qdchKchjGviEWLfetwyhrW2jbYifhrtbTJJlphxVL&#10;Q4kNbUvKrsebM5A9L647f2zzQ/74Sk63/e8zn++NGQ37zQJUpD7+m/+uP63gC738IgPo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8OxKxAAAANsAAAAPAAAAAAAAAAAA&#10;AAAAAKECAABkcnMvZG93bnJldi54bWxQSwUGAAAAAAQABAD5AAAAkgMAAAAA&#10;" strokecolor="windowText" strokeweight="5.25pt">
                  <v:stroke linestyle="thickThin"/>
                </v:line>
                <v:shape id="Picture 11" o:spid="_x0000_s1033"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9" w:name="_Toc374274962"/>
      <w:r>
        <w:rPr>
          <w:rFonts w:eastAsia="Times New Roman" w:cs="Times New Roman"/>
          <w:b/>
          <w:color w:val="auto"/>
          <w:spacing w:val="20"/>
          <w:sz w:val="32"/>
        </w:rPr>
        <w:t>Introduction</w:t>
      </w:r>
      <w:bookmarkEnd w:id="7"/>
      <w:bookmarkEnd w:id="8"/>
      <w:bookmarkEnd w:id="9"/>
    </w:p>
    <w:p w:rsidR="00092B20" w:rsidRDefault="00092B20" w:rsidP="00092B20">
      <w:pPr>
        <w:spacing w:after="0" w:line="360" w:lineRule="auto"/>
        <w:rPr>
          <w:rFonts w:eastAsia="Times New Roman" w:cs="Times New Roman"/>
          <w:sz w:val="24"/>
          <w:szCs w:val="24"/>
        </w:rPr>
      </w:pPr>
    </w:p>
    <w:p w:rsidR="00092B20" w:rsidRDefault="001F2987" w:rsidP="00092B20">
      <w:pPr>
        <w:spacing w:after="0" w:line="480" w:lineRule="auto"/>
        <w:rPr>
          <w:rFonts w:eastAsia="Times New Roman" w:cs="Times New Roman"/>
          <w:sz w:val="24"/>
          <w:szCs w:val="24"/>
        </w:rPr>
      </w:pPr>
      <w:r>
        <w:rPr>
          <w:rFonts w:eastAsia="Times New Roman" w:cs="Times New Roman"/>
          <w:sz w:val="24"/>
          <w:szCs w:val="24"/>
        </w:rPr>
        <w:t>T</w:t>
      </w:r>
      <w:r w:rsidR="004846B7">
        <w:rPr>
          <w:rFonts w:eastAsia="Times New Roman" w:cs="Times New Roman"/>
          <w:sz w:val="24"/>
          <w:szCs w:val="24"/>
        </w:rPr>
        <w:t>his section introduce</w:t>
      </w:r>
      <w:r w:rsidR="00B75BB2">
        <w:rPr>
          <w:rFonts w:eastAsia="Times New Roman" w:cs="Times New Roman"/>
          <w:sz w:val="24"/>
          <w:szCs w:val="24"/>
        </w:rPr>
        <w:t>s</w:t>
      </w:r>
      <w:r w:rsidR="004846B7">
        <w:rPr>
          <w:rFonts w:eastAsia="Times New Roman" w:cs="Times New Roman"/>
          <w:sz w:val="24"/>
          <w:szCs w:val="24"/>
        </w:rPr>
        <w:t xml:space="preserve"> the </w:t>
      </w:r>
      <w:r w:rsidR="00B75BB2">
        <w:rPr>
          <w:rFonts w:eastAsia="Times New Roman" w:cs="Times New Roman"/>
          <w:sz w:val="24"/>
          <w:szCs w:val="24"/>
        </w:rPr>
        <w:t xml:space="preserve">overall </w:t>
      </w:r>
      <w:r w:rsidR="004846B7">
        <w:rPr>
          <w:rFonts w:eastAsia="Times New Roman" w:cs="Times New Roman"/>
          <w:sz w:val="24"/>
          <w:szCs w:val="24"/>
        </w:rPr>
        <w:t>SPWv.5</w:t>
      </w:r>
      <w:r>
        <w:rPr>
          <w:rFonts w:eastAsia="Times New Roman" w:cs="Times New Roman"/>
          <w:sz w:val="24"/>
          <w:szCs w:val="24"/>
        </w:rPr>
        <w:t xml:space="preserve"> product</w:t>
      </w:r>
      <w:r w:rsidR="00B40333">
        <w:rPr>
          <w:rFonts w:eastAsia="Times New Roman" w:cs="Times New Roman"/>
          <w:sz w:val="24"/>
          <w:szCs w:val="24"/>
        </w:rPr>
        <w:t>. Starting by defining</w:t>
      </w:r>
      <w:r>
        <w:rPr>
          <w:rFonts w:eastAsia="Times New Roman" w:cs="Times New Roman"/>
          <w:sz w:val="24"/>
          <w:szCs w:val="24"/>
        </w:rPr>
        <w:t xml:space="preserve"> the problem, then the design methodology used in implementing  the product’s design, followed by various terms used throughout the document, and finally a brief overview over all chapters of this document.</w:t>
      </w:r>
    </w:p>
    <w:p w:rsidR="00092B20" w:rsidRDefault="00092B20" w:rsidP="00092B20">
      <w:pPr>
        <w:numPr>
          <w:ilvl w:val="1"/>
          <w:numId w:val="2"/>
        </w:numPr>
        <w:spacing w:after="0" w:line="360" w:lineRule="auto"/>
        <w:outlineLvl w:val="1"/>
        <w:rPr>
          <w:rFonts w:eastAsia="Times New Roman" w:cs="Times New Roman"/>
          <w:b/>
          <w:spacing w:val="20"/>
          <w:sz w:val="28"/>
        </w:rPr>
      </w:pPr>
      <w:bookmarkStart w:id="10" w:name="_Toc378930276"/>
      <w:bookmarkStart w:id="11" w:name="_Toc374274963"/>
      <w:bookmarkStart w:id="12" w:name="_Toc393972300"/>
      <w:r>
        <w:rPr>
          <w:rFonts w:eastAsia="Calibri" w:cs="Calibri"/>
          <w:noProof/>
          <w:color w:val="000000"/>
        </w:rPr>
        <mc:AlternateContent>
          <mc:Choice Requires="wps">
            <w:drawing>
              <wp:anchor distT="0" distB="0" distL="114300" distR="114300" simplePos="0" relativeHeight="25164032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CD6F4F0" id="Straight Connector 1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i5JO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Problem Definition</w:t>
      </w:r>
      <w:bookmarkEnd w:id="10"/>
      <w:bookmarkEnd w:id="11"/>
      <w:bookmarkEnd w:id="12"/>
    </w:p>
    <w:p w:rsidR="004846B7" w:rsidRDefault="004846B7" w:rsidP="004846B7">
      <w:pPr>
        <w:spacing w:after="0" w:line="480" w:lineRule="auto"/>
        <w:ind w:left="720"/>
        <w:rPr>
          <w:rFonts w:eastAsia="Times New Roman" w:cs="Times New Roman"/>
          <w:sz w:val="24"/>
          <w:szCs w:val="24"/>
        </w:rPr>
      </w:pPr>
    </w:p>
    <w:p w:rsidR="00664D88" w:rsidRDefault="00664D88" w:rsidP="00664D88">
      <w:pPr>
        <w:spacing w:after="0" w:line="480" w:lineRule="auto"/>
        <w:ind w:left="720"/>
        <w:rPr>
          <w:rFonts w:eastAsia="Times New Roman" w:cs="Times New Roman"/>
          <w:sz w:val="24"/>
          <w:szCs w:val="24"/>
        </w:rPr>
      </w:pPr>
      <w:r>
        <w:rPr>
          <w:rFonts w:eastAsia="Times New Roman" w:cs="Times New Roman"/>
          <w:sz w:val="24"/>
          <w:szCs w:val="24"/>
        </w:rPr>
        <w:t>For</w:t>
      </w:r>
      <w:r w:rsidRPr="006E518B">
        <w:rPr>
          <w:rFonts w:eastAsia="Times New Roman" w:cs="Times New Roman"/>
          <w:sz w:val="24"/>
          <w:szCs w:val="24"/>
        </w:rPr>
        <w:t xml:space="preserve"> Senior Project class</w:t>
      </w:r>
      <w:r>
        <w:rPr>
          <w:rFonts w:eastAsia="Times New Roman" w:cs="Times New Roman"/>
          <w:sz w:val="24"/>
          <w:szCs w:val="24"/>
        </w:rPr>
        <w:t>,</w:t>
      </w:r>
      <w:r w:rsidRPr="006E518B">
        <w:rPr>
          <w:rFonts w:eastAsia="Times New Roman" w:cs="Times New Roman"/>
          <w:sz w:val="24"/>
          <w:szCs w:val="24"/>
        </w:rPr>
        <w:t xml:space="preserve"> students are required to use virtual machines to develop and deploy their applications. The process of requesting virtual environments currently is done manually, given that Senior Project Website does not have the functionality of processing or managing virtual machine requests for its users</w:t>
      </w:r>
      <w:r>
        <w:rPr>
          <w:rFonts w:eastAsia="Times New Roman" w:cs="Times New Roman"/>
          <w:sz w:val="24"/>
          <w:szCs w:val="24"/>
        </w:rPr>
        <w:t xml:space="preserve">. </w:t>
      </w:r>
      <w:r w:rsidRPr="006E518B">
        <w:rPr>
          <w:rFonts w:eastAsia="Times New Roman" w:cs="Times New Roman"/>
          <w:sz w:val="24"/>
          <w:szCs w:val="24"/>
        </w:rPr>
        <w:t>The impractical approach of manually finding each student’s email requesting virtual machines is time-consuming, lack</w:t>
      </w:r>
      <w:r>
        <w:rPr>
          <w:rFonts w:eastAsia="Times New Roman" w:cs="Times New Roman"/>
          <w:sz w:val="24"/>
          <w:szCs w:val="24"/>
        </w:rPr>
        <w:t>s efficiency and is error prone</w:t>
      </w:r>
      <w:r w:rsidRPr="006E518B">
        <w:rPr>
          <w:rFonts w:eastAsia="Times New Roman" w:cs="Times New Roman"/>
          <w:sz w:val="24"/>
          <w:szCs w:val="24"/>
        </w:rPr>
        <w:t>.</w:t>
      </w:r>
      <w:r>
        <w:rPr>
          <w:rFonts w:eastAsia="Times New Roman" w:cs="Times New Roman"/>
          <w:sz w:val="24"/>
          <w:szCs w:val="24"/>
        </w:rPr>
        <w:t xml:space="preserve"> </w:t>
      </w:r>
    </w:p>
    <w:p w:rsidR="00664D88" w:rsidRDefault="00664D88" w:rsidP="00664D88">
      <w:pPr>
        <w:spacing w:after="0" w:line="480" w:lineRule="auto"/>
        <w:ind w:left="720"/>
        <w:rPr>
          <w:rFonts w:eastAsia="Times New Roman" w:cs="Times New Roman"/>
          <w:sz w:val="24"/>
          <w:szCs w:val="24"/>
        </w:rPr>
      </w:pPr>
      <w:r w:rsidRPr="006E518B">
        <w:rPr>
          <w:rFonts w:eastAsia="Times New Roman" w:cs="Times New Roman"/>
          <w:sz w:val="24"/>
          <w:szCs w:val="24"/>
        </w:rPr>
        <w:t>The head professor would like to extend the usability of the system by allowing students to request and customize their virtual machine settings, while letting him manage the students’ requests.</w:t>
      </w:r>
    </w:p>
    <w:p w:rsidR="00664D88" w:rsidRDefault="00664D88" w:rsidP="00664D88">
      <w:pPr>
        <w:spacing w:after="0" w:line="480" w:lineRule="auto"/>
        <w:ind w:left="720"/>
        <w:rPr>
          <w:rFonts w:eastAsia="Times New Roman" w:cs="Times New Roman"/>
          <w:sz w:val="24"/>
          <w:szCs w:val="24"/>
        </w:rPr>
      </w:pPr>
      <w:r>
        <w:rPr>
          <w:rFonts w:eastAsia="Times New Roman" w:cs="Times New Roman"/>
          <w:sz w:val="24"/>
          <w:szCs w:val="24"/>
        </w:rPr>
        <w:t>We also plan to extend the functionality of the site by adding</w:t>
      </w:r>
      <w:r w:rsidRPr="004D360D">
        <w:rPr>
          <w:rFonts w:eastAsia="Times New Roman" w:cs="Times New Roman"/>
          <w:sz w:val="24"/>
          <w:szCs w:val="24"/>
        </w:rPr>
        <w:t xml:space="preserve"> smaller features like: forgot password, adding students with incomplete grades, changing passwords through act as user, and fixing problems with functionality of the old site.</w:t>
      </w:r>
    </w:p>
    <w:p w:rsidR="006C4806" w:rsidRDefault="006C4806" w:rsidP="00664D88">
      <w:pPr>
        <w:spacing w:after="0" w:line="480" w:lineRule="auto"/>
        <w:ind w:left="720"/>
        <w:rPr>
          <w:rFonts w:eastAsia="Times New Roman" w:cs="Times New Roman"/>
          <w:sz w:val="24"/>
          <w:szCs w:val="24"/>
        </w:rPr>
      </w:pPr>
    </w:p>
    <w:p w:rsidR="006C4806" w:rsidRPr="006E518B" w:rsidRDefault="006C4806" w:rsidP="00664D88">
      <w:pPr>
        <w:spacing w:after="0" w:line="480" w:lineRule="auto"/>
        <w:ind w:left="720"/>
        <w:rPr>
          <w:rFonts w:eastAsia="Times New Roman" w:cs="Times New Roman"/>
          <w:sz w:val="24"/>
          <w:szCs w:val="24"/>
        </w:rPr>
      </w:pPr>
    </w:p>
    <w:p w:rsidR="004846B7" w:rsidRPr="006E518B" w:rsidRDefault="004846B7" w:rsidP="004846B7">
      <w:pPr>
        <w:spacing w:after="0" w:line="480" w:lineRule="auto"/>
        <w:ind w:left="720"/>
        <w:rPr>
          <w:rFonts w:eastAsia="Times New Roman" w:cs="Times New Roman"/>
          <w:sz w:val="24"/>
          <w:szCs w:val="24"/>
        </w:rPr>
      </w:pPr>
    </w:p>
    <w:p w:rsidR="005A62C8" w:rsidRDefault="005A62C8" w:rsidP="005A62C8">
      <w:pPr>
        <w:numPr>
          <w:ilvl w:val="1"/>
          <w:numId w:val="2"/>
        </w:numPr>
        <w:spacing w:after="0" w:line="360" w:lineRule="auto"/>
        <w:outlineLvl w:val="1"/>
        <w:rPr>
          <w:rFonts w:eastAsia="Times New Roman" w:cs="Times New Roman"/>
          <w:b/>
          <w:spacing w:val="20"/>
          <w:sz w:val="28"/>
        </w:rPr>
      </w:pPr>
      <w:bookmarkStart w:id="13" w:name="_Toc393972301"/>
      <w:r>
        <w:rPr>
          <w:noProof/>
        </w:rPr>
        <w:lastRenderedPageBreak/>
        <mc:AlternateContent>
          <mc:Choice Requires="wps">
            <w:drawing>
              <wp:anchor distT="0" distB="0" distL="114300" distR="114300" simplePos="0" relativeHeight="25163776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DD80126" id="Straight Connector 4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KhSrC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Design Methodology</w:t>
      </w:r>
      <w:bookmarkEnd w:id="13"/>
    </w:p>
    <w:p w:rsidR="004846B7" w:rsidRDefault="004846B7" w:rsidP="00513A43">
      <w:pPr>
        <w:spacing w:after="0" w:line="480" w:lineRule="auto"/>
        <w:ind w:left="720"/>
        <w:rPr>
          <w:rFonts w:eastAsia="Times New Roman" w:cs="Times New Roman"/>
          <w:sz w:val="24"/>
          <w:szCs w:val="24"/>
        </w:rPr>
      </w:pPr>
    </w:p>
    <w:p w:rsidR="00513A43" w:rsidRDefault="004846B7" w:rsidP="00513A43">
      <w:pPr>
        <w:spacing w:after="0" w:line="480" w:lineRule="auto"/>
        <w:ind w:left="720"/>
        <w:rPr>
          <w:rFonts w:eastAsia="Times New Roman" w:cs="Times New Roman"/>
          <w:sz w:val="24"/>
          <w:szCs w:val="24"/>
        </w:rPr>
      </w:pPr>
      <w:r>
        <w:rPr>
          <w:rFonts w:eastAsia="Times New Roman" w:cs="Times New Roman"/>
          <w:sz w:val="24"/>
          <w:szCs w:val="24"/>
        </w:rPr>
        <w:t>The SPWv.5</w:t>
      </w:r>
      <w:r w:rsidR="005A62C8">
        <w:rPr>
          <w:rFonts w:eastAsia="Times New Roman" w:cs="Times New Roman"/>
          <w:sz w:val="24"/>
          <w:szCs w:val="24"/>
        </w:rPr>
        <w:t xml:space="preserve"> </w:t>
      </w:r>
      <w:r w:rsidR="00B40333">
        <w:rPr>
          <w:rFonts w:eastAsia="Times New Roman" w:cs="Times New Roman"/>
          <w:sz w:val="24"/>
          <w:szCs w:val="24"/>
        </w:rPr>
        <w:t>follows</w:t>
      </w:r>
      <w:r w:rsidR="005A62C8">
        <w:rPr>
          <w:rFonts w:eastAsia="Times New Roman" w:cs="Times New Roman"/>
          <w:sz w:val="24"/>
          <w:szCs w:val="24"/>
        </w:rPr>
        <w:t xml:space="preserve"> a new software development model different from prior ones.</w:t>
      </w:r>
      <w:r w:rsidR="00B40333">
        <w:rPr>
          <w:rFonts w:eastAsia="Times New Roman" w:cs="Times New Roman"/>
          <w:sz w:val="24"/>
          <w:szCs w:val="24"/>
        </w:rPr>
        <w:t xml:space="preserve"> The development model used this</w:t>
      </w:r>
      <w:r w:rsidR="00724CB0">
        <w:rPr>
          <w:rFonts w:eastAsia="Times New Roman" w:cs="Times New Roman"/>
          <w:sz w:val="24"/>
          <w:szCs w:val="24"/>
        </w:rPr>
        <w:t xml:space="preserve"> semester was base</w:t>
      </w:r>
      <w:r w:rsidR="00B40333">
        <w:rPr>
          <w:rFonts w:eastAsia="Times New Roman" w:cs="Times New Roman"/>
          <w:sz w:val="24"/>
          <w:szCs w:val="24"/>
        </w:rPr>
        <w:t>d on agile methodologies. S</w:t>
      </w:r>
      <w:r w:rsidR="00724CB0">
        <w:rPr>
          <w:rFonts w:eastAsia="Times New Roman" w:cs="Times New Roman"/>
          <w:sz w:val="24"/>
          <w:szCs w:val="24"/>
        </w:rPr>
        <w:t>mall incremental development</w:t>
      </w:r>
      <w:r w:rsidR="00B40333">
        <w:rPr>
          <w:rFonts w:eastAsia="Times New Roman" w:cs="Times New Roman"/>
          <w:sz w:val="24"/>
          <w:szCs w:val="24"/>
        </w:rPr>
        <w:t>s based on</w:t>
      </w:r>
      <w:r w:rsidR="00724CB0">
        <w:rPr>
          <w:rFonts w:eastAsia="Times New Roman" w:cs="Times New Roman"/>
          <w:sz w:val="24"/>
          <w:szCs w:val="24"/>
        </w:rPr>
        <w:t xml:space="preserve"> </w:t>
      </w:r>
      <w:r w:rsidR="00B40333">
        <w:rPr>
          <w:rFonts w:eastAsia="Times New Roman" w:cs="Times New Roman"/>
          <w:sz w:val="24"/>
          <w:szCs w:val="24"/>
        </w:rPr>
        <w:t>weekly progress</w:t>
      </w:r>
      <w:r w:rsidR="00724CB0">
        <w:rPr>
          <w:rFonts w:eastAsia="Times New Roman" w:cs="Times New Roman"/>
          <w:sz w:val="24"/>
          <w:szCs w:val="24"/>
        </w:rPr>
        <w:t xml:space="preserve"> </w:t>
      </w:r>
      <w:r w:rsidR="00B40333">
        <w:rPr>
          <w:rFonts w:eastAsia="Times New Roman" w:cs="Times New Roman"/>
          <w:sz w:val="24"/>
          <w:szCs w:val="24"/>
        </w:rPr>
        <w:t xml:space="preserve">resulted in the virtual machine </w:t>
      </w:r>
      <w:r w:rsidR="00C16797">
        <w:rPr>
          <w:rFonts w:eastAsia="Times New Roman" w:cs="Times New Roman"/>
          <w:sz w:val="24"/>
          <w:szCs w:val="24"/>
        </w:rPr>
        <w:t>sub</w:t>
      </w:r>
      <w:r w:rsidR="00B40333">
        <w:rPr>
          <w:rFonts w:eastAsia="Times New Roman" w:cs="Times New Roman"/>
          <w:sz w:val="24"/>
          <w:szCs w:val="24"/>
        </w:rPr>
        <w:t>system</w:t>
      </w:r>
      <w:r w:rsidR="00724CB0">
        <w:rPr>
          <w:rFonts w:eastAsia="Times New Roman" w:cs="Times New Roman"/>
          <w:sz w:val="24"/>
          <w:szCs w:val="24"/>
        </w:rPr>
        <w:t xml:space="preserve"> released in the end.</w:t>
      </w:r>
    </w:p>
    <w:p w:rsidR="009F0AF0" w:rsidRDefault="00712E6B" w:rsidP="00513A43">
      <w:pPr>
        <w:spacing w:after="0" w:line="480" w:lineRule="auto"/>
        <w:ind w:left="720"/>
        <w:rPr>
          <w:rFonts w:eastAsia="Times New Roman" w:cs="Times New Roman"/>
          <w:sz w:val="24"/>
          <w:szCs w:val="24"/>
        </w:rPr>
      </w:pPr>
      <w:r>
        <w:rPr>
          <w:rFonts w:eastAsia="Times New Roman" w:cs="Times New Roman"/>
          <w:sz w:val="24"/>
          <w:szCs w:val="24"/>
        </w:rPr>
        <w:t>D</w:t>
      </w:r>
      <w:r w:rsidR="004846B7">
        <w:rPr>
          <w:rFonts w:eastAsia="Times New Roman" w:cs="Times New Roman"/>
          <w:sz w:val="24"/>
          <w:szCs w:val="24"/>
        </w:rPr>
        <w:t xml:space="preserve">aily and </w:t>
      </w:r>
      <w:r w:rsidR="00513A43">
        <w:rPr>
          <w:rFonts w:eastAsia="Times New Roman" w:cs="Times New Roman"/>
          <w:sz w:val="24"/>
          <w:szCs w:val="24"/>
        </w:rPr>
        <w:t>weekly meetings resulted in discussion</w:t>
      </w:r>
      <w:r>
        <w:rPr>
          <w:rFonts w:eastAsia="Times New Roman" w:cs="Times New Roman"/>
          <w:sz w:val="24"/>
          <w:szCs w:val="24"/>
        </w:rPr>
        <w:t xml:space="preserve">s regarding </w:t>
      </w:r>
      <w:r w:rsidR="00513A43">
        <w:rPr>
          <w:rFonts w:eastAsia="Times New Roman" w:cs="Times New Roman"/>
          <w:sz w:val="24"/>
          <w:szCs w:val="24"/>
        </w:rPr>
        <w:t>wh</w:t>
      </w:r>
      <w:r>
        <w:rPr>
          <w:rFonts w:eastAsia="Times New Roman" w:cs="Times New Roman"/>
          <w:sz w:val="24"/>
          <w:szCs w:val="24"/>
        </w:rPr>
        <w:t>at was done since the previous meeting, the</w:t>
      </w:r>
      <w:r w:rsidR="00513A43">
        <w:rPr>
          <w:rFonts w:eastAsia="Times New Roman" w:cs="Times New Roman"/>
          <w:sz w:val="24"/>
          <w:szCs w:val="24"/>
        </w:rPr>
        <w:t xml:space="preserve"> plan</w:t>
      </w:r>
      <w:r>
        <w:rPr>
          <w:rFonts w:eastAsia="Times New Roman" w:cs="Times New Roman"/>
          <w:sz w:val="24"/>
          <w:szCs w:val="24"/>
        </w:rPr>
        <w:t>s</w:t>
      </w:r>
      <w:r w:rsidR="00513A43">
        <w:rPr>
          <w:rFonts w:eastAsia="Times New Roman" w:cs="Times New Roman"/>
          <w:sz w:val="24"/>
          <w:szCs w:val="24"/>
        </w:rPr>
        <w:t xml:space="preserve"> for the following week, and scaling of expectations for the final developmental increments.</w:t>
      </w:r>
      <w:r w:rsidR="00724CB0">
        <w:rPr>
          <w:rFonts w:eastAsia="Times New Roman" w:cs="Times New Roman"/>
          <w:sz w:val="24"/>
          <w:szCs w:val="24"/>
        </w:rPr>
        <w:t xml:space="preserve"> </w:t>
      </w:r>
      <w:r>
        <w:rPr>
          <w:rFonts w:eastAsia="Times New Roman" w:cs="Times New Roman"/>
          <w:sz w:val="24"/>
          <w:szCs w:val="24"/>
        </w:rPr>
        <w:t>The benefit of this system lies</w:t>
      </w:r>
      <w:r w:rsidR="00513A43">
        <w:rPr>
          <w:rFonts w:eastAsia="Times New Roman" w:cs="Times New Roman"/>
          <w:sz w:val="24"/>
          <w:szCs w:val="24"/>
        </w:rPr>
        <w:t xml:space="preserve"> in its freedom to deploy development on a regular basis for fee</w:t>
      </w:r>
      <w:r>
        <w:rPr>
          <w:rFonts w:eastAsia="Times New Roman" w:cs="Times New Roman"/>
          <w:sz w:val="24"/>
          <w:szCs w:val="24"/>
        </w:rPr>
        <w:t xml:space="preserve">dback and tweaks. This is </w:t>
      </w:r>
      <w:r w:rsidR="008158FC">
        <w:rPr>
          <w:rFonts w:eastAsia="Times New Roman" w:cs="Times New Roman"/>
          <w:sz w:val="24"/>
          <w:szCs w:val="24"/>
        </w:rPr>
        <w:t>a</w:t>
      </w:r>
      <w:r>
        <w:rPr>
          <w:rFonts w:eastAsia="Times New Roman" w:cs="Times New Roman"/>
          <w:sz w:val="24"/>
          <w:szCs w:val="24"/>
        </w:rPr>
        <w:t xml:space="preserve"> step forward from</w:t>
      </w:r>
      <w:r w:rsidR="00513A43">
        <w:rPr>
          <w:rFonts w:eastAsia="Times New Roman" w:cs="Times New Roman"/>
          <w:sz w:val="24"/>
          <w:szCs w:val="24"/>
        </w:rPr>
        <w:t xml:space="preserve"> the waterfall method</w:t>
      </w:r>
      <w:r w:rsidR="00D45272">
        <w:rPr>
          <w:rFonts w:eastAsia="Times New Roman" w:cs="Times New Roman"/>
          <w:sz w:val="24"/>
          <w:szCs w:val="24"/>
        </w:rPr>
        <w:t>,</w:t>
      </w:r>
      <w:r w:rsidR="00513A43">
        <w:rPr>
          <w:rFonts w:eastAsia="Times New Roman" w:cs="Times New Roman"/>
          <w:sz w:val="24"/>
          <w:szCs w:val="24"/>
        </w:rPr>
        <w:t xml:space="preserve"> where much </w:t>
      </w:r>
      <w:r>
        <w:rPr>
          <w:rFonts w:eastAsia="Times New Roman" w:cs="Times New Roman"/>
          <w:sz w:val="24"/>
          <w:szCs w:val="24"/>
        </w:rPr>
        <w:t>more analysis happens</w:t>
      </w:r>
      <w:r w:rsidR="00513A43">
        <w:rPr>
          <w:rFonts w:eastAsia="Times New Roman" w:cs="Times New Roman"/>
          <w:sz w:val="24"/>
          <w:szCs w:val="24"/>
        </w:rPr>
        <w:t xml:space="preserve"> with a rush of development in one period of time</w:t>
      </w:r>
      <w:r w:rsidR="00D45272">
        <w:rPr>
          <w:rFonts w:eastAsia="Times New Roman" w:cs="Times New Roman"/>
          <w:sz w:val="24"/>
          <w:szCs w:val="24"/>
        </w:rPr>
        <w:t xml:space="preserve">. </w:t>
      </w:r>
      <w:r w:rsidR="00513A43">
        <w:rPr>
          <w:rFonts w:eastAsia="Times New Roman" w:cs="Times New Roman"/>
          <w:sz w:val="24"/>
          <w:szCs w:val="24"/>
        </w:rPr>
        <w:t xml:space="preserve">The </w:t>
      </w:r>
      <w:r>
        <w:rPr>
          <w:rFonts w:eastAsia="Times New Roman" w:cs="Times New Roman"/>
          <w:sz w:val="24"/>
          <w:szCs w:val="24"/>
        </w:rPr>
        <w:t xml:space="preserve">main </w:t>
      </w:r>
      <w:r w:rsidR="00513A43">
        <w:rPr>
          <w:rFonts w:eastAsia="Times New Roman" w:cs="Times New Roman"/>
          <w:sz w:val="24"/>
          <w:szCs w:val="24"/>
        </w:rPr>
        <w:t>drawback</w:t>
      </w:r>
      <w:r w:rsidR="00D45272">
        <w:rPr>
          <w:rFonts w:eastAsia="Times New Roman" w:cs="Times New Roman"/>
          <w:sz w:val="24"/>
          <w:szCs w:val="24"/>
        </w:rPr>
        <w:t xml:space="preserve"> of the agile methodology</w:t>
      </w:r>
      <w:r w:rsidR="00513A43">
        <w:rPr>
          <w:rFonts w:eastAsia="Times New Roman" w:cs="Times New Roman"/>
          <w:sz w:val="24"/>
          <w:szCs w:val="24"/>
        </w:rPr>
        <w:t xml:space="preserve"> is </w:t>
      </w:r>
      <w:r>
        <w:rPr>
          <w:rFonts w:eastAsia="Times New Roman" w:cs="Times New Roman"/>
          <w:sz w:val="24"/>
          <w:szCs w:val="24"/>
        </w:rPr>
        <w:t xml:space="preserve">that </w:t>
      </w:r>
      <w:r w:rsidR="00513A43">
        <w:rPr>
          <w:rFonts w:eastAsia="Times New Roman" w:cs="Times New Roman"/>
          <w:sz w:val="24"/>
          <w:szCs w:val="24"/>
        </w:rPr>
        <w:t>documentation related to the proces</w:t>
      </w:r>
      <w:r w:rsidR="00D45272">
        <w:rPr>
          <w:rFonts w:eastAsia="Times New Roman" w:cs="Times New Roman"/>
          <w:sz w:val="24"/>
          <w:szCs w:val="24"/>
        </w:rPr>
        <w:t xml:space="preserve">s has less time to be compiled </w:t>
      </w:r>
      <w:r w:rsidR="00513A43">
        <w:rPr>
          <w:rFonts w:eastAsia="Times New Roman" w:cs="Times New Roman"/>
          <w:sz w:val="24"/>
          <w:szCs w:val="24"/>
        </w:rPr>
        <w:t>and changes are not fully analyzed to extreme depths as in the waterfall method. Nevertheless</w:t>
      </w:r>
      <w:r w:rsidR="00D45272">
        <w:rPr>
          <w:rFonts w:eastAsia="Times New Roman" w:cs="Times New Roman"/>
          <w:sz w:val="24"/>
          <w:szCs w:val="24"/>
        </w:rPr>
        <w:t>,</w:t>
      </w:r>
      <w:r w:rsidR="00513A43">
        <w:rPr>
          <w:rFonts w:eastAsia="Times New Roman" w:cs="Times New Roman"/>
          <w:sz w:val="24"/>
          <w:szCs w:val="24"/>
        </w:rPr>
        <w:t xml:space="preserve"> documentation is compiled for the benefit of future </w:t>
      </w:r>
      <w:r w:rsidR="00E43346">
        <w:rPr>
          <w:rFonts w:eastAsia="Times New Roman" w:cs="Times New Roman"/>
          <w:sz w:val="24"/>
          <w:szCs w:val="24"/>
        </w:rPr>
        <w:t>developers to hig</w:t>
      </w:r>
      <w:r w:rsidR="00D45272">
        <w:rPr>
          <w:rFonts w:eastAsia="Times New Roman" w:cs="Times New Roman"/>
          <w:sz w:val="24"/>
          <w:szCs w:val="24"/>
        </w:rPr>
        <w:t>hlight changes</w:t>
      </w:r>
      <w:r w:rsidR="00E43346">
        <w:rPr>
          <w:rFonts w:eastAsia="Times New Roman" w:cs="Times New Roman"/>
          <w:sz w:val="24"/>
          <w:szCs w:val="24"/>
        </w:rPr>
        <w:t xml:space="preserve"> and to greatly elaborate on the project’s status.</w:t>
      </w:r>
    </w:p>
    <w:p w:rsidR="00E43346" w:rsidRDefault="00E43346" w:rsidP="00E43346">
      <w:pPr>
        <w:numPr>
          <w:ilvl w:val="1"/>
          <w:numId w:val="2"/>
        </w:numPr>
        <w:spacing w:after="0" w:line="360" w:lineRule="auto"/>
        <w:outlineLvl w:val="1"/>
        <w:rPr>
          <w:rFonts w:eastAsia="Times New Roman" w:cs="Times New Roman"/>
          <w:b/>
          <w:spacing w:val="20"/>
          <w:sz w:val="28"/>
        </w:rPr>
      </w:pPr>
      <w:bookmarkStart w:id="14" w:name="_Toc393972302"/>
      <w:r>
        <w:rPr>
          <w:noProof/>
        </w:rPr>
        <mc:AlternateContent>
          <mc:Choice Requires="wps">
            <w:drawing>
              <wp:anchor distT="0" distB="0" distL="114300" distR="114300" simplePos="0" relativeHeight="25164236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6" name="Straight Connector 46"/>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DFCF42" id="Straight Connector 4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Fj02pf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Terminology – Definitions, acronyms, and abbreviations</w:t>
      </w:r>
      <w:bookmarkEnd w:id="14"/>
    </w:p>
    <w:p w:rsidR="00E43346" w:rsidRDefault="00E43346" w:rsidP="00E43346">
      <w:pPr>
        <w:spacing w:after="0" w:line="480" w:lineRule="auto"/>
        <w:ind w:left="720"/>
        <w:rPr>
          <w:rFonts w:eastAsia="Times New Roman" w:cs="Times New Roman"/>
          <w:sz w:val="10"/>
          <w:szCs w:val="24"/>
        </w:rPr>
      </w:pPr>
    </w:p>
    <w:p w:rsidR="00E43346" w:rsidRPr="00241CA9" w:rsidRDefault="00E43346" w:rsidP="00E43346">
      <w:pPr>
        <w:pStyle w:val="H1"/>
        <w:numPr>
          <w:ilvl w:val="0"/>
          <w:numId w:val="0"/>
        </w:numPr>
        <w:spacing w:line="480" w:lineRule="auto"/>
        <w:ind w:left="720"/>
        <w:rPr>
          <w:b w:val="0"/>
          <w:spacing w:val="0"/>
          <w:sz w:val="24"/>
          <w:szCs w:val="24"/>
        </w:rPr>
      </w:pPr>
      <w:bookmarkStart w:id="15" w:name="_Toc393537032"/>
      <w:bookmarkStart w:id="16" w:name="_Toc393718960"/>
      <w:bookmarkStart w:id="17" w:name="_Toc393726753"/>
      <w:bookmarkStart w:id="18" w:name="_Toc393972303"/>
      <w:r w:rsidRPr="00C51D4F">
        <w:rPr>
          <w:spacing w:val="0"/>
          <w:sz w:val="24"/>
          <w:szCs w:val="24"/>
        </w:rPr>
        <w:t>EULA</w:t>
      </w:r>
      <w:r w:rsidRPr="00241CA9">
        <w:rPr>
          <w:b w:val="0"/>
          <w:spacing w:val="0"/>
          <w:sz w:val="24"/>
          <w:szCs w:val="24"/>
        </w:rPr>
        <w:t>: End-User License Agreement</w:t>
      </w:r>
      <w:bookmarkEnd w:id="15"/>
      <w:bookmarkEnd w:id="16"/>
      <w:bookmarkEnd w:id="17"/>
      <w:bookmarkEnd w:id="18"/>
    </w:p>
    <w:p w:rsidR="00E43346" w:rsidRPr="00241CA9" w:rsidRDefault="00E43346" w:rsidP="00E43346">
      <w:pPr>
        <w:pStyle w:val="H1"/>
        <w:numPr>
          <w:ilvl w:val="0"/>
          <w:numId w:val="0"/>
        </w:numPr>
        <w:spacing w:line="480" w:lineRule="auto"/>
        <w:ind w:left="720"/>
        <w:rPr>
          <w:b w:val="0"/>
          <w:spacing w:val="0"/>
          <w:sz w:val="24"/>
          <w:szCs w:val="24"/>
        </w:rPr>
      </w:pPr>
      <w:bookmarkStart w:id="19" w:name="_Toc393537033"/>
      <w:bookmarkStart w:id="20" w:name="_Toc393718961"/>
      <w:bookmarkStart w:id="21" w:name="_Toc393726754"/>
      <w:bookmarkStart w:id="22" w:name="_Toc393972304"/>
      <w:r w:rsidRPr="00C51D4F">
        <w:rPr>
          <w:spacing w:val="0"/>
          <w:sz w:val="24"/>
          <w:szCs w:val="24"/>
        </w:rPr>
        <w:t>FIU</w:t>
      </w:r>
      <w:r w:rsidRPr="00241CA9">
        <w:rPr>
          <w:b w:val="0"/>
          <w:spacing w:val="0"/>
          <w:sz w:val="24"/>
          <w:szCs w:val="24"/>
        </w:rPr>
        <w:t>: Florida International University</w:t>
      </w:r>
      <w:bookmarkEnd w:id="19"/>
      <w:bookmarkEnd w:id="20"/>
      <w:bookmarkEnd w:id="21"/>
      <w:bookmarkEnd w:id="22"/>
    </w:p>
    <w:p w:rsidR="00E43346" w:rsidRPr="00241CA9" w:rsidRDefault="00E43346" w:rsidP="00E43346">
      <w:pPr>
        <w:pStyle w:val="H1"/>
        <w:numPr>
          <w:ilvl w:val="0"/>
          <w:numId w:val="0"/>
        </w:numPr>
        <w:spacing w:line="480" w:lineRule="auto"/>
        <w:ind w:left="360" w:firstLine="360"/>
        <w:rPr>
          <w:b w:val="0"/>
          <w:spacing w:val="0"/>
          <w:sz w:val="24"/>
          <w:szCs w:val="24"/>
        </w:rPr>
      </w:pPr>
      <w:bookmarkStart w:id="23" w:name="_Toc393537034"/>
      <w:bookmarkStart w:id="24" w:name="_Toc393718962"/>
      <w:bookmarkStart w:id="25" w:name="_Toc393726755"/>
      <w:bookmarkStart w:id="26" w:name="_Toc393972305"/>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23"/>
      <w:bookmarkEnd w:id="24"/>
      <w:bookmarkEnd w:id="25"/>
      <w:bookmarkEnd w:id="26"/>
    </w:p>
    <w:p w:rsidR="00E43346" w:rsidRPr="00241CA9" w:rsidRDefault="00E43346" w:rsidP="00E43346">
      <w:pPr>
        <w:pStyle w:val="H1"/>
        <w:numPr>
          <w:ilvl w:val="0"/>
          <w:numId w:val="0"/>
        </w:numPr>
        <w:spacing w:line="480" w:lineRule="auto"/>
        <w:ind w:left="720"/>
        <w:rPr>
          <w:b w:val="0"/>
          <w:spacing w:val="0"/>
          <w:sz w:val="24"/>
          <w:szCs w:val="24"/>
        </w:rPr>
      </w:pPr>
      <w:bookmarkStart w:id="27" w:name="_Toc393537035"/>
      <w:bookmarkStart w:id="28" w:name="_Toc393718963"/>
      <w:bookmarkStart w:id="29" w:name="_Toc393726756"/>
      <w:bookmarkStart w:id="30" w:name="_Toc393972306"/>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27"/>
      <w:bookmarkEnd w:id="28"/>
      <w:bookmarkEnd w:id="29"/>
      <w:bookmarkEnd w:id="30"/>
    </w:p>
    <w:p w:rsidR="00E43346" w:rsidRPr="00241CA9" w:rsidRDefault="00E43346" w:rsidP="00E43346">
      <w:pPr>
        <w:pStyle w:val="H1"/>
        <w:numPr>
          <w:ilvl w:val="0"/>
          <w:numId w:val="0"/>
        </w:numPr>
        <w:spacing w:line="480" w:lineRule="auto"/>
        <w:ind w:left="720"/>
        <w:rPr>
          <w:b w:val="0"/>
          <w:spacing w:val="0"/>
          <w:sz w:val="24"/>
          <w:szCs w:val="24"/>
        </w:rPr>
      </w:pPr>
      <w:bookmarkStart w:id="31" w:name="_Toc393537036"/>
      <w:bookmarkStart w:id="32" w:name="_Toc393718964"/>
      <w:bookmarkStart w:id="33" w:name="_Toc393726757"/>
      <w:bookmarkStart w:id="34" w:name="_Toc393972307"/>
      <w:r w:rsidRPr="00C51D4F">
        <w:rPr>
          <w:spacing w:val="0"/>
          <w:sz w:val="24"/>
          <w:szCs w:val="24"/>
        </w:rPr>
        <w:lastRenderedPageBreak/>
        <w:t>SPW</w:t>
      </w:r>
      <w:r w:rsidRPr="00241CA9">
        <w:rPr>
          <w:b w:val="0"/>
          <w:spacing w:val="0"/>
          <w:sz w:val="24"/>
          <w:szCs w:val="24"/>
        </w:rPr>
        <w:t>: Senior Project Website</w:t>
      </w:r>
      <w:bookmarkEnd w:id="31"/>
      <w:bookmarkEnd w:id="32"/>
      <w:bookmarkEnd w:id="33"/>
      <w:bookmarkEnd w:id="34"/>
    </w:p>
    <w:p w:rsidR="00E43346" w:rsidRPr="00241CA9" w:rsidRDefault="00E43346" w:rsidP="00E43346">
      <w:pPr>
        <w:pStyle w:val="H1"/>
        <w:numPr>
          <w:ilvl w:val="0"/>
          <w:numId w:val="0"/>
        </w:numPr>
        <w:spacing w:line="480" w:lineRule="auto"/>
        <w:ind w:left="720"/>
        <w:rPr>
          <w:b w:val="0"/>
          <w:spacing w:val="0"/>
          <w:sz w:val="24"/>
          <w:szCs w:val="24"/>
        </w:rPr>
      </w:pPr>
      <w:bookmarkStart w:id="35" w:name="_Toc393537037"/>
      <w:bookmarkStart w:id="36" w:name="_Toc393718965"/>
      <w:bookmarkStart w:id="37" w:name="_Toc393726758"/>
      <w:bookmarkStart w:id="38" w:name="_Toc393972308"/>
      <w:r w:rsidRPr="00C51D4F">
        <w:rPr>
          <w:spacing w:val="0"/>
          <w:sz w:val="24"/>
          <w:szCs w:val="24"/>
        </w:rPr>
        <w:t>SPWv.1</w:t>
      </w:r>
      <w:r w:rsidRPr="00241CA9">
        <w:rPr>
          <w:b w:val="0"/>
          <w:spacing w:val="0"/>
          <w:sz w:val="24"/>
          <w:szCs w:val="24"/>
        </w:rPr>
        <w:t>: Senior Project Website Version 1</w:t>
      </w:r>
      <w:bookmarkEnd w:id="35"/>
      <w:bookmarkEnd w:id="36"/>
      <w:bookmarkEnd w:id="37"/>
      <w:bookmarkEnd w:id="38"/>
    </w:p>
    <w:p w:rsidR="00E43346" w:rsidRPr="00241CA9" w:rsidRDefault="00E43346" w:rsidP="00E43346">
      <w:pPr>
        <w:pStyle w:val="H1"/>
        <w:numPr>
          <w:ilvl w:val="0"/>
          <w:numId w:val="0"/>
        </w:numPr>
        <w:spacing w:line="480" w:lineRule="auto"/>
        <w:ind w:left="720"/>
        <w:rPr>
          <w:b w:val="0"/>
          <w:spacing w:val="0"/>
          <w:sz w:val="24"/>
          <w:szCs w:val="24"/>
        </w:rPr>
      </w:pPr>
      <w:bookmarkStart w:id="39" w:name="_Toc393537038"/>
      <w:bookmarkStart w:id="40" w:name="_Toc393718966"/>
      <w:bookmarkStart w:id="41" w:name="_Toc393726759"/>
      <w:bookmarkStart w:id="42" w:name="_Toc393972309"/>
      <w:r w:rsidRPr="00C51D4F">
        <w:rPr>
          <w:spacing w:val="0"/>
          <w:sz w:val="24"/>
          <w:szCs w:val="24"/>
        </w:rPr>
        <w:t>SPWv.2</w:t>
      </w:r>
      <w:r w:rsidRPr="00241CA9">
        <w:rPr>
          <w:b w:val="0"/>
          <w:spacing w:val="0"/>
          <w:sz w:val="24"/>
          <w:szCs w:val="24"/>
        </w:rPr>
        <w:t>: Senior Project Website Version 2</w:t>
      </w:r>
      <w:bookmarkEnd w:id="39"/>
      <w:bookmarkEnd w:id="40"/>
      <w:bookmarkEnd w:id="41"/>
      <w:bookmarkEnd w:id="42"/>
    </w:p>
    <w:p w:rsidR="00E43346" w:rsidRDefault="00E43346" w:rsidP="00E43346">
      <w:pPr>
        <w:pStyle w:val="H1"/>
        <w:numPr>
          <w:ilvl w:val="0"/>
          <w:numId w:val="0"/>
        </w:numPr>
        <w:spacing w:line="480" w:lineRule="auto"/>
        <w:ind w:left="720"/>
        <w:rPr>
          <w:b w:val="0"/>
          <w:spacing w:val="0"/>
          <w:sz w:val="24"/>
          <w:szCs w:val="24"/>
        </w:rPr>
      </w:pPr>
      <w:bookmarkStart w:id="43" w:name="_Toc393537039"/>
      <w:bookmarkStart w:id="44" w:name="_Toc393718967"/>
      <w:bookmarkStart w:id="45" w:name="_Toc393726760"/>
      <w:bookmarkStart w:id="46" w:name="_Toc393972310"/>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43"/>
      <w:bookmarkEnd w:id="44"/>
      <w:bookmarkEnd w:id="45"/>
      <w:bookmarkEnd w:id="46"/>
    </w:p>
    <w:p w:rsidR="00E43346" w:rsidRDefault="00E43346" w:rsidP="00E43346">
      <w:pPr>
        <w:pStyle w:val="H1"/>
        <w:numPr>
          <w:ilvl w:val="0"/>
          <w:numId w:val="0"/>
        </w:numPr>
        <w:spacing w:line="480" w:lineRule="auto"/>
        <w:ind w:left="720"/>
        <w:rPr>
          <w:b w:val="0"/>
          <w:spacing w:val="0"/>
          <w:sz w:val="24"/>
          <w:szCs w:val="24"/>
        </w:rPr>
      </w:pPr>
      <w:bookmarkStart w:id="47" w:name="_Toc393537040"/>
      <w:bookmarkStart w:id="48" w:name="_Toc393718968"/>
      <w:bookmarkStart w:id="49" w:name="_Toc393726761"/>
      <w:bookmarkStart w:id="50" w:name="_Toc393972311"/>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47"/>
      <w:bookmarkEnd w:id="48"/>
      <w:bookmarkEnd w:id="49"/>
      <w:bookmarkEnd w:id="50"/>
    </w:p>
    <w:p w:rsidR="004846B7" w:rsidRPr="004846B7" w:rsidRDefault="004846B7" w:rsidP="004846B7">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E43346" w:rsidRDefault="00E43346" w:rsidP="00E43346">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43346" w:rsidRPr="00C51D4F" w:rsidRDefault="00E43346" w:rsidP="00E43346">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43346" w:rsidRDefault="00E43346" w:rsidP="00E43346">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E43346" w:rsidRDefault="00E43346" w:rsidP="00E43346">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E43346" w:rsidRDefault="00E43346" w:rsidP="00E43346">
      <w:pPr>
        <w:spacing w:line="480" w:lineRule="auto"/>
        <w:ind w:left="720"/>
      </w:pPr>
      <w:r>
        <w:rPr>
          <w:b/>
        </w:rPr>
        <w:lastRenderedPageBreak/>
        <w:t>LinkedIn:</w:t>
      </w:r>
      <w:r>
        <w:t xml:space="preserve"> Social media website for business professions to network and advertise themselves</w:t>
      </w:r>
    </w:p>
    <w:p w:rsidR="004846B7" w:rsidRDefault="004846B7" w:rsidP="00E43346">
      <w:pPr>
        <w:spacing w:line="480" w:lineRule="auto"/>
        <w:ind w:left="720"/>
      </w:pPr>
    </w:p>
    <w:p w:rsidR="00E43346" w:rsidRDefault="00E43346" w:rsidP="00E43346">
      <w:pPr>
        <w:numPr>
          <w:ilvl w:val="1"/>
          <w:numId w:val="2"/>
        </w:numPr>
        <w:spacing w:after="0" w:line="360" w:lineRule="auto"/>
        <w:outlineLvl w:val="1"/>
        <w:rPr>
          <w:rFonts w:eastAsia="Times New Roman" w:cs="Times New Roman"/>
          <w:b/>
          <w:spacing w:val="20"/>
          <w:sz w:val="28"/>
        </w:rPr>
      </w:pPr>
      <w:bookmarkStart w:id="51" w:name="_Toc393972312"/>
      <w:r>
        <w:rPr>
          <w:noProof/>
        </w:rPr>
        <mc:AlternateContent>
          <mc:Choice Requires="wps">
            <w:drawing>
              <wp:anchor distT="0" distB="0" distL="114300" distR="114300" simplePos="0" relativeHeight="251638784"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7" name="Straight Connector 47"/>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3C6B33" id="Straight Connector 4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DeUJ0v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Overview of Document</w:t>
      </w:r>
      <w:bookmarkEnd w:id="51"/>
    </w:p>
    <w:p w:rsidR="00DE7428" w:rsidRDefault="00DE7428" w:rsidP="00DE7428">
      <w:pPr>
        <w:spacing w:after="200" w:line="276" w:lineRule="auto"/>
        <w:ind w:left="360"/>
        <w:jc w:val="left"/>
      </w:pPr>
      <w:r>
        <w:rPr>
          <w:b/>
        </w:rPr>
        <w:t xml:space="preserve">Section 1: </w:t>
      </w:r>
      <w:r>
        <w:t>Introduces the project as a whole as well as specific document introduction.</w:t>
      </w:r>
    </w:p>
    <w:p w:rsidR="00DE7428" w:rsidRDefault="00DE7428" w:rsidP="00DE7428">
      <w:pPr>
        <w:spacing w:after="200" w:line="276" w:lineRule="auto"/>
        <w:ind w:left="360"/>
        <w:jc w:val="left"/>
      </w:pPr>
      <w:r>
        <w:rPr>
          <w:b/>
        </w:rPr>
        <w:t xml:space="preserve">Section 2: </w:t>
      </w:r>
      <w:r>
        <w:t>Covers overall system design including subsystems, hardware/software making, and how data and security/privacy are addressed.</w:t>
      </w:r>
    </w:p>
    <w:p w:rsidR="00DE7428" w:rsidRDefault="00DE7428" w:rsidP="00DE7428">
      <w:pPr>
        <w:spacing w:after="200" w:line="276" w:lineRule="auto"/>
        <w:ind w:left="360"/>
        <w:jc w:val="left"/>
      </w:pPr>
      <w:r>
        <w:rPr>
          <w:b/>
        </w:rPr>
        <w:t>Section 3:</w:t>
      </w:r>
      <w:r>
        <w:t xml:space="preserve"> The detailed design goes into more details regarding affected subsystems utilizing static and dynamic diagrams as well as code specifications.</w:t>
      </w:r>
    </w:p>
    <w:p w:rsidR="00DE7428" w:rsidRDefault="00DE7428" w:rsidP="00DE7428">
      <w:pPr>
        <w:spacing w:after="200" w:line="276" w:lineRule="auto"/>
        <w:ind w:left="360"/>
        <w:jc w:val="left"/>
      </w:pPr>
      <w:r>
        <w:rPr>
          <w:b/>
        </w:rPr>
        <w:t>Section 4:</w:t>
      </w:r>
      <w:r>
        <w:t xml:space="preserve"> Contains a glossary of terms.</w:t>
      </w:r>
    </w:p>
    <w:p w:rsidR="00DE7428" w:rsidRDefault="00DE7428" w:rsidP="00DE7428">
      <w:pPr>
        <w:spacing w:after="200" w:line="276" w:lineRule="auto"/>
        <w:ind w:left="360"/>
        <w:jc w:val="left"/>
      </w:pPr>
      <w:r>
        <w:rPr>
          <w:b/>
        </w:rPr>
        <w:t xml:space="preserve">Section 5: </w:t>
      </w:r>
      <w:r>
        <w:t>The appendix contains more detailed information for prior sections as well as from prior documentation.</w:t>
      </w:r>
    </w:p>
    <w:p w:rsidR="00E43346" w:rsidRDefault="00DE7428" w:rsidP="00DE7428">
      <w:pPr>
        <w:spacing w:after="200" w:line="276" w:lineRule="auto"/>
        <w:ind w:left="360"/>
        <w:jc w:val="left"/>
      </w:pPr>
      <w:r>
        <w:rPr>
          <w:b/>
        </w:rPr>
        <w:t xml:space="preserve">Section 6: </w:t>
      </w:r>
      <w:r>
        <w:t>Contains references utilized in the document.</w:t>
      </w:r>
      <w:r w:rsidR="00E43346">
        <w:br w:type="page"/>
      </w:r>
    </w:p>
    <w:p w:rsidR="00E43346" w:rsidRDefault="00E43346" w:rsidP="00E43346">
      <w:pPr>
        <w:pStyle w:val="H1"/>
      </w:pPr>
      <w:bookmarkStart w:id="52" w:name="_Toc393972313"/>
      <w:r>
        <w:rPr>
          <w:noProof/>
        </w:rPr>
        <w:lastRenderedPageBreak/>
        <mc:AlternateContent>
          <mc:Choice Requires="wpg">
            <w:drawing>
              <wp:anchor distT="0" distB="0" distL="114300" distR="114300" simplePos="0" relativeHeight="251644416" behindDoc="1" locked="0" layoutInCell="1" allowOverlap="1" wp14:anchorId="65865F00" wp14:editId="6EF76E5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64" name="Group 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5"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E43346">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6" name="Straight Connector 1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865F00" id="Group 64" o:spid="_x0000_s1034" style="position:absolute;left:0;text-align:left;margin-left:2.65pt;margin-top:-8.8pt;width:455.25pt;height:68.6pt;z-index:-2516720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">
                <v:shape id="_x0000_s1035"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CB377A" w:rsidRDefault="00CB377A" w:rsidP="00E43346">
                        <w:pPr>
                          <w:rPr>
                            <w:rFonts w:ascii="Gabriola" w:hAnsi="Gabriola"/>
                            <w:i/>
                          </w:rPr>
                        </w:pPr>
                        <w:r>
                          <w:rPr>
                            <w:rFonts w:ascii="Gabriola" w:hAnsi="Gabriola"/>
                            <w:i/>
                          </w:rPr>
                          <w:t>Senior Project Website V5</w:t>
                        </w:r>
                      </w:p>
                    </w:txbxContent>
                  </v:textbox>
                </v:shape>
                <v:line id="Straight Connector 16" o:spid="_x0000_s1036"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RpcIAAADbAAAADwAAAGRycy9kb3ducmV2LnhtbERPS2vCQBC+F/wPywje6kYPqURXkYCh&#10;PYlaCt6G7OTRZmdDdjWJv94tFHqbj+85m91gGnGnztWWFSzmEQji3OqaSwWfl8PrCoTzyBoby6Rg&#10;JAe77eRlg4m2PZ/ofvalCCHsElRQed8mUrq8IoNublviwBW2M+gD7EqpO+xDuGnkMopiabDm0FBh&#10;S2lF+c/5ZhTkj2/TX9/S4liMH9Hlln09ilWm1Gw67NcgPA3+X/znftdhfgy/v4Q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XRpcIAAADbAAAADwAAAAAAAAAAAAAA&#10;AAChAgAAZHJzL2Rvd25yZXYueG1sUEsFBgAAAAAEAAQA+QAAAJADAAAAAA==&#10;" strokecolor="windowText" strokeweight="5.25pt">
                  <v:stroke linestyle="thickThin"/>
                </v:line>
                <v:shape id="Picture 17" o:spid="_x0000_s1037"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u/CAAAA2wAAAA8AAABkcnMvZG93bnJldi54bWxET0trwkAQvgv9D8sUehGzMRQrMav0QYse&#10;Tb14G7PTJJidDdltHv/eLRS8zcf3nGw3mkb01LnasoJlFIMgLqyuuVRw+v5crEE4j6yxsUwKJnKw&#10;2z7MMky1HfhIfe5LEULYpaig8r5NpXRFRQZdZFviwP3YzqAPsCul7nAI4aaRSRyvpMGaQ0OFLb1X&#10;VFzzX6PAjvOTP0+H9SVZLeOP65stvtyzUk+P4+sGhKfR38X/7r0O81/g75dw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WLvwgAAANsAAAAPAAAAAAAAAAAAAAAAAJ8C&#10;AABkcnMvZG93bnJldi54bWxQSwUGAAAAAAQABAD3AAAAjgMAAAAA&#10;">
                  <v:imagedata r:id="rId10" o:title=""/>
                  <v:path arrowok="t"/>
                </v:shape>
                <w10:wrap type="tight"/>
              </v:group>
            </w:pict>
          </mc:Fallback>
        </mc:AlternateContent>
      </w:r>
      <w:r>
        <w:t>System Design</w:t>
      </w:r>
      <w:bookmarkEnd w:id="52"/>
    </w:p>
    <w:p w:rsidR="00E43346" w:rsidRDefault="00E43346" w:rsidP="00E43346">
      <w:pPr>
        <w:spacing w:after="0" w:line="360" w:lineRule="auto"/>
        <w:ind w:left="360"/>
        <w:rPr>
          <w:rFonts w:eastAsia="Times New Roman" w:cs="Times New Roman"/>
          <w:sz w:val="24"/>
        </w:rPr>
      </w:pPr>
      <w:bookmarkStart w:id="53" w:name="_Toc380862221"/>
      <w:bookmarkStart w:id="54" w:name="_Toc380862420"/>
      <w:bookmarkStart w:id="55" w:name="_Toc380862558"/>
      <w:bookmarkStart w:id="56" w:name="_Toc380862750"/>
      <w:bookmarkStart w:id="57" w:name="_Toc380938904"/>
      <w:bookmarkStart w:id="58" w:name="_Toc380939308"/>
      <w:bookmarkStart w:id="59" w:name="_Toc380939443"/>
      <w:bookmarkEnd w:id="53"/>
      <w:bookmarkEnd w:id="54"/>
      <w:bookmarkEnd w:id="55"/>
      <w:bookmarkEnd w:id="56"/>
      <w:bookmarkEnd w:id="57"/>
      <w:bookmarkEnd w:id="58"/>
      <w:bookmarkEnd w:id="59"/>
    </w:p>
    <w:p w:rsidR="00C23D04" w:rsidRDefault="00DA348B" w:rsidP="00C23D04">
      <w:pPr>
        <w:spacing w:after="0" w:line="480" w:lineRule="auto"/>
        <w:ind w:left="360"/>
        <w:rPr>
          <w:rFonts w:eastAsia="Times New Roman" w:cs="Times New Roman"/>
          <w:sz w:val="24"/>
        </w:rPr>
      </w:pPr>
      <w:r>
        <w:rPr>
          <w:rFonts w:eastAsia="Times New Roman" w:cs="Times New Roman"/>
          <w:sz w:val="24"/>
        </w:rPr>
        <w:t xml:space="preserve">This section will </w:t>
      </w:r>
      <w:r w:rsidR="00AB0869">
        <w:rPr>
          <w:rFonts w:eastAsia="Times New Roman" w:cs="Times New Roman"/>
          <w:sz w:val="24"/>
        </w:rPr>
        <w:t>expand on the</w:t>
      </w:r>
      <w:r>
        <w:rPr>
          <w:rFonts w:eastAsia="Times New Roman" w:cs="Times New Roman"/>
          <w:sz w:val="24"/>
        </w:rPr>
        <w:t xml:space="preserve"> </w:t>
      </w:r>
      <w:r w:rsidR="00AB0869">
        <w:rPr>
          <w:rFonts w:eastAsia="Times New Roman" w:cs="Times New Roman"/>
          <w:sz w:val="24"/>
        </w:rPr>
        <w:t>details of</w:t>
      </w:r>
      <w:r>
        <w:rPr>
          <w:rFonts w:eastAsia="Times New Roman" w:cs="Times New Roman"/>
          <w:sz w:val="24"/>
        </w:rPr>
        <w:t xml:space="preserve"> the system</w:t>
      </w:r>
      <w:r w:rsidR="00AB0869">
        <w:rPr>
          <w:rFonts w:eastAsia="Times New Roman" w:cs="Times New Roman"/>
          <w:sz w:val="24"/>
        </w:rPr>
        <w:t>’</w:t>
      </w:r>
      <w:r>
        <w:rPr>
          <w:rFonts w:eastAsia="Times New Roman" w:cs="Times New Roman"/>
          <w:sz w:val="24"/>
        </w:rPr>
        <w:t>s overa</w:t>
      </w:r>
      <w:r w:rsidR="00AB0869">
        <w:rPr>
          <w:rFonts w:eastAsia="Times New Roman" w:cs="Times New Roman"/>
          <w:sz w:val="24"/>
        </w:rPr>
        <w:t xml:space="preserve">ll design. It will give the reader a </w:t>
      </w:r>
      <w:r>
        <w:rPr>
          <w:rFonts w:eastAsia="Times New Roman" w:cs="Times New Roman"/>
          <w:sz w:val="24"/>
        </w:rPr>
        <w:t xml:space="preserve">more </w:t>
      </w:r>
      <w:r w:rsidR="00AB0869">
        <w:rPr>
          <w:rFonts w:eastAsia="Times New Roman" w:cs="Times New Roman"/>
          <w:sz w:val="24"/>
        </w:rPr>
        <w:t>thorough overview of</w:t>
      </w:r>
      <w:r>
        <w:rPr>
          <w:rFonts w:eastAsia="Times New Roman" w:cs="Times New Roman"/>
          <w:sz w:val="24"/>
        </w:rPr>
        <w:t xml:space="preserve"> the system and subsystem decomposition, how hardware and software is mapped, the manner that persistent data is defined, and how security and privacy is utilized.</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0" w:name="_Toc393972314"/>
      <w:r>
        <w:rPr>
          <w:rFonts w:eastAsia="Times New Roman" w:cs="Times New Roman"/>
          <w:b/>
          <w:spacing w:val="20"/>
          <w:sz w:val="28"/>
        </w:rPr>
        <w:t>Overview</w:t>
      </w:r>
      <w:bookmarkEnd w:id="60"/>
    </w:p>
    <w:p w:rsidR="00B51376" w:rsidRDefault="00B51376" w:rsidP="00B51376">
      <w:pPr>
        <w:spacing w:after="0" w:line="480" w:lineRule="auto"/>
        <w:ind w:left="720" w:firstLine="720"/>
        <w:rPr>
          <w:rFonts w:eastAsia="Times New Roman" w:cs="Times New Roman"/>
          <w:sz w:val="24"/>
          <w:szCs w:val="24"/>
        </w:rPr>
      </w:pPr>
      <w:r>
        <w:rPr>
          <w:rFonts w:eastAsia="Calibri" w:cs="Calibri"/>
          <w:noProof/>
          <w:color w:val="000000"/>
        </w:rPr>
        <mc:AlternateContent>
          <mc:Choice Requires="wps">
            <w:drawing>
              <wp:anchor distT="0" distB="0" distL="114300" distR="114300" simplePos="0" relativeHeight="251646464" behindDoc="0" locked="0" layoutInCell="1" allowOverlap="1">
                <wp:simplePos x="0" y="0"/>
                <wp:positionH relativeFrom="column">
                  <wp:posOffset>441325</wp:posOffset>
                </wp:positionH>
                <wp:positionV relativeFrom="paragraph">
                  <wp:posOffset>-1270</wp:posOffset>
                </wp:positionV>
                <wp:extent cx="5358765" cy="0"/>
                <wp:effectExtent l="0" t="0" r="13335" b="19050"/>
                <wp:wrapNone/>
                <wp:docPr id="2" name="Straight Connector 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37EF109" id="Straight Connector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pt" to="456.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" strokecolor="windowText" strokeweight="1.25pt"/>
            </w:pict>
          </mc:Fallback>
        </mc:AlternateContent>
      </w:r>
    </w:p>
    <w:p w:rsidR="00A83503" w:rsidRDefault="00DA348B" w:rsidP="00B51376">
      <w:pPr>
        <w:spacing w:after="0" w:line="480" w:lineRule="auto"/>
        <w:ind w:left="720"/>
        <w:rPr>
          <w:rFonts w:eastAsia="Times New Roman" w:cs="Times New Roman"/>
          <w:sz w:val="24"/>
        </w:rPr>
      </w:pPr>
      <w:r>
        <w:rPr>
          <w:rFonts w:eastAsia="Times New Roman" w:cs="Times New Roman"/>
          <w:sz w:val="24"/>
        </w:rPr>
        <w:t>The SPW’s system is based upon the T</w:t>
      </w:r>
      <w:r w:rsidR="00A83503">
        <w:rPr>
          <w:rFonts w:eastAsia="Times New Roman" w:cs="Times New Roman"/>
          <w:sz w:val="24"/>
        </w:rPr>
        <w:t>hree</w:t>
      </w:r>
      <w:r>
        <w:rPr>
          <w:rFonts w:eastAsia="Times New Roman" w:cs="Times New Roman"/>
          <w:sz w:val="24"/>
        </w:rPr>
        <w:t>-Tier and MVC architecture</w:t>
      </w:r>
      <w:r w:rsidR="00A83503">
        <w:rPr>
          <w:rFonts w:eastAsia="Times New Roman" w:cs="Times New Roman"/>
          <w:sz w:val="24"/>
        </w:rPr>
        <w:t xml:space="preserve">s. It is further decomposed </w:t>
      </w:r>
      <w:r w:rsidR="00CD12FA">
        <w:rPr>
          <w:rFonts w:eastAsia="Times New Roman" w:cs="Times New Roman"/>
          <w:sz w:val="24"/>
        </w:rPr>
        <w:t>in</w:t>
      </w:r>
      <w:r w:rsidR="00A83503">
        <w:rPr>
          <w:rFonts w:eastAsia="Times New Roman" w:cs="Times New Roman"/>
          <w:sz w:val="24"/>
        </w:rPr>
        <w:t>to 7</w:t>
      </w:r>
      <w:r>
        <w:rPr>
          <w:rFonts w:eastAsia="Times New Roman" w:cs="Times New Roman"/>
          <w:sz w:val="24"/>
        </w:rPr>
        <w:t xml:space="preserve"> </w:t>
      </w:r>
      <w:r w:rsidR="001F2987">
        <w:rPr>
          <w:rFonts w:eastAsia="Times New Roman" w:cs="Times New Roman"/>
          <w:sz w:val="24"/>
        </w:rPr>
        <w:t>subsystems</w:t>
      </w:r>
      <w:r>
        <w:rPr>
          <w:rFonts w:eastAsia="Times New Roman" w:cs="Times New Roman"/>
          <w:sz w:val="24"/>
        </w:rPr>
        <w:t xml:space="preserve">:  </w:t>
      </w:r>
      <w:r w:rsidR="00A83503">
        <w:rPr>
          <w:rFonts w:eastAsia="Times New Roman" w:cs="Times New Roman"/>
          <w:sz w:val="24"/>
        </w:rPr>
        <w:t xml:space="preserve">virtual machine, </w:t>
      </w:r>
      <w:r>
        <w:rPr>
          <w:rFonts w:eastAsia="Times New Roman" w:cs="Times New Roman"/>
          <w:sz w:val="24"/>
        </w:rPr>
        <w:t>matchmaking, login, project, user management, repo</w:t>
      </w:r>
      <w:r w:rsidR="00FC3A6D">
        <w:rPr>
          <w:rFonts w:eastAsia="Times New Roman" w:cs="Times New Roman"/>
          <w:sz w:val="24"/>
        </w:rPr>
        <w:t xml:space="preserve">sitory, and Rest API. </w:t>
      </w:r>
      <w:r w:rsidR="00CA48DB">
        <w:rPr>
          <w:rFonts w:eastAsia="Times New Roman" w:cs="Times New Roman"/>
          <w:sz w:val="24"/>
        </w:rPr>
        <w:t>T</w:t>
      </w:r>
      <w:r w:rsidR="00A83503">
        <w:rPr>
          <w:rFonts w:eastAsia="Times New Roman" w:cs="Times New Roman"/>
          <w:sz w:val="24"/>
        </w:rPr>
        <w:t>he main objective of</w:t>
      </w:r>
      <w:r w:rsidR="00FC3A6D">
        <w:rPr>
          <w:rFonts w:eastAsia="Times New Roman" w:cs="Times New Roman"/>
          <w:sz w:val="24"/>
        </w:rPr>
        <w:t xml:space="preserve"> SPWv.5</w:t>
      </w:r>
      <w:r>
        <w:rPr>
          <w:rFonts w:eastAsia="Times New Roman" w:cs="Times New Roman"/>
          <w:sz w:val="24"/>
        </w:rPr>
        <w:t xml:space="preserve"> </w:t>
      </w:r>
      <w:r w:rsidR="00CA48DB">
        <w:rPr>
          <w:rFonts w:eastAsia="Times New Roman" w:cs="Times New Roman"/>
          <w:sz w:val="24"/>
        </w:rPr>
        <w:t>was tuning</w:t>
      </w:r>
      <w:r w:rsidR="00A83503">
        <w:rPr>
          <w:rFonts w:eastAsia="Times New Roman" w:cs="Times New Roman"/>
          <w:sz w:val="24"/>
        </w:rPr>
        <w:t xml:space="preserve"> the existin</w:t>
      </w:r>
      <w:r w:rsidR="00CA48DB">
        <w:rPr>
          <w:rFonts w:eastAsia="Times New Roman" w:cs="Times New Roman"/>
          <w:sz w:val="24"/>
        </w:rPr>
        <w:t>g functionality of the system plus</w:t>
      </w:r>
      <w:r w:rsidR="00A83503">
        <w:rPr>
          <w:rFonts w:eastAsia="Times New Roman" w:cs="Times New Roman"/>
          <w:sz w:val="24"/>
        </w:rPr>
        <w:t xml:space="preserve"> add the </w:t>
      </w:r>
      <w:r w:rsidR="00CA48DB">
        <w:rPr>
          <w:rFonts w:eastAsia="Times New Roman" w:cs="Times New Roman"/>
          <w:sz w:val="24"/>
        </w:rPr>
        <w:t xml:space="preserve">new </w:t>
      </w:r>
      <w:r w:rsidR="00A83503">
        <w:rPr>
          <w:rFonts w:eastAsia="Times New Roman" w:cs="Times New Roman"/>
          <w:sz w:val="24"/>
        </w:rPr>
        <w:t>virtual machine subsystem.</w:t>
      </w:r>
    </w:p>
    <w:p w:rsidR="00A83503" w:rsidRDefault="00A83503" w:rsidP="00B51376">
      <w:pPr>
        <w:spacing w:after="0" w:line="480" w:lineRule="auto"/>
        <w:ind w:left="720"/>
        <w:rPr>
          <w:rFonts w:eastAsia="Times New Roman" w:cs="Times New Roman"/>
          <w:sz w:val="24"/>
        </w:rPr>
      </w:pPr>
    </w:p>
    <w:p w:rsidR="00DA348B" w:rsidRDefault="00DA348B" w:rsidP="00B51376">
      <w:pPr>
        <w:spacing w:after="0" w:line="480" w:lineRule="auto"/>
        <w:ind w:left="720"/>
        <w:rPr>
          <w:rFonts w:eastAsia="Times New Roman" w:cs="Times New Roman"/>
          <w:sz w:val="24"/>
        </w:rPr>
      </w:pPr>
      <w:r>
        <w:rPr>
          <w:rFonts w:eastAsia="Times New Roman" w:cs="Times New Roman"/>
          <w:sz w:val="24"/>
        </w:rPr>
        <w:t xml:space="preserve">For deployment in hardware and software, the architecture is based on client and server, </w:t>
      </w:r>
      <w:r w:rsidR="001F2987">
        <w:rPr>
          <w:rFonts w:eastAsia="Times New Roman" w:cs="Times New Roman"/>
          <w:sz w:val="24"/>
        </w:rPr>
        <w:t>wherein a browser (client) accesses</w:t>
      </w:r>
      <w:r>
        <w:rPr>
          <w:rFonts w:eastAsia="Times New Roman" w:cs="Times New Roman"/>
          <w:sz w:val="24"/>
        </w:rPr>
        <w:t xml:space="preserve"> the SPW application (on a server). In addition</w:t>
      </w:r>
      <w:r w:rsidR="00CD12FA">
        <w:rPr>
          <w:rFonts w:eastAsia="Times New Roman" w:cs="Times New Roman"/>
          <w:sz w:val="24"/>
        </w:rPr>
        <w:t>,</w:t>
      </w:r>
      <w:r>
        <w:rPr>
          <w:rFonts w:eastAsia="Times New Roman" w:cs="Times New Roman"/>
          <w:sz w:val="24"/>
        </w:rPr>
        <w:t xml:space="preserve"> the API works as </w:t>
      </w:r>
      <w:r w:rsidR="001F2987">
        <w:rPr>
          <w:rFonts w:eastAsia="Times New Roman" w:cs="Times New Roman"/>
          <w:sz w:val="24"/>
        </w:rPr>
        <w:t>an</w:t>
      </w:r>
      <w:r>
        <w:rPr>
          <w:rFonts w:eastAsia="Times New Roman" w:cs="Times New Roman"/>
          <w:sz w:val="24"/>
        </w:rPr>
        <w:t xml:space="preserve"> </w:t>
      </w:r>
      <w:r w:rsidR="001F2987">
        <w:rPr>
          <w:rFonts w:eastAsia="Times New Roman" w:cs="Times New Roman"/>
          <w:sz w:val="24"/>
        </w:rPr>
        <w:t>API for other senior projects requiring data on registered users.</w:t>
      </w:r>
    </w:p>
    <w:p w:rsidR="00A83503" w:rsidRDefault="00CD12FA" w:rsidP="009917F0">
      <w:pPr>
        <w:spacing w:after="0" w:line="480" w:lineRule="auto"/>
        <w:ind w:left="720"/>
        <w:rPr>
          <w:rFonts w:eastAsia="Times New Roman" w:cs="Times New Roman"/>
          <w:sz w:val="24"/>
        </w:rPr>
      </w:pPr>
      <w:r>
        <w:rPr>
          <w:rFonts w:eastAsia="Times New Roman" w:cs="Times New Roman"/>
          <w:sz w:val="24"/>
        </w:rPr>
        <w:t>The persistent data change</w:t>
      </w:r>
      <w:r w:rsidR="00A83503">
        <w:rPr>
          <w:rFonts w:eastAsia="Times New Roman" w:cs="Times New Roman"/>
          <w:sz w:val="24"/>
        </w:rPr>
        <w:t xml:space="preserve"> with respect to the </w:t>
      </w:r>
      <w:r w:rsidR="00EB4644">
        <w:rPr>
          <w:rFonts w:eastAsia="Times New Roman" w:cs="Times New Roman"/>
          <w:sz w:val="24"/>
        </w:rPr>
        <w:t>previous one</w:t>
      </w:r>
      <w:r w:rsidR="00A83503">
        <w:rPr>
          <w:rFonts w:eastAsia="Times New Roman" w:cs="Times New Roman"/>
          <w:sz w:val="24"/>
        </w:rPr>
        <w:t xml:space="preserve"> </w:t>
      </w:r>
      <w:r w:rsidR="00EB4644">
        <w:rPr>
          <w:rFonts w:eastAsia="Times New Roman" w:cs="Times New Roman"/>
          <w:sz w:val="24"/>
        </w:rPr>
        <w:t>(</w:t>
      </w:r>
      <w:r w:rsidR="00A83503">
        <w:rPr>
          <w:rFonts w:eastAsia="Times New Roman" w:cs="Times New Roman"/>
          <w:sz w:val="24"/>
        </w:rPr>
        <w:t>SPWv.4</w:t>
      </w:r>
      <w:r w:rsidR="00EB4644">
        <w:rPr>
          <w:rFonts w:eastAsia="Times New Roman" w:cs="Times New Roman"/>
          <w:sz w:val="24"/>
        </w:rPr>
        <w:t>). In SPWv.5</w:t>
      </w:r>
      <w:r w:rsidR="00A83503">
        <w:rPr>
          <w:rFonts w:eastAsia="Times New Roman" w:cs="Times New Roman"/>
          <w:sz w:val="24"/>
        </w:rPr>
        <w:t xml:space="preserve"> a total of three new tables </w:t>
      </w:r>
      <w:r w:rsidR="00EB4644">
        <w:rPr>
          <w:rFonts w:eastAsia="Times New Roman" w:cs="Times New Roman"/>
          <w:sz w:val="24"/>
        </w:rPr>
        <w:t xml:space="preserve">were added </w:t>
      </w:r>
      <w:r w:rsidR="00A83503">
        <w:rPr>
          <w:rFonts w:eastAsia="Times New Roman" w:cs="Times New Roman"/>
          <w:sz w:val="24"/>
        </w:rPr>
        <w:t>to handle the virtual machine requests, virtual machine images</w:t>
      </w:r>
      <w:r w:rsidR="009917F0">
        <w:rPr>
          <w:rFonts w:eastAsia="Times New Roman" w:cs="Times New Roman"/>
          <w:sz w:val="24"/>
        </w:rPr>
        <w:t>,</w:t>
      </w:r>
      <w:r w:rsidR="00A83503">
        <w:rPr>
          <w:rFonts w:eastAsia="Times New Roman" w:cs="Times New Roman"/>
          <w:sz w:val="24"/>
        </w:rPr>
        <w:t xml:space="preserve"> and the default school’s system admin info. The rest of the tables remain</w:t>
      </w:r>
      <w:r w:rsidR="009917F0">
        <w:rPr>
          <w:rFonts w:eastAsia="Times New Roman" w:cs="Times New Roman"/>
          <w:sz w:val="24"/>
        </w:rPr>
        <w:t>ed</w:t>
      </w:r>
      <w:r w:rsidR="00A83503">
        <w:rPr>
          <w:rFonts w:eastAsia="Times New Roman" w:cs="Times New Roman"/>
          <w:sz w:val="24"/>
        </w:rPr>
        <w:t xml:space="preserve"> the same, containing tables for users, language, projects, experience, skills, milestones, </w:t>
      </w:r>
      <w:r w:rsidR="00A83503">
        <w:rPr>
          <w:rFonts w:eastAsia="Times New Roman" w:cs="Times New Roman"/>
          <w:sz w:val="24"/>
        </w:rPr>
        <w:lastRenderedPageBreak/>
        <w:t>rankings, etc.</w:t>
      </w:r>
      <w:r w:rsidR="009917F0">
        <w:rPr>
          <w:rFonts w:eastAsia="Times New Roman" w:cs="Times New Roman"/>
          <w:sz w:val="24"/>
        </w:rPr>
        <w:t xml:space="preserve"> </w:t>
      </w:r>
      <w:r w:rsidR="00A83503">
        <w:rPr>
          <w:rFonts w:eastAsia="Times New Roman" w:cs="Times New Roman"/>
          <w:sz w:val="24"/>
        </w:rPr>
        <w:t xml:space="preserve">Security and privacy </w:t>
      </w:r>
      <w:r w:rsidR="009917F0">
        <w:rPr>
          <w:rFonts w:eastAsia="Times New Roman" w:cs="Times New Roman"/>
          <w:sz w:val="24"/>
        </w:rPr>
        <w:t>features will remain the same as in</w:t>
      </w:r>
      <w:r w:rsidR="00A83503">
        <w:rPr>
          <w:rFonts w:eastAsia="Times New Roman" w:cs="Times New Roman"/>
          <w:sz w:val="24"/>
        </w:rPr>
        <w:t xml:space="preserve"> SPWv.4. Having </w:t>
      </w:r>
      <w:r w:rsidR="009E59F5">
        <w:rPr>
          <w:rFonts w:eastAsia="Times New Roman" w:cs="Times New Roman"/>
          <w:sz w:val="24"/>
        </w:rPr>
        <w:t>a one-</w:t>
      </w:r>
      <w:r w:rsidR="00A83503">
        <w:rPr>
          <w:rFonts w:eastAsia="Times New Roman" w:cs="Times New Roman"/>
          <w:sz w:val="24"/>
        </w:rPr>
        <w:t>way password encryption, session encryption, etc.</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1" w:name="_Toc393972315"/>
      <w:r>
        <w:rPr>
          <w:noProof/>
        </w:rPr>
        <mc:AlternateContent>
          <mc:Choice Requires="wps">
            <w:drawing>
              <wp:anchor distT="0" distB="0" distL="114300" distR="114300" simplePos="0" relativeHeight="251657216" behindDoc="0" locked="0" layoutInCell="1" allowOverlap="1">
                <wp:simplePos x="0" y="0"/>
                <wp:positionH relativeFrom="column">
                  <wp:posOffset>441325</wp:posOffset>
                </wp:positionH>
                <wp:positionV relativeFrom="paragraph">
                  <wp:posOffset>320040</wp:posOffset>
                </wp:positionV>
                <wp:extent cx="5359400" cy="0"/>
                <wp:effectExtent l="0" t="0" r="12700" b="19050"/>
                <wp:wrapNone/>
                <wp:docPr id="69" name="Straight Connector 6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3DDC65" id="Straight Connector 6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5.2pt" to="4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" strokecolor="windowText" strokeweight="1.25pt"/>
            </w:pict>
          </mc:Fallback>
        </mc:AlternateContent>
      </w:r>
      <w:r>
        <w:rPr>
          <w:rFonts w:eastAsia="Times New Roman" w:cs="Times New Roman"/>
          <w:b/>
          <w:spacing w:val="20"/>
          <w:sz w:val="28"/>
        </w:rPr>
        <w:t>Subsystem Decomposition</w:t>
      </w:r>
      <w:bookmarkEnd w:id="61"/>
    </w:p>
    <w:p w:rsidR="00B51376" w:rsidRDefault="00B51376" w:rsidP="00A45259">
      <w:pPr>
        <w:spacing w:after="0" w:line="480" w:lineRule="auto"/>
        <w:ind w:left="720"/>
        <w:rPr>
          <w:rFonts w:eastAsia="Times New Roman" w:cs="Times New Roman"/>
          <w:sz w:val="24"/>
          <w:szCs w:val="24"/>
        </w:rPr>
      </w:pPr>
    </w:p>
    <w:p w:rsidR="00A45259" w:rsidRDefault="00C40346" w:rsidP="00A45259">
      <w:pPr>
        <w:spacing w:after="0" w:line="480" w:lineRule="auto"/>
        <w:ind w:left="720"/>
        <w:rPr>
          <w:rFonts w:eastAsia="Times New Roman" w:cs="Times New Roman"/>
          <w:sz w:val="24"/>
          <w:szCs w:val="24"/>
        </w:rPr>
      </w:pPr>
      <w:r>
        <w:rPr>
          <w:rFonts w:eastAsia="Times New Roman" w:cs="Times New Roman"/>
          <w:sz w:val="24"/>
          <w:szCs w:val="24"/>
        </w:rPr>
        <w:t>The current system (SPWv.5</w:t>
      </w:r>
      <w:r w:rsidR="00830034">
        <w:rPr>
          <w:rFonts w:eastAsia="Times New Roman" w:cs="Times New Roman"/>
          <w:sz w:val="24"/>
          <w:szCs w:val="24"/>
        </w:rPr>
        <w:t>) follow</w:t>
      </w:r>
      <w:r w:rsidR="00A45259">
        <w:rPr>
          <w:rFonts w:eastAsia="Times New Roman" w:cs="Times New Roman"/>
          <w:sz w:val="24"/>
          <w:szCs w:val="24"/>
        </w:rPr>
        <w:t>s the system architect</w:t>
      </w:r>
      <w:r w:rsidR="00830034">
        <w:rPr>
          <w:rFonts w:eastAsia="Times New Roman" w:cs="Times New Roman"/>
          <w:sz w:val="24"/>
          <w:szCs w:val="24"/>
        </w:rPr>
        <w:t>ure of Three-Tier and MVC as a</w:t>
      </w:r>
      <w:r w:rsidR="00A45259">
        <w:rPr>
          <w:rFonts w:eastAsia="Times New Roman" w:cs="Times New Roman"/>
          <w:sz w:val="24"/>
          <w:szCs w:val="24"/>
        </w:rPr>
        <w:t xml:space="preserve"> means to define how the system is structured. </w:t>
      </w:r>
      <w:r w:rsidR="00830034">
        <w:rPr>
          <w:rFonts w:eastAsia="Times New Roman" w:cs="Times New Roman"/>
          <w:sz w:val="24"/>
          <w:szCs w:val="24"/>
        </w:rPr>
        <w:t xml:space="preserve">This structure continues being the same for </w:t>
      </w:r>
      <w:r>
        <w:rPr>
          <w:rFonts w:eastAsia="Times New Roman" w:cs="Times New Roman"/>
          <w:sz w:val="24"/>
          <w:szCs w:val="24"/>
        </w:rPr>
        <w:t>SPWv.5</w:t>
      </w:r>
      <w:r w:rsidR="00A45259">
        <w:rPr>
          <w:rFonts w:eastAsia="Times New Roman" w:cs="Times New Roman"/>
          <w:sz w:val="24"/>
          <w:szCs w:val="24"/>
        </w:rPr>
        <w:t>. The style fits perfectly the function of the SPW, controllers maintain business logic for interactions, views allow users to observe relevant data, and models hold the means to access data from the d</w:t>
      </w:r>
      <w:r w:rsidR="00830034">
        <w:rPr>
          <w:rFonts w:eastAsia="Times New Roman" w:cs="Times New Roman"/>
          <w:sz w:val="24"/>
          <w:szCs w:val="24"/>
        </w:rPr>
        <w:t>atabase. For a user,</w:t>
      </w:r>
      <w:r w:rsidR="00A45259">
        <w:rPr>
          <w:rFonts w:eastAsia="Times New Roman" w:cs="Times New Roman"/>
          <w:sz w:val="24"/>
          <w:szCs w:val="24"/>
        </w:rPr>
        <w:t xml:space="preserve"> that flow of logic is func</w:t>
      </w:r>
      <w:r w:rsidR="00830034">
        <w:rPr>
          <w:rFonts w:eastAsia="Times New Roman" w:cs="Times New Roman"/>
          <w:sz w:val="24"/>
          <w:szCs w:val="24"/>
        </w:rPr>
        <w:t>tional. T</w:t>
      </w:r>
      <w:r w:rsidR="00A45259">
        <w:rPr>
          <w:rFonts w:eastAsia="Times New Roman" w:cs="Times New Roman"/>
          <w:sz w:val="24"/>
          <w:szCs w:val="24"/>
        </w:rPr>
        <w:t xml:space="preserve">heir interactions on the views prompts the controller to respond, and the controller requests database data from models when required. From a three-tier perspective, the </w:t>
      </w:r>
      <w:r w:rsidR="00145FE7">
        <w:rPr>
          <w:rFonts w:eastAsia="Times New Roman" w:cs="Times New Roman"/>
          <w:sz w:val="24"/>
          <w:szCs w:val="24"/>
        </w:rPr>
        <w:t>user’s</w:t>
      </w:r>
      <w:r w:rsidR="00A45259">
        <w:rPr>
          <w:rFonts w:eastAsia="Times New Roman" w:cs="Times New Roman"/>
          <w:sz w:val="24"/>
          <w:szCs w:val="24"/>
        </w:rPr>
        <w:t xml:space="preserve"> browser and what they see</w:t>
      </w:r>
      <w:r w:rsidR="00145FE7">
        <w:rPr>
          <w:rFonts w:eastAsia="Times New Roman" w:cs="Times New Roman"/>
          <w:sz w:val="24"/>
          <w:szCs w:val="24"/>
        </w:rPr>
        <w:t xml:space="preserve"> (the view)</w:t>
      </w:r>
      <w:r w:rsidR="00A45259">
        <w:rPr>
          <w:rFonts w:eastAsia="Times New Roman" w:cs="Times New Roman"/>
          <w:sz w:val="24"/>
          <w:szCs w:val="24"/>
        </w:rPr>
        <w:t xml:space="preserve"> </w:t>
      </w:r>
      <w:r w:rsidR="00145FE7">
        <w:rPr>
          <w:rFonts w:eastAsia="Times New Roman" w:cs="Times New Roman"/>
          <w:sz w:val="24"/>
          <w:szCs w:val="24"/>
        </w:rPr>
        <w:t>is the presentation tier, the controller’s reaction to the user’s interaction is the logic tier, and the controllers request for data fr</w:t>
      </w:r>
      <w:r w:rsidR="001746CE">
        <w:rPr>
          <w:rFonts w:eastAsia="Times New Roman" w:cs="Times New Roman"/>
          <w:sz w:val="24"/>
          <w:szCs w:val="24"/>
        </w:rPr>
        <w:t xml:space="preserve">om the model is the data tier. Refer to picture below for a graph </w:t>
      </w:r>
      <w:r w:rsidR="00145FE7">
        <w:rPr>
          <w:rFonts w:eastAsia="Times New Roman" w:cs="Times New Roman"/>
          <w:sz w:val="24"/>
          <w:szCs w:val="24"/>
        </w:rPr>
        <w:t>describi</w:t>
      </w:r>
      <w:r w:rsidR="001746CE">
        <w:rPr>
          <w:rFonts w:eastAsia="Times New Roman" w:cs="Times New Roman"/>
          <w:sz w:val="24"/>
          <w:szCs w:val="24"/>
        </w:rPr>
        <w:t>ng the nature of the system from SPWv.4</w:t>
      </w:r>
      <w:r w:rsidR="00145FE7">
        <w:rPr>
          <w:rFonts w:eastAsia="Times New Roman" w:cs="Times New Roman"/>
          <w:sz w:val="24"/>
          <w:szCs w:val="24"/>
        </w:rPr>
        <w:t xml:space="preserve"> design document.</w:t>
      </w:r>
    </w:p>
    <w:p w:rsidR="00145FE7" w:rsidRDefault="00145FE7" w:rsidP="00A45259">
      <w:pPr>
        <w:spacing w:after="0" w:line="480" w:lineRule="auto"/>
        <w:ind w:left="720"/>
        <w:rPr>
          <w:rFonts w:eastAsia="Times New Roman" w:cs="Times New Roman"/>
          <w:sz w:val="24"/>
        </w:rPr>
      </w:pPr>
      <w:r>
        <w:rPr>
          <w:noProof/>
        </w:rPr>
        <w:lastRenderedPageBreak/>
        <w:drawing>
          <wp:inline distT="0" distB="0" distL="0" distR="0" wp14:anchorId="732CB187" wp14:editId="14A36D0D">
            <wp:extent cx="5943600" cy="345249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7" name="image07.png"/>
                    <pic:cNvPicPr/>
                  </pic:nvPicPr>
                  <pic:blipFill>
                    <a:blip r:embed="rId11"/>
                    <a:stretch>
                      <a:fillRect/>
                    </a:stretch>
                  </pic:blipFill>
                  <pic:spPr>
                    <a:xfrm>
                      <a:off x="0" y="0"/>
                      <a:ext cx="5943600" cy="3452495"/>
                    </a:xfrm>
                    <a:prstGeom prst="rect">
                      <a:avLst/>
                    </a:prstGeom>
                  </pic:spPr>
                </pic:pic>
              </a:graphicData>
            </a:graphic>
          </wp:inline>
        </w:drawing>
      </w:r>
    </w:p>
    <w:p w:rsidR="00145FE7" w:rsidRDefault="00145FE7" w:rsidP="00A45259">
      <w:pPr>
        <w:spacing w:after="0" w:line="480" w:lineRule="auto"/>
        <w:ind w:left="720"/>
        <w:rPr>
          <w:rFonts w:eastAsia="Times New Roman" w:cs="Times New Roman"/>
          <w:sz w:val="24"/>
        </w:rPr>
      </w:pPr>
      <w:r>
        <w:rPr>
          <w:rFonts w:eastAsia="Times New Roman" w:cs="Times New Roman"/>
          <w:sz w:val="24"/>
        </w:rPr>
        <w:t>The SPW</w:t>
      </w:r>
      <w:r w:rsidR="00730A72">
        <w:rPr>
          <w:rFonts w:eastAsia="Times New Roman" w:cs="Times New Roman"/>
          <w:sz w:val="24"/>
        </w:rPr>
        <w:t xml:space="preserve"> is further dec</w:t>
      </w:r>
      <w:r w:rsidR="004C7F3E">
        <w:rPr>
          <w:rFonts w:eastAsia="Times New Roman" w:cs="Times New Roman"/>
          <w:sz w:val="24"/>
        </w:rPr>
        <w:t>omposed to 7 subsystems. T</w:t>
      </w:r>
      <w:r w:rsidR="00730A72">
        <w:rPr>
          <w:rFonts w:eastAsia="Times New Roman" w:cs="Times New Roman"/>
          <w:sz w:val="24"/>
        </w:rPr>
        <w:t>he virtual m</w:t>
      </w:r>
      <w:r w:rsidR="004C7F3E">
        <w:rPr>
          <w:rFonts w:eastAsia="Times New Roman" w:cs="Times New Roman"/>
          <w:sz w:val="24"/>
        </w:rPr>
        <w:t>achine subsystem the most recently added therefore it</w:t>
      </w:r>
      <w:r>
        <w:rPr>
          <w:rFonts w:eastAsia="Times New Roman" w:cs="Times New Roman"/>
          <w:sz w:val="24"/>
        </w:rPr>
        <w:t xml:space="preserve"> will be discussed first. For the purposes </w:t>
      </w:r>
      <w:r w:rsidR="00730A72">
        <w:rPr>
          <w:rFonts w:eastAsia="Times New Roman" w:cs="Times New Roman"/>
          <w:sz w:val="24"/>
        </w:rPr>
        <w:t>of documentation</w:t>
      </w:r>
      <w:r w:rsidR="004C7F3E">
        <w:rPr>
          <w:rFonts w:eastAsia="Times New Roman" w:cs="Times New Roman"/>
          <w:sz w:val="24"/>
        </w:rPr>
        <w:t>,</w:t>
      </w:r>
      <w:r w:rsidR="00730A72">
        <w:rPr>
          <w:rFonts w:eastAsia="Times New Roman" w:cs="Times New Roman"/>
          <w:sz w:val="24"/>
        </w:rPr>
        <w:t xml:space="preserve"> the remaining 6</w:t>
      </w:r>
      <w:r>
        <w:rPr>
          <w:rFonts w:eastAsia="Times New Roman" w:cs="Times New Roman"/>
          <w:sz w:val="24"/>
        </w:rPr>
        <w:t xml:space="preserve"> subsystems will be described adapted from</w:t>
      </w:r>
      <w:r w:rsidR="00730A72">
        <w:rPr>
          <w:rFonts w:eastAsia="Times New Roman" w:cs="Times New Roman"/>
          <w:sz w:val="24"/>
        </w:rPr>
        <w:t xml:space="preserve"> what was said in SPWv.4</w:t>
      </w:r>
      <w:r>
        <w:rPr>
          <w:rFonts w:eastAsia="Times New Roman" w:cs="Times New Roman"/>
          <w:sz w:val="24"/>
        </w:rPr>
        <w:t xml:space="preserve"> design document.</w:t>
      </w:r>
    </w:p>
    <w:p w:rsidR="00730A72" w:rsidRDefault="00730A72" w:rsidP="00A45259">
      <w:pPr>
        <w:spacing w:after="0" w:line="480" w:lineRule="auto"/>
        <w:ind w:left="720"/>
        <w:rPr>
          <w:rFonts w:eastAsia="Times New Roman" w:cs="Times New Roman"/>
          <w:sz w:val="24"/>
        </w:rPr>
      </w:pPr>
      <w:r w:rsidRPr="00730A72">
        <w:rPr>
          <w:rFonts w:eastAsia="Times New Roman" w:cs="Times New Roman"/>
          <w:b/>
          <w:sz w:val="24"/>
        </w:rPr>
        <w:t>Virtual Machine Subsystem</w:t>
      </w:r>
      <w:r>
        <w:rPr>
          <w:rFonts w:eastAsia="Times New Roman" w:cs="Times New Roman"/>
          <w:sz w:val="24"/>
        </w:rPr>
        <w:t xml:space="preserve">: The subsystem will </w:t>
      </w:r>
      <w:r w:rsidR="00C60DFA">
        <w:rPr>
          <w:rFonts w:eastAsia="Times New Roman" w:cs="Times New Roman"/>
          <w:sz w:val="24"/>
        </w:rPr>
        <w:t>handle all the necessary logic</w:t>
      </w:r>
      <w:r w:rsidR="006F5444">
        <w:rPr>
          <w:rFonts w:eastAsia="Times New Roman" w:cs="Times New Roman"/>
          <w:sz w:val="24"/>
        </w:rPr>
        <w:t xml:space="preserve"> for the</w:t>
      </w:r>
      <w:r>
        <w:rPr>
          <w:rFonts w:eastAsia="Times New Roman" w:cs="Times New Roman"/>
          <w:sz w:val="24"/>
        </w:rPr>
        <w:t xml:space="preserve"> request of virtual machines</w:t>
      </w:r>
      <w:r w:rsidR="006F5444">
        <w:rPr>
          <w:rFonts w:eastAsia="Times New Roman" w:cs="Times New Roman"/>
          <w:sz w:val="24"/>
        </w:rPr>
        <w:t xml:space="preserve"> (creating virtual machine request, modifying virtual machine request, deleting virtual machine request, filtering virtual machine request, etc.)</w:t>
      </w:r>
      <w:r>
        <w:rPr>
          <w:rFonts w:eastAsia="Times New Roman" w:cs="Times New Roman"/>
          <w:sz w:val="24"/>
        </w:rPr>
        <w:t xml:space="preserve">. Allowing students to customize their virtual machines needs and giving to the head professor </w:t>
      </w:r>
      <w:r w:rsidR="00797DE4">
        <w:rPr>
          <w:rFonts w:eastAsia="Times New Roman" w:cs="Times New Roman"/>
          <w:sz w:val="24"/>
        </w:rPr>
        <w:t>the means to manage students’ virtual requests.</w:t>
      </w:r>
    </w:p>
    <w:p w:rsidR="00145FE7" w:rsidRDefault="00145FE7" w:rsidP="00A45259">
      <w:pPr>
        <w:spacing w:after="0" w:line="480" w:lineRule="auto"/>
        <w:ind w:left="720"/>
        <w:rPr>
          <w:rFonts w:eastAsia="Times New Roman" w:cs="Times New Roman"/>
          <w:sz w:val="24"/>
        </w:rPr>
      </w:pPr>
      <w:r>
        <w:rPr>
          <w:rFonts w:eastAsia="Times New Roman" w:cs="Times New Roman"/>
          <w:b/>
          <w:sz w:val="24"/>
        </w:rPr>
        <w:t>Matching Algorithm Subsystem:</w:t>
      </w:r>
      <w:r>
        <w:rPr>
          <w:rFonts w:eastAsia="Times New Roman" w:cs="Times New Roman"/>
          <w:sz w:val="24"/>
        </w:rPr>
        <w:t xml:space="preserve"> </w:t>
      </w:r>
      <w:r w:rsidR="008D6D05">
        <w:rPr>
          <w:rFonts w:eastAsia="Times New Roman" w:cs="Times New Roman"/>
          <w:sz w:val="24"/>
        </w:rPr>
        <w:t xml:space="preserve">This subsystem will facilitate the matching of students to projects by the head professor. It will function in a two-phase matchmaking system where the head professor’s very important projects are filled up first taking into account </w:t>
      </w:r>
      <w:r w:rsidR="008D6D05">
        <w:rPr>
          <w:rFonts w:eastAsia="Times New Roman" w:cs="Times New Roman"/>
          <w:sz w:val="24"/>
        </w:rPr>
        <w:lastRenderedPageBreak/>
        <w:t>student interest and the head professor’s interest, with greater emphasis on the latter’s influence. The second phase emphasizes the student’s interest in projects the head professor has little need to put emphasis on. These will be match via NRMP with customization with regards to focus on student interest only or compromise with project’s need for optimization.</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Login Subsystem:</w:t>
      </w:r>
      <w:r>
        <w:rPr>
          <w:rFonts w:eastAsia="Times New Roman" w:cs="Times New Roman"/>
          <w:sz w:val="24"/>
        </w:rPr>
        <w:t xml:space="preserve"> This subsystem will deal with all the logic involving the authentication of the users who use SPW. </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Projects Subsystem:</w:t>
      </w:r>
      <w:r>
        <w:rPr>
          <w:rFonts w:eastAsia="Times New Roman" w:cs="Times New Roman"/>
          <w:sz w:val="24"/>
        </w:rPr>
        <w:t xml:space="preserve"> This subsystem will deal with all the logic that required in relation to projects.</w:t>
      </w:r>
      <w:r w:rsidR="00FB02E2">
        <w:rPr>
          <w:rFonts w:eastAsia="Times New Roman" w:cs="Times New Roman"/>
          <w:sz w:val="24"/>
        </w:rPr>
        <w:t xml:space="preserve"> Such as proposing a project.</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User Management Subsystem:</w:t>
      </w:r>
      <w:r>
        <w:rPr>
          <w:rFonts w:eastAsia="Times New Roman" w:cs="Times New Roman"/>
          <w:sz w:val="24"/>
        </w:rPr>
        <w:t xml:space="preserve"> This subsystem will deal with user management by the head professors (adding, deleting users, acting as users, </w:t>
      </w:r>
      <w:proofErr w:type="spellStart"/>
      <w:r>
        <w:rPr>
          <w:rFonts w:eastAsia="Times New Roman" w:cs="Times New Roman"/>
          <w:sz w:val="24"/>
        </w:rPr>
        <w:t>etc</w:t>
      </w:r>
      <w:proofErr w:type="spellEnd"/>
      <w:r>
        <w:rPr>
          <w:rFonts w:eastAsia="Times New Roman" w:cs="Times New Roman"/>
          <w:sz w:val="24"/>
        </w:rPr>
        <w:t xml:space="preserve">). </w:t>
      </w:r>
      <w:r>
        <w:rPr>
          <w:rFonts w:ascii="Times New Roman" w:eastAsia="Times New Roman" w:hAnsi="Times New Roman" w:cs="Times New Roman"/>
          <w:sz w:val="24"/>
        </w:rPr>
        <w:t>Also includes functionality such as synchronizing with LinkedIn, changing passwords, functionality involving the changing of a user’s state essentially.</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Repository Subsystem:</w:t>
      </w:r>
      <w:r>
        <w:rPr>
          <w:rFonts w:eastAsia="Times New Roman" w:cs="Times New Roman"/>
          <w:sz w:val="24"/>
        </w:rPr>
        <w:t xml:space="preserve"> This subsystem will handle all the logic necessary to establish the project files repository functionality. </w:t>
      </w:r>
      <w:r w:rsidR="00FB02E2">
        <w:rPr>
          <w:rFonts w:eastAsia="Times New Roman" w:cs="Times New Roman"/>
          <w:sz w:val="24"/>
        </w:rPr>
        <w:t>Deals with file upload for projects and milestones (goal for project), allow team sharing, and allows the head professor to organize the structure of the repository.</w:t>
      </w:r>
      <w:r>
        <w:rPr>
          <w:rFonts w:eastAsia="Times New Roman" w:cs="Times New Roman"/>
          <w:sz w:val="24"/>
        </w:rPr>
        <w:t xml:space="preserve"> </w:t>
      </w:r>
    </w:p>
    <w:p w:rsidR="00E43346" w:rsidRDefault="008D6D05" w:rsidP="00513A43">
      <w:pPr>
        <w:spacing w:after="0" w:line="480" w:lineRule="auto"/>
        <w:ind w:left="720"/>
        <w:rPr>
          <w:rFonts w:eastAsia="Times New Roman" w:cs="Times New Roman"/>
          <w:sz w:val="24"/>
        </w:rPr>
      </w:pPr>
      <w:r>
        <w:rPr>
          <w:rFonts w:eastAsia="Times New Roman" w:cs="Times New Roman"/>
          <w:b/>
          <w:sz w:val="24"/>
        </w:rPr>
        <w:t>Rest API Subsystem:</w:t>
      </w:r>
      <w:r>
        <w:rPr>
          <w:rFonts w:eastAsia="Times New Roman" w:cs="Times New Roman"/>
          <w:sz w:val="24"/>
        </w:rPr>
        <w:t xml:space="preserve"> </w:t>
      </w:r>
      <w:r w:rsidR="00FB02E2">
        <w:rPr>
          <w:rFonts w:eastAsia="Times New Roman" w:cs="Times New Roman"/>
          <w:sz w:val="24"/>
        </w:rPr>
        <w:t>The SPW</w:t>
      </w:r>
      <w:r>
        <w:rPr>
          <w:rFonts w:eastAsia="Times New Roman" w:cs="Times New Roman"/>
          <w:sz w:val="24"/>
        </w:rPr>
        <w:t xml:space="preserve"> will be accessing an external API that is going to be developed as a RESTful service. In essence, this API will be used to verify that a student who wi</w:t>
      </w:r>
      <w:r w:rsidR="00FB02E2">
        <w:rPr>
          <w:rFonts w:eastAsia="Times New Roman" w:cs="Times New Roman"/>
          <w:sz w:val="24"/>
        </w:rPr>
        <w:t>shes to register with the SPW</w:t>
      </w:r>
      <w:r>
        <w:rPr>
          <w:rFonts w:eastAsia="Times New Roman" w:cs="Times New Roman"/>
          <w:sz w:val="24"/>
        </w:rPr>
        <w:t xml:space="preserve"> is indeed a student that is currently enrolled in the Senior Project course. The API was developed as part of the SPWv.2 project and only allows students that are currently enrolled in the senior project course to login as </w:t>
      </w:r>
      <w:r>
        <w:rPr>
          <w:rFonts w:eastAsia="Times New Roman" w:cs="Times New Roman"/>
          <w:sz w:val="24"/>
        </w:rPr>
        <w:lastRenderedPageBreak/>
        <w:t>students. Without this API, any student with an FIU email account would be allowed access to the system. It is important to note that other services (developed by other senior project teams) will also access this API in order to conduct validation of their student users.</w:t>
      </w:r>
      <w:r w:rsidR="00FB02E2">
        <w:rPr>
          <w:rFonts w:eastAsia="Times New Roman" w:cs="Times New Roman"/>
          <w:sz w:val="24"/>
        </w:rPr>
        <w:t xml:space="preserve"> Of note Jonathan Santiago of the Collaborative Platform team of Summer 2014 did work on this subsystem</w:t>
      </w:r>
      <w:r w:rsidR="006E3212">
        <w:rPr>
          <w:rFonts w:eastAsia="Times New Roman" w:cs="Times New Roman"/>
          <w:sz w:val="24"/>
        </w:rPr>
        <w:t xml:space="preserve"> for SPWv.4</w:t>
      </w:r>
      <w:r w:rsidR="00FB02E2">
        <w:rPr>
          <w:rFonts w:eastAsia="Times New Roman" w:cs="Times New Roman"/>
          <w:sz w:val="24"/>
        </w:rPr>
        <w:t xml:space="preserve"> as it was broken and not functional.</w:t>
      </w:r>
    </w:p>
    <w:p w:rsidR="00D30BD0" w:rsidRDefault="00D30BD0" w:rsidP="00513A43">
      <w:pPr>
        <w:spacing w:after="0" w:line="480" w:lineRule="auto"/>
        <w:ind w:left="720"/>
        <w:rPr>
          <w:rFonts w:eastAsia="Times New Roman" w:cs="Times New Roman"/>
          <w:sz w:val="24"/>
        </w:rPr>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2" w:name="_Toc393972316"/>
      <w:r>
        <w:rPr>
          <w:noProof/>
        </w:rPr>
        <mc:AlternateContent>
          <mc:Choice Requires="wps">
            <w:drawing>
              <wp:anchor distT="0" distB="0" distL="114300" distR="114300" simplePos="0" relativeHeight="25163468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44E1D04" id="Straight Connector 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M7RY3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Hardware and Software Mapping</w:t>
      </w:r>
      <w:bookmarkEnd w:id="62"/>
    </w:p>
    <w:p w:rsidR="006E3212" w:rsidRDefault="006E3212" w:rsidP="006E3212">
      <w:pPr>
        <w:spacing w:after="0" w:line="480" w:lineRule="auto"/>
        <w:ind w:left="720"/>
        <w:rPr>
          <w:rFonts w:eastAsia="Times New Roman" w:cs="Times New Roman"/>
          <w:color w:val="000000"/>
          <w:sz w:val="6"/>
          <w:szCs w:val="6"/>
        </w:rPr>
      </w:pPr>
    </w:p>
    <w:p w:rsidR="006E3212" w:rsidRDefault="00D30BD0" w:rsidP="00513A43">
      <w:pPr>
        <w:spacing w:after="0" w:line="480" w:lineRule="auto"/>
        <w:ind w:left="720"/>
      </w:pPr>
      <w:r>
        <w:t>This aspect for SPWv.5</w:t>
      </w:r>
      <w:r w:rsidR="006E3212">
        <w:t xml:space="preserve"> is largely unchange</w:t>
      </w:r>
      <w:r>
        <w:t>d from the description of SPWv.4</w:t>
      </w:r>
      <w:r w:rsidR="006E3212">
        <w:t xml:space="preserve"> in their design document. The hardware and soft</w:t>
      </w:r>
      <w:r w:rsidR="00333941">
        <w:t>ware are</w:t>
      </w:r>
      <w:r>
        <w:t xml:space="preserve"> essentially based on three</w:t>
      </w:r>
      <w:r w:rsidR="00AE1C78">
        <w:t xml:space="preserve"> architectural patterns</w:t>
      </w:r>
      <w:r w:rsidR="00D64831">
        <w:t xml:space="preserve">. In a </w:t>
      </w:r>
      <w:r w:rsidR="006E3212">
        <w:t>commonplace client-server architecture</w:t>
      </w:r>
      <w:r w:rsidR="00333941">
        <w:t>, the client use</w:t>
      </w:r>
      <w:r w:rsidR="006E3212">
        <w:t xml:space="preserve">s a web browser to access the server </w:t>
      </w:r>
      <w:r w:rsidR="00333941">
        <w:t xml:space="preserve">running the SPW application. This application </w:t>
      </w:r>
      <w:r w:rsidR="00D64831">
        <w:t xml:space="preserve">interacts with a MySQL server for database needs and </w:t>
      </w:r>
      <w:r w:rsidR="00333941">
        <w:t>runs</w:t>
      </w:r>
      <w:r w:rsidR="006E3212">
        <w:t xml:space="preserve"> under an Apache Tomcat server.</w:t>
      </w:r>
    </w:p>
    <w:p w:rsidR="006E3212" w:rsidRDefault="006E3212" w:rsidP="00513A43">
      <w:pPr>
        <w:spacing w:after="0" w:line="480" w:lineRule="auto"/>
        <w:ind w:left="720"/>
      </w:pPr>
      <w:r>
        <w:t>Additionally the server will run an API to verify members in the SPW amongst other projects in the senior project class. Below is a display of this from SPWv.3 design document.</w:t>
      </w:r>
    </w:p>
    <w:p w:rsidR="006E3212" w:rsidRDefault="006E3212" w:rsidP="00513A43">
      <w:pPr>
        <w:spacing w:after="0" w:line="480" w:lineRule="auto"/>
        <w:ind w:left="720"/>
      </w:pPr>
      <w:r>
        <w:rPr>
          <w:noProof/>
        </w:rPr>
        <w:lastRenderedPageBreak/>
        <w:drawing>
          <wp:inline distT="0" distB="0" distL="0" distR="0" wp14:anchorId="5F87333D" wp14:editId="60C5952F">
            <wp:extent cx="5943600" cy="324040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rsidR="00D30BD0" w:rsidRDefault="00D30BD0" w:rsidP="00513A43">
      <w:pPr>
        <w:spacing w:after="0" w:line="480" w:lineRule="auto"/>
        <w:ind w:left="720"/>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3" w:name="_Toc393972317"/>
      <w:r>
        <w:rPr>
          <w:noProof/>
        </w:rPr>
        <mc:AlternateContent>
          <mc:Choice Requires="wps">
            <w:drawing>
              <wp:anchor distT="0" distB="0" distL="114300" distR="114300" simplePos="0" relativeHeight="251635712" behindDoc="0" locked="0" layoutInCell="1" allowOverlap="1" wp14:anchorId="1582F224" wp14:editId="5B900BC5">
                <wp:simplePos x="0" y="0"/>
                <wp:positionH relativeFrom="column">
                  <wp:posOffset>451485</wp:posOffset>
                </wp:positionH>
                <wp:positionV relativeFrom="paragraph">
                  <wp:posOffset>234315</wp:posOffset>
                </wp:positionV>
                <wp:extent cx="5359400" cy="0"/>
                <wp:effectExtent l="0" t="0" r="12700" b="19050"/>
                <wp:wrapNone/>
                <wp:docPr id="71" name="Straight Connector 7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38CAF7F" id="Straight Connector 7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CxbuFH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Persistent Data Management</w:t>
      </w:r>
      <w:bookmarkEnd w:id="63"/>
    </w:p>
    <w:p w:rsidR="00D30BD0" w:rsidRDefault="00D30BD0" w:rsidP="00D30BD0">
      <w:pPr>
        <w:spacing w:after="0" w:line="480" w:lineRule="auto"/>
        <w:ind w:left="720"/>
      </w:pPr>
      <w:r>
        <w:t>The persistent data did change from SPWv.4</w:t>
      </w:r>
      <w:r w:rsidR="006E3212">
        <w:t xml:space="preserve"> </w:t>
      </w:r>
      <w:r>
        <w:t>to SPWv.5</w:t>
      </w:r>
      <w:r w:rsidR="007D2709">
        <w:t xml:space="preserve">. </w:t>
      </w:r>
      <w:r w:rsidR="00521B85">
        <w:t>T</w:t>
      </w:r>
      <w:r>
        <w:t>hree new tables were added into the system, the rest of the tables were kept as from previous version SPWv.4.</w:t>
      </w:r>
    </w:p>
    <w:p w:rsidR="00065760" w:rsidRDefault="00065760" w:rsidP="00065760">
      <w:pPr>
        <w:spacing w:after="0" w:line="480" w:lineRule="auto"/>
        <w:ind w:left="720"/>
        <w:rPr>
          <w:b/>
        </w:rPr>
      </w:pPr>
      <w:r>
        <w:rPr>
          <w:b/>
        </w:rPr>
        <w:t>Data Dictionary for SPW (from SPWv.4 design document):</w:t>
      </w:r>
    </w:p>
    <w:p w:rsidR="00D30BD0" w:rsidRDefault="00D30BD0" w:rsidP="00D30BD0">
      <w:pPr>
        <w:spacing w:after="0" w:line="480" w:lineRule="auto"/>
        <w:ind w:left="720"/>
      </w:pPr>
      <w:r>
        <w:rPr>
          <w:noProof/>
        </w:rPr>
        <w:drawing>
          <wp:anchor distT="0" distB="0" distL="114300" distR="114300" simplePos="0" relativeHeight="251642880" behindDoc="0" locked="0" layoutInCell="1" allowOverlap="1" wp14:anchorId="30BB909E" wp14:editId="26A7BC7D">
            <wp:simplePos x="0" y="0"/>
            <wp:positionH relativeFrom="column">
              <wp:posOffset>-523875</wp:posOffset>
            </wp:positionH>
            <wp:positionV relativeFrom="paragraph">
              <wp:posOffset>678180</wp:posOffset>
            </wp:positionV>
            <wp:extent cx="6981825" cy="1562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1825" cy="15621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0A4036" w:rsidP="00D30BD0">
      <w:pPr>
        <w:spacing w:after="0" w:line="480" w:lineRule="auto"/>
        <w:ind w:left="720"/>
      </w:pPr>
      <w:r>
        <w:rPr>
          <w:noProof/>
        </w:rPr>
        <w:lastRenderedPageBreak/>
        <w:drawing>
          <wp:anchor distT="0" distB="0" distL="114300" distR="114300" simplePos="0" relativeHeight="251644928" behindDoc="0" locked="0" layoutInCell="1" allowOverlap="1" wp14:anchorId="3A6B558F" wp14:editId="42BE26B1">
            <wp:simplePos x="0" y="0"/>
            <wp:positionH relativeFrom="column">
              <wp:posOffset>-514350</wp:posOffset>
            </wp:positionH>
            <wp:positionV relativeFrom="paragraph">
              <wp:posOffset>470535</wp:posOffset>
            </wp:positionV>
            <wp:extent cx="6962775" cy="136207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2775" cy="1362075"/>
                    </a:xfrm>
                    <a:prstGeom prst="rect">
                      <a:avLst/>
                    </a:prstGeom>
                  </pic:spPr>
                </pic:pic>
              </a:graphicData>
            </a:graphic>
            <wp14:sizeRelH relativeFrom="margin">
              <wp14:pctWidth>0</wp14:pctWidth>
            </wp14:sizeRelH>
            <wp14:sizeRelV relativeFrom="margin">
              <wp14:pctHeight>0</wp14:pctHeight>
            </wp14:sizeRelV>
          </wp:anchor>
        </w:drawing>
      </w:r>
      <w:r w:rsidR="00D30BD0">
        <w:rPr>
          <w:noProof/>
        </w:rPr>
        <w:drawing>
          <wp:anchor distT="0" distB="0" distL="114300" distR="114300" simplePos="0" relativeHeight="251662336" behindDoc="0" locked="0" layoutInCell="1" allowOverlap="1" wp14:anchorId="5256F9D5" wp14:editId="6DBB3BF1">
            <wp:simplePos x="0" y="0"/>
            <wp:positionH relativeFrom="column">
              <wp:posOffset>-514350</wp:posOffset>
            </wp:positionH>
            <wp:positionV relativeFrom="paragraph">
              <wp:posOffset>2241550</wp:posOffset>
            </wp:positionV>
            <wp:extent cx="6972300" cy="19050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72300" cy="19050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7D2709" w:rsidRDefault="007D2709" w:rsidP="007D2709">
      <w:pPr>
        <w:spacing w:after="0" w:line="360" w:lineRule="auto"/>
        <w:ind w:left="-1152"/>
        <w:jc w:val="center"/>
      </w:pPr>
      <w:r>
        <w:rPr>
          <w:noProof/>
        </w:rPr>
        <w:lastRenderedPageBreak/>
        <w:drawing>
          <wp:inline distT="0" distB="0" distL="0" distR="0">
            <wp:extent cx="7392670" cy="3562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92670" cy="356298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409815" cy="15786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9815" cy="1578610"/>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0618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4415" cy="206184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75525" cy="143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5525" cy="143192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7260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4415" cy="272605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lastRenderedPageBreak/>
        <w:drawing>
          <wp:inline distT="0" distB="0" distL="0" distR="0">
            <wp:extent cx="7401560" cy="21996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01560" cy="2199640"/>
                    </a:xfrm>
                    <a:prstGeom prst="rect">
                      <a:avLst/>
                    </a:prstGeom>
                    <a:noFill/>
                    <a:ln>
                      <a:noFill/>
                    </a:ln>
                  </pic:spPr>
                </pic:pic>
              </a:graphicData>
            </a:graphic>
          </wp:inline>
        </w:drawing>
      </w:r>
      <w:r>
        <w:rPr>
          <w:noProof/>
        </w:rPr>
        <w:drawing>
          <wp:inline distT="0" distB="0" distL="0" distR="0">
            <wp:extent cx="7392670"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2670" cy="1483995"/>
                    </a:xfrm>
                    <a:prstGeom prst="rect">
                      <a:avLst/>
                    </a:prstGeom>
                    <a:noFill/>
                    <a:ln>
                      <a:noFill/>
                    </a:ln>
                  </pic:spPr>
                </pic:pic>
              </a:graphicData>
            </a:graphic>
          </wp:inline>
        </w:drawing>
      </w:r>
      <w:r>
        <w:rPr>
          <w:noProof/>
        </w:rPr>
        <w:drawing>
          <wp:inline distT="0" distB="0" distL="0" distR="0">
            <wp:extent cx="743585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5850" cy="1285240"/>
                    </a:xfrm>
                    <a:prstGeom prst="rect">
                      <a:avLst/>
                    </a:prstGeom>
                    <a:noFill/>
                    <a:ln>
                      <a:noFill/>
                    </a:ln>
                  </pic:spPr>
                </pic:pic>
              </a:graphicData>
            </a:graphic>
          </wp:inline>
        </w:drawing>
      </w:r>
      <w:r>
        <w:rPr>
          <w:noProof/>
        </w:rPr>
        <w:drawing>
          <wp:inline distT="0" distB="0" distL="0" distR="0">
            <wp:extent cx="7427595" cy="15614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7595" cy="1561465"/>
                    </a:xfrm>
                    <a:prstGeom prst="rect">
                      <a:avLst/>
                    </a:prstGeom>
                    <a:noFill/>
                    <a:ln>
                      <a:noFill/>
                    </a:ln>
                  </pic:spPr>
                </pic:pic>
              </a:graphicData>
            </a:graphic>
          </wp:inline>
        </w:drawing>
      </w:r>
      <w:r>
        <w:rPr>
          <w:noProof/>
        </w:rPr>
        <w:lastRenderedPageBreak/>
        <w:drawing>
          <wp:inline distT="0" distB="0" distL="0" distR="0">
            <wp:extent cx="741870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8705" cy="1828800"/>
                    </a:xfrm>
                    <a:prstGeom prst="rect">
                      <a:avLst/>
                    </a:prstGeom>
                    <a:noFill/>
                    <a:ln>
                      <a:noFill/>
                    </a:ln>
                  </pic:spPr>
                </pic:pic>
              </a:graphicData>
            </a:graphic>
          </wp:inline>
        </w:drawing>
      </w:r>
      <w:r>
        <w:rPr>
          <w:noProof/>
        </w:rPr>
        <w:drawing>
          <wp:inline distT="0" distB="0" distL="0" distR="0">
            <wp:extent cx="7427595" cy="1915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7595" cy="1915160"/>
                    </a:xfrm>
                    <a:prstGeom prst="rect">
                      <a:avLst/>
                    </a:prstGeom>
                    <a:noFill/>
                    <a:ln>
                      <a:noFill/>
                    </a:ln>
                  </pic:spPr>
                </pic:pic>
              </a:graphicData>
            </a:graphic>
          </wp:inline>
        </w:drawing>
      </w:r>
    </w:p>
    <w:p w:rsidR="007D2709" w:rsidRDefault="007D2709" w:rsidP="007D2709">
      <w:pPr>
        <w:spacing w:after="0" w:line="360" w:lineRule="auto"/>
        <w:ind w:left="-540"/>
        <w:jc w:val="center"/>
      </w:pPr>
      <w:r>
        <w:rPr>
          <w:noProof/>
        </w:rPr>
        <w:drawing>
          <wp:inline distT="0" distB="0" distL="0" distR="0">
            <wp:extent cx="59436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rsidR="003110C4" w:rsidRDefault="007D2709" w:rsidP="003110C4">
      <w:pPr>
        <w:spacing w:after="0" w:line="480" w:lineRule="auto"/>
        <w:ind w:left="-450"/>
        <w:rPr>
          <w:sz w:val="24"/>
        </w:rPr>
      </w:pPr>
      <w:r>
        <w:rPr>
          <w:b/>
        </w:rPr>
        <w:br w:type="page"/>
      </w:r>
      <w:r w:rsidR="005D0A79" w:rsidRPr="008E3ED3">
        <w:rPr>
          <w:rFonts w:eastAsia="Times New Roman" w:cs="Times New Roman"/>
          <w:noProof/>
          <w:sz w:val="24"/>
        </w:rPr>
        <w:lastRenderedPageBreak/>
        <w:drawing>
          <wp:inline distT="0" distB="0" distL="0" distR="0" wp14:anchorId="60073262" wp14:editId="0F24CCD8">
            <wp:extent cx="5943600" cy="7389495"/>
            <wp:effectExtent l="0" t="0" r="0" b="1905"/>
            <wp:docPr id="57" name="Picture 57" descr="C:\Users\yamel\Dropbox\CIS4911\documents\final doc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documents\final docs\d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389495"/>
                    </a:xfrm>
                    <a:prstGeom prst="rect">
                      <a:avLst/>
                    </a:prstGeom>
                    <a:noFill/>
                    <a:ln>
                      <a:noFill/>
                    </a:ln>
                  </pic:spPr>
                </pic:pic>
              </a:graphicData>
            </a:graphic>
          </wp:inline>
        </w:drawing>
      </w:r>
    </w:p>
    <w:p w:rsidR="003110C4" w:rsidRDefault="003110C4" w:rsidP="003110C4">
      <w:pPr>
        <w:spacing w:after="0" w:line="360" w:lineRule="auto"/>
        <w:jc w:val="center"/>
      </w:pPr>
      <w:r>
        <w:rPr>
          <w:rFonts w:eastAsia="Times New Roman" w:cs="Times New Roman"/>
          <w:sz w:val="24"/>
        </w:rPr>
        <w:t>Entity-Relationship Diagram for Model Subsystem</w:t>
      </w:r>
    </w:p>
    <w:p w:rsidR="007D2709" w:rsidRDefault="007D2709">
      <w:pPr>
        <w:spacing w:after="200" w:line="276" w:lineRule="auto"/>
        <w:jc w:val="left"/>
        <w:rPr>
          <w:b/>
        </w:rPr>
      </w:pPr>
    </w:p>
    <w:p w:rsidR="007D2709" w:rsidRDefault="007D2709" w:rsidP="007D2709">
      <w:pPr>
        <w:numPr>
          <w:ilvl w:val="1"/>
          <w:numId w:val="2"/>
        </w:numPr>
        <w:spacing w:after="0" w:line="360" w:lineRule="auto"/>
        <w:outlineLvl w:val="1"/>
        <w:rPr>
          <w:rFonts w:eastAsia="Times New Roman" w:cs="Times New Roman"/>
          <w:b/>
          <w:spacing w:val="20"/>
          <w:sz w:val="28"/>
        </w:rPr>
      </w:pPr>
      <w:bookmarkStart w:id="64" w:name="_Toc393972318"/>
      <w:r>
        <w:rPr>
          <w:noProof/>
        </w:rPr>
        <w:lastRenderedPageBreak/>
        <mc:AlternateContent>
          <mc:Choice Requires="wps">
            <w:drawing>
              <wp:anchor distT="0" distB="0" distL="114300" distR="114300" simplePos="0" relativeHeight="251649536" behindDoc="0" locked="0" layoutInCell="1" allowOverlap="1" wp14:anchorId="469B02B2" wp14:editId="43C34E5D">
                <wp:simplePos x="0" y="0"/>
                <wp:positionH relativeFrom="column">
                  <wp:posOffset>451485</wp:posOffset>
                </wp:positionH>
                <wp:positionV relativeFrom="paragraph">
                  <wp:posOffset>234315</wp:posOffset>
                </wp:positionV>
                <wp:extent cx="5359400" cy="0"/>
                <wp:effectExtent l="0" t="0" r="12700" b="19050"/>
                <wp:wrapNone/>
                <wp:docPr id="73" name="Straight Connector 7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223E427" id="Straight Connector 73"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LOdMzP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Security/Privacy</w:t>
      </w:r>
      <w:bookmarkEnd w:id="64"/>
    </w:p>
    <w:p w:rsidR="007D2709" w:rsidRDefault="007D2709" w:rsidP="007D2709">
      <w:pPr>
        <w:spacing w:after="0" w:line="240" w:lineRule="auto"/>
        <w:rPr>
          <w:rFonts w:eastAsia="Calibri" w:cs="Calibri"/>
          <w:color w:val="000000"/>
        </w:rPr>
      </w:pPr>
    </w:p>
    <w:p w:rsidR="007D2709" w:rsidRDefault="007D2709" w:rsidP="007D2709">
      <w:pPr>
        <w:spacing w:after="0" w:line="360" w:lineRule="auto"/>
        <w:ind w:left="720"/>
        <w:rPr>
          <w:rFonts w:eastAsia="Times New Roman" w:cs="Times New Roman"/>
          <w:sz w:val="24"/>
        </w:rPr>
      </w:pPr>
      <w:r>
        <w:rPr>
          <w:rFonts w:eastAsia="Times New Roman" w:cs="Times New Roman"/>
          <w:sz w:val="24"/>
        </w:rPr>
        <w:t>No changes to any of the fo</w:t>
      </w:r>
      <w:r w:rsidR="005D0A79">
        <w:rPr>
          <w:rFonts w:eastAsia="Times New Roman" w:cs="Times New Roman"/>
          <w:sz w:val="24"/>
        </w:rPr>
        <w:t>llowing occurs going from SPWv.4 to SPWv.5</w:t>
      </w:r>
      <w:r>
        <w:rPr>
          <w:rFonts w:eastAsia="Times New Roman" w:cs="Times New Roman"/>
          <w:sz w:val="24"/>
        </w:rPr>
        <w:t>. The following inf</w:t>
      </w:r>
      <w:r w:rsidR="005D0A79">
        <w:rPr>
          <w:rFonts w:eastAsia="Times New Roman" w:cs="Times New Roman"/>
          <w:sz w:val="24"/>
        </w:rPr>
        <w:t>ormation is entirely from SPWv.4</w:t>
      </w:r>
      <w:r>
        <w:rPr>
          <w:rFonts w:eastAsia="Times New Roman" w:cs="Times New Roman"/>
          <w:sz w:val="24"/>
        </w:rPr>
        <w:t xml:space="preserve"> design document. </w:t>
      </w:r>
    </w:p>
    <w:p w:rsidR="007D2709" w:rsidRDefault="007D2709" w:rsidP="007D2709">
      <w:pPr>
        <w:spacing w:after="0" w:line="360" w:lineRule="auto"/>
        <w:ind w:left="720"/>
      </w:pPr>
      <w:r>
        <w:rPr>
          <w:rFonts w:eastAsia="Times New Roman" w:cs="Times New Roman"/>
          <w:sz w:val="24"/>
        </w:rPr>
        <w:t>SQL Injection</w:t>
      </w:r>
    </w:p>
    <w:p w:rsidR="007D2709" w:rsidRDefault="007D2709" w:rsidP="007D2709">
      <w:pPr>
        <w:spacing w:after="0" w:line="360" w:lineRule="auto"/>
        <w:ind w:left="1440"/>
      </w:pPr>
      <w:r>
        <w:rPr>
          <w:rFonts w:eastAsia="Times New Roman" w:cs="Times New Roman"/>
          <w:sz w:val="24"/>
        </w:rPr>
        <w:t xml:space="preserve">System takes care of avoiding SQL injection attacks by using the Active Record class from the Code Igniter framework for all interaction with SPW Website, which produces safer queries since the values are escaped automatically by the system.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URI Security</w:t>
      </w:r>
    </w:p>
    <w:p w:rsidR="007D2709" w:rsidRDefault="007D2709" w:rsidP="007D2709">
      <w:pPr>
        <w:spacing w:after="0" w:line="360" w:lineRule="auto"/>
        <w:ind w:left="1440"/>
        <w:rPr>
          <w:rFonts w:eastAsia="Times New Roman" w:cs="Times New Roman"/>
          <w:sz w:val="24"/>
        </w:rPr>
      </w:pPr>
      <w:r>
        <w:rPr>
          <w:rFonts w:eastAsia="Times New Roman" w:cs="Times New Roman"/>
          <w:sz w:val="24"/>
        </w:rPr>
        <w:t xml:space="preserve">Malicious data can be passed to the application via the URI strings. This is prevented in our system by the use of the Code Igniter framework which is fairly restrictive regarding which characters it allows in the URI strings. </w:t>
      </w:r>
    </w:p>
    <w:p w:rsidR="007D2709" w:rsidRDefault="007D2709" w:rsidP="007D2709">
      <w:pPr>
        <w:spacing w:after="0" w:line="360" w:lineRule="auto"/>
        <w:ind w:left="1440"/>
        <w:rPr>
          <w:rFonts w:eastAsia="Calibri" w:cs="Calibri"/>
        </w:rPr>
      </w:pPr>
    </w:p>
    <w:p w:rsidR="007D2709" w:rsidRDefault="007D2709" w:rsidP="007D2709">
      <w:pPr>
        <w:spacing w:after="0" w:line="360" w:lineRule="auto"/>
        <w:ind w:left="720"/>
      </w:pPr>
      <w:r>
        <w:rPr>
          <w:rFonts w:eastAsia="Times New Roman" w:cs="Times New Roman"/>
          <w:sz w:val="24"/>
        </w:rPr>
        <w:t>Cross-site scripting (XSS)</w:t>
      </w:r>
    </w:p>
    <w:p w:rsidR="007D2709" w:rsidRDefault="007D2709" w:rsidP="007D2709">
      <w:pPr>
        <w:spacing w:after="0" w:line="360" w:lineRule="auto"/>
        <w:ind w:left="1440"/>
      </w:pPr>
      <w:r>
        <w:rPr>
          <w:rFonts w:eastAsia="Times New Roman" w:cs="Times New Roman"/>
          <w:sz w:val="24"/>
        </w:rPr>
        <w:t xml:space="preserve">Cross scripting is also prevented by the use of the Code Igniter Cross Site Scripting Hack prevention filter which has been configured to run automatically to filter all POST and COOKIE data that is encountered.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Cross-site request forgery (CSRF)</w:t>
      </w:r>
    </w:p>
    <w:p w:rsidR="007D2709" w:rsidRDefault="007D2709" w:rsidP="007D2709">
      <w:pPr>
        <w:spacing w:after="0" w:line="360" w:lineRule="auto"/>
        <w:ind w:left="1440"/>
      </w:pPr>
      <w:r>
        <w:rPr>
          <w:rFonts w:eastAsia="Times New Roman" w:cs="Times New Roman"/>
          <w:sz w:val="24"/>
        </w:rPr>
        <w:t xml:space="preserve">Cross site forgery has been also addressed by enabling the CSRF protection on Code Igniter, which turns on a complicated algorithm that allow SPW website to know if the data it receives actually comes from a form on this website, avoiding with it this type of attacks.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Session Encryption</w:t>
      </w:r>
    </w:p>
    <w:p w:rsidR="007D2709" w:rsidRDefault="007D2709" w:rsidP="00DA348B">
      <w:pPr>
        <w:spacing w:after="0" w:line="360" w:lineRule="auto"/>
        <w:ind w:left="1440"/>
        <w:rPr>
          <w:rFonts w:eastAsia="Times New Roman" w:cs="Times New Roman"/>
          <w:sz w:val="24"/>
        </w:rPr>
      </w:pPr>
      <w:r>
        <w:rPr>
          <w:rFonts w:eastAsia="Times New Roman" w:cs="Times New Roman"/>
          <w:sz w:val="24"/>
        </w:rPr>
        <w:t xml:space="preserve">SPW uses the Code Igniter Session class to manage user session information, which is stored as serialized and encrypted in a cookie. </w:t>
      </w:r>
      <w:r>
        <w:rPr>
          <w:rFonts w:eastAsia="Times New Roman" w:cs="Times New Roman"/>
          <w:sz w:val="24"/>
        </w:rPr>
        <w:br w:type="page"/>
      </w:r>
    </w:p>
    <w:p w:rsidR="007D2709" w:rsidRDefault="007D2709" w:rsidP="007D2709">
      <w:pPr>
        <w:spacing w:after="0" w:line="360" w:lineRule="auto"/>
        <w:ind w:left="720"/>
        <w:rPr>
          <w:rFonts w:eastAsia="Calibri" w:cs="Calibri"/>
        </w:rPr>
      </w:pPr>
      <w:r>
        <w:rPr>
          <w:rFonts w:eastAsia="Times New Roman" w:cs="Times New Roman"/>
          <w:sz w:val="24"/>
        </w:rPr>
        <w:lastRenderedPageBreak/>
        <w:t>One-Way password encryption</w:t>
      </w:r>
    </w:p>
    <w:p w:rsidR="007D2709" w:rsidRDefault="007D2709" w:rsidP="007D2709">
      <w:pPr>
        <w:spacing w:after="0" w:line="360" w:lineRule="auto"/>
        <w:ind w:left="1440"/>
      </w:pPr>
      <w:r>
        <w:rPr>
          <w:rFonts w:eastAsia="Times New Roman" w:cs="Times New Roman"/>
          <w:sz w:val="24"/>
        </w:rPr>
        <w:t xml:space="preserve">SHA-1 function is used to encrypt users’ passwords in database, which allow website to keep secured user’s password for the website and therefore all their profile information in the website. </w:t>
      </w:r>
    </w:p>
    <w:p w:rsidR="007D2709" w:rsidRDefault="007D2709" w:rsidP="007D2709">
      <w:pPr>
        <w:spacing w:after="0" w:line="360" w:lineRule="auto"/>
        <w:ind w:left="720"/>
      </w:pPr>
      <w:r>
        <w:rPr>
          <w:rFonts w:eastAsia="Times New Roman" w:cs="Times New Roman"/>
          <w:sz w:val="24"/>
        </w:rPr>
        <w:tab/>
        <w:t xml:space="preserve">  </w:t>
      </w:r>
    </w:p>
    <w:p w:rsidR="007D2709" w:rsidRDefault="007D2709" w:rsidP="007D2709">
      <w:pPr>
        <w:spacing w:after="0" w:line="360" w:lineRule="auto"/>
        <w:ind w:left="1440"/>
      </w:pPr>
      <w:r>
        <w:rPr>
          <w:rFonts w:eastAsia="Times New Roman" w:cs="Times New Roman"/>
          <w:sz w:val="24"/>
        </w:rPr>
        <w:t>The SHA-1 algorithm has two important properties that make of it the more secure algorithm website could use to secure user’s information. The first one is that is a one-way hashing algorithm, which makes impossible to revert back an encrypted output to the initial, plain-text input, and that any given input always maps to the same encrypted value. This ensures that the passwords stored on the server cannot be deciphered by anyone. This way, even if an attacker gains reading permission to the user table, it will do him no good.</w:t>
      </w:r>
    </w:p>
    <w:p w:rsidR="007D2709" w:rsidRDefault="007D2709" w:rsidP="007D2709">
      <w:pPr>
        <w:spacing w:after="0" w:line="360" w:lineRule="auto"/>
        <w:ind w:left="720"/>
      </w:pPr>
      <w:r>
        <w:rPr>
          <w:rFonts w:eastAsia="Times New Roman" w:cs="Times New Roman"/>
          <w:sz w:val="24"/>
        </w:rPr>
        <w:tab/>
      </w:r>
    </w:p>
    <w:p w:rsidR="00DA348B" w:rsidRDefault="007D2709" w:rsidP="007D2709">
      <w:pPr>
        <w:spacing w:after="0" w:line="360" w:lineRule="auto"/>
        <w:ind w:left="1440"/>
        <w:rPr>
          <w:rFonts w:eastAsia="Times New Roman" w:cs="Times New Roman"/>
          <w:sz w:val="24"/>
        </w:rPr>
      </w:pPr>
      <w:r>
        <w:rPr>
          <w:rFonts w:eastAsia="Times New Roman" w:cs="Times New Roman"/>
          <w:sz w:val="24"/>
        </w:rPr>
        <w:t>It is important to add that no unnecessary information is stored for a user and email addresses are only displayed to registered users.</w:t>
      </w:r>
    </w:p>
    <w:p w:rsidR="00DA348B" w:rsidRDefault="00DA348B">
      <w:pPr>
        <w:spacing w:after="200" w:line="276" w:lineRule="auto"/>
        <w:jc w:val="left"/>
        <w:rPr>
          <w:rFonts w:eastAsia="Times New Roman" w:cs="Times New Roman"/>
          <w:sz w:val="24"/>
        </w:rPr>
      </w:pPr>
      <w:r>
        <w:rPr>
          <w:rFonts w:eastAsia="Times New Roman" w:cs="Times New Roman"/>
          <w:sz w:val="24"/>
        </w:rPr>
        <w:br w:type="page"/>
      </w:r>
    </w:p>
    <w:p w:rsidR="001F2987" w:rsidRPr="001F2987" w:rsidRDefault="001F2987" w:rsidP="001F2987">
      <w:pPr>
        <w:pStyle w:val="H1"/>
        <w:rPr>
          <w:b w:val="0"/>
        </w:rPr>
      </w:pPr>
      <w:bookmarkStart w:id="65" w:name="_Toc393972319"/>
      <w:r>
        <w:rPr>
          <w:noProof/>
        </w:rPr>
        <w:lastRenderedPageBreak/>
        <mc:AlternateContent>
          <mc:Choice Requires="wpg">
            <w:drawing>
              <wp:anchor distT="0" distB="0" distL="114300" distR="114300" simplePos="0" relativeHeight="251651584" behindDoc="1" locked="0" layoutInCell="1" allowOverlap="1" wp14:anchorId="70523141" wp14:editId="1C388127">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79" name="Group 79"/>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F2987">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39" name="Straight Connector 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40" name="Picture 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523141" id="Group 79" o:spid="_x0000_s1038" style="position:absolute;left:0;text-align:left;margin-left:2.65pt;margin-top:-8.8pt;width:455.25pt;height:68.6pt;z-index:-251664896;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BQabVDbAQAAGQ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9"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3sMAA&#10;AADbAAAADwAAAGRycy9kb3ducmV2LnhtbERPTWvCQBC9F/wPywje6sZK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u3sMAAAADbAAAADwAAAAAAAAAAAAAAAACYAgAAZHJzL2Rvd25y&#10;ZXYueG1sUEsFBgAAAAAEAAQA9QAAAIUDAAAAAA==&#10;" stroked="f">
                  <v:textbox style="mso-fit-shape-to-text:t">
                    <w:txbxContent>
                      <w:p w:rsidR="00CB377A" w:rsidRDefault="00CB377A" w:rsidP="001F2987">
                        <w:pPr>
                          <w:rPr>
                            <w:rFonts w:ascii="Gabriola" w:hAnsi="Gabriola"/>
                            <w:i/>
                          </w:rPr>
                        </w:pPr>
                        <w:r>
                          <w:rPr>
                            <w:rFonts w:ascii="Gabriola" w:hAnsi="Gabriola"/>
                            <w:i/>
                          </w:rPr>
                          <w:t>Senior Project Website V5</w:t>
                        </w:r>
                      </w:p>
                    </w:txbxContent>
                  </v:textbox>
                </v:shape>
                <v:line id="Straight Connector 39" o:spid="_x0000_s1040"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Zt8QAAADbAAAADwAAAGRycy9kb3ducmV2LnhtbESPS4sCMRCE78L+h9AL3jSzCj5GoyyC&#10;oqdFXQRvzaTnoZPOMInO6K83C8Iei6r6ipovW1OKO9WusKzgqx+BIE6sLjhT8Htc9yYgnEfWWFom&#10;BQ9ysFx8dOYYa9vwnu4Hn4kAYRejgtz7KpbSJTkZdH1bEQcvtbVBH2SdSV1jE+CmlIMoGkmDBYeF&#10;HCta5ZRcDzejIHleTHMer9Kf9LGLjrfN6ZlONkp1P9vvGQhPrf8Pv9tbrWA4hb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xm3xAAAANsAAAAPAAAAAAAAAAAA&#10;AAAAAKECAABkcnMvZG93bnJldi54bWxQSwUGAAAAAAQABAD5AAAAkgMAAAAA&#10;" strokecolor="windowText" strokeweight="5.25pt">
                  <v:stroke linestyle="thickThin"/>
                </v:line>
                <v:shape id="Picture 40" o:spid="_x0000_s1041"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Ya9AAAA2wAAAA8AAABkcnMvZG93bnJldi54bWxET8sOwUAU3Uv8w+RKbIQpEZEyxCOEpbKx&#10;uzpX2+jcaTqD+nuzkFienPd82ZhSvKh2hWUFw0EEgji1uuBMweW8609BOI+ssbRMCj7kYLlot+YY&#10;a/vmE70Sn4kQwi5GBbn3VSylS3My6Aa2Ig7c3dYGfYB1JnWN7xBuSjmKook0WHBoyLGiTU7pI3ka&#10;BbbpXfz1c5zeRpNhtH2sbbp3Y6W6nWY1A+Gp8X/xz33QCsZhffgSfoBcfA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MPVhr0AAADbAAAADwAAAAAAAAAAAAAAAACfAgAAZHJz&#10;L2Rvd25yZXYueG1sUEsFBgAAAAAEAAQA9wAAAIkDAAAAAA==&#10;">
                  <v:imagedata r:id="rId10" o:title=""/>
                  <v:path arrowok="t"/>
                </v:shape>
                <w10:wrap type="tight"/>
              </v:group>
            </w:pict>
          </mc:Fallback>
        </mc:AlternateContent>
      </w:r>
      <w:r>
        <w:t>Detailed Design</w:t>
      </w:r>
      <w:bookmarkEnd w:id="65"/>
    </w:p>
    <w:p w:rsidR="001F2987" w:rsidRDefault="001F2987" w:rsidP="001F2987">
      <w:pPr>
        <w:spacing w:after="0" w:line="360" w:lineRule="auto"/>
        <w:rPr>
          <w:rFonts w:eastAsia="Times New Roman" w:cs="Times New Roman"/>
          <w:sz w:val="24"/>
          <w:szCs w:val="24"/>
        </w:rPr>
      </w:pPr>
    </w:p>
    <w:p w:rsidR="007D2709" w:rsidRDefault="001E49F3" w:rsidP="00A42523">
      <w:pPr>
        <w:spacing w:after="0" w:line="360" w:lineRule="auto"/>
        <w:rPr>
          <w:rFonts w:eastAsia="Times New Roman" w:cs="Times New Roman"/>
          <w:sz w:val="24"/>
        </w:rPr>
      </w:pPr>
      <w:r>
        <w:rPr>
          <w:rFonts w:eastAsia="Times New Roman" w:cs="Times New Roman"/>
          <w:sz w:val="24"/>
        </w:rPr>
        <w:t>These following sections cover on greater detail the</w:t>
      </w:r>
      <w:r w:rsidR="005D0A79">
        <w:rPr>
          <w:rFonts w:eastAsia="Times New Roman" w:cs="Times New Roman"/>
          <w:sz w:val="24"/>
        </w:rPr>
        <w:t xml:space="preserve"> subsystems described in</w:t>
      </w:r>
      <w:r w:rsidR="00DE7428">
        <w:rPr>
          <w:rFonts w:eastAsia="Times New Roman" w:cs="Times New Roman"/>
          <w:sz w:val="24"/>
        </w:rPr>
        <w:t xml:space="preserve"> section 2.</w:t>
      </w:r>
    </w:p>
    <w:p w:rsidR="00A42523" w:rsidRDefault="00A42523" w:rsidP="00A42523">
      <w:pPr>
        <w:spacing w:after="0" w:line="240" w:lineRule="auto"/>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1616" behindDoc="0" locked="0" layoutInCell="1" allowOverlap="1" wp14:anchorId="66A8685C" wp14:editId="65B88CFA">
                <wp:simplePos x="0" y="0"/>
                <wp:positionH relativeFrom="column">
                  <wp:posOffset>464185</wp:posOffset>
                </wp:positionH>
                <wp:positionV relativeFrom="paragraph">
                  <wp:posOffset>282575</wp:posOffset>
                </wp:positionV>
                <wp:extent cx="535876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6A1D9C5" id="Straight Connector 30"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lMeFMxQEAAHQDAAAOAAAAAAAAAAAA&#10;AAAAAC4CAABkcnMvZTJvRG9jLnhtbFBLAQItABQABgAIAAAAIQAzmVlf3gAAAAgBAAAPAAAAAAAA&#10;AAAAAAAAAB8EAABkcnMvZG93bnJldi54bWxQSwUGAAAAAAQABADzAAAAKgUAAAAA&#10;" strokecolor="windowText" strokeweight="1.25pt"/>
            </w:pict>
          </mc:Fallback>
        </mc:AlternateContent>
      </w:r>
      <w:r w:rsidRPr="00A42523">
        <w:rPr>
          <w:b/>
          <w:sz w:val="28"/>
          <w:szCs w:val="28"/>
        </w:rPr>
        <w:t>Overview</w:t>
      </w:r>
    </w:p>
    <w:p w:rsidR="005D0A79" w:rsidRPr="005D0A79" w:rsidRDefault="005D0A79" w:rsidP="005D0A79">
      <w:pPr>
        <w:spacing w:after="0" w:line="360" w:lineRule="auto"/>
        <w:ind w:left="720"/>
        <w:rPr>
          <w:rFonts w:eastAsia="Times New Roman" w:cs="Times New Roman"/>
          <w:sz w:val="24"/>
        </w:rPr>
      </w:pPr>
      <w:r w:rsidRPr="005D0A79">
        <w:rPr>
          <w:rFonts w:eastAsia="Times New Roman" w:cs="Times New Roman"/>
          <w:sz w:val="24"/>
        </w:rPr>
        <w:t>On this section the Virtual Machine subsystem will be featured with regards to its static and d</w:t>
      </w:r>
      <w:r w:rsidR="001E49F3">
        <w:rPr>
          <w:rFonts w:eastAsia="Times New Roman" w:cs="Times New Roman"/>
          <w:sz w:val="24"/>
        </w:rPr>
        <w:t>ynamic models of representation;</w:t>
      </w:r>
      <w:r w:rsidRPr="005D0A79">
        <w:rPr>
          <w:rFonts w:eastAsia="Times New Roman" w:cs="Times New Roman"/>
          <w:sz w:val="24"/>
        </w:rPr>
        <w:t xml:space="preserve"> the rest of the models remains the same. Prior document specifications will be added and mentioned as such.</w:t>
      </w:r>
    </w:p>
    <w:p w:rsidR="00A42523" w:rsidRDefault="00A42523" w:rsidP="00A42523">
      <w:pPr>
        <w:spacing w:after="0" w:line="360" w:lineRule="auto"/>
        <w:ind w:left="720"/>
        <w:rPr>
          <w:rFonts w:eastAsia="Times New Roman" w:cs="Times New Roman"/>
          <w:sz w:val="24"/>
        </w:rPr>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3664" behindDoc="0" locked="0" layoutInCell="1" allowOverlap="1" wp14:anchorId="58CE3263" wp14:editId="796FF66C">
                <wp:simplePos x="0" y="0"/>
                <wp:positionH relativeFrom="column">
                  <wp:posOffset>464185</wp:posOffset>
                </wp:positionH>
                <wp:positionV relativeFrom="paragraph">
                  <wp:posOffset>282575</wp:posOffset>
                </wp:positionV>
                <wp:extent cx="5358765" cy="0"/>
                <wp:effectExtent l="0" t="0" r="13335" b="19050"/>
                <wp:wrapNone/>
                <wp:docPr id="34" name="Straight Connector 3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0992D34" id="Straight Connector 3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bvPaJ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Static Model</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bookmarkStart w:id="66" w:name="_Toc393972320"/>
    </w:p>
    <w:p w:rsidR="00C42BE0" w:rsidRPr="00C26137" w:rsidRDefault="001E49F3"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A </w:t>
      </w:r>
      <w:r w:rsidR="00C42BE0">
        <w:rPr>
          <w:rFonts w:ascii="Calibri" w:eastAsia="Calibri" w:hAnsi="Calibri" w:cs="Calibri"/>
          <w:color w:val="000000"/>
          <w:sz w:val="24"/>
          <w:szCs w:val="24"/>
        </w:rPr>
        <w:t xml:space="preserve">new model </w:t>
      </w:r>
      <w:r>
        <w:rPr>
          <w:rFonts w:ascii="Calibri" w:eastAsia="Calibri" w:hAnsi="Calibri" w:cs="Calibri"/>
          <w:color w:val="000000"/>
          <w:sz w:val="24"/>
          <w:szCs w:val="24"/>
        </w:rPr>
        <w:t xml:space="preserve">and views was added to SPWv.5 which supports </w:t>
      </w:r>
      <w:r w:rsidR="00C42BE0">
        <w:rPr>
          <w:rFonts w:ascii="Calibri" w:eastAsia="Calibri" w:hAnsi="Calibri" w:cs="Calibri"/>
          <w:color w:val="000000"/>
          <w:sz w:val="24"/>
          <w:szCs w:val="24"/>
        </w:rPr>
        <w:t>the req</w:t>
      </w:r>
      <w:r>
        <w:rPr>
          <w:rFonts w:ascii="Calibri" w:eastAsia="Calibri" w:hAnsi="Calibri" w:cs="Calibri"/>
          <w:color w:val="000000"/>
          <w:sz w:val="24"/>
          <w:szCs w:val="24"/>
        </w:rPr>
        <w:t>uest of virtual machines and</w:t>
      </w:r>
      <w:r w:rsidR="00C42BE0">
        <w:rPr>
          <w:rFonts w:ascii="Calibri" w:eastAsia="Calibri" w:hAnsi="Calibri" w:cs="Calibri"/>
          <w:color w:val="000000"/>
          <w:sz w:val="24"/>
          <w:szCs w:val="24"/>
        </w:rPr>
        <w:t xml:space="preserve"> virtual</w:t>
      </w:r>
      <w:r>
        <w:rPr>
          <w:rFonts w:ascii="Calibri" w:eastAsia="Calibri" w:hAnsi="Calibri" w:cs="Calibri"/>
          <w:color w:val="000000"/>
          <w:sz w:val="24"/>
          <w:szCs w:val="24"/>
        </w:rPr>
        <w:t xml:space="preserve"> machine images to the system. T</w:t>
      </w:r>
      <w:r w:rsidR="00C42BE0">
        <w:rPr>
          <w:rFonts w:ascii="Calibri" w:eastAsia="Calibri" w:hAnsi="Calibri" w:cs="Calibri"/>
          <w:color w:val="000000"/>
          <w:sz w:val="24"/>
          <w:szCs w:val="24"/>
        </w:rPr>
        <w:t>he project controller</w:t>
      </w:r>
      <w:r>
        <w:rPr>
          <w:rFonts w:ascii="Calibri" w:eastAsia="Calibri" w:hAnsi="Calibri" w:cs="Calibri"/>
          <w:color w:val="000000"/>
          <w:sz w:val="24"/>
          <w:szCs w:val="24"/>
        </w:rPr>
        <w:t xml:space="preserve"> also</w:t>
      </w:r>
      <w:r w:rsidR="00C42BE0">
        <w:rPr>
          <w:rFonts w:ascii="Calibri" w:eastAsia="Calibri" w:hAnsi="Calibri" w:cs="Calibri"/>
          <w:color w:val="000000"/>
          <w:sz w:val="24"/>
          <w:szCs w:val="24"/>
        </w:rPr>
        <w:t xml:space="preserve"> had more methods added. </w:t>
      </w:r>
      <w:r w:rsidR="00C42BE0" w:rsidRPr="00C26137">
        <w:rPr>
          <w:rFonts w:ascii="Calibri" w:eastAsia="Calibri" w:hAnsi="Calibri" w:cs="Calibri"/>
          <w:color w:val="000000"/>
          <w:sz w:val="24"/>
          <w:szCs w:val="24"/>
        </w:rPr>
        <w:t xml:space="preserve"> What fo</w:t>
      </w:r>
      <w:r w:rsidR="00C42BE0">
        <w:rPr>
          <w:rFonts w:ascii="Calibri" w:eastAsia="Calibri" w:hAnsi="Calibri" w:cs="Calibri"/>
          <w:color w:val="000000"/>
          <w:sz w:val="24"/>
          <w:szCs w:val="24"/>
        </w:rPr>
        <w:t>llows is adapted from the SPWv.4</w:t>
      </w:r>
      <w:r w:rsidR="00C42BE0" w:rsidRPr="00C26137">
        <w:rPr>
          <w:rFonts w:ascii="Calibri" w:eastAsia="Calibri" w:hAnsi="Calibri" w:cs="Calibri"/>
          <w:color w:val="000000"/>
          <w:sz w:val="24"/>
          <w:szCs w:val="24"/>
        </w:rPr>
        <w:t xml:space="preserve"> design document and as before</w:t>
      </w:r>
      <w:r>
        <w:rPr>
          <w:rFonts w:ascii="Calibri" w:eastAsia="Calibri" w:hAnsi="Calibri" w:cs="Calibri"/>
          <w:color w:val="000000"/>
          <w:sz w:val="24"/>
          <w:szCs w:val="24"/>
        </w:rPr>
        <w:t>,</w:t>
      </w:r>
      <w:r w:rsidR="00C42BE0" w:rsidRPr="00C26137">
        <w:rPr>
          <w:rFonts w:ascii="Calibri" w:eastAsia="Calibri" w:hAnsi="Calibri" w:cs="Calibri"/>
          <w:color w:val="000000"/>
          <w:sz w:val="24"/>
          <w:szCs w:val="24"/>
        </w:rPr>
        <w:t xml:space="preserve"> version specific changes are at top of this section and noted as such.</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The existing system was built using the Code Igniter framework. The</w:t>
      </w:r>
      <w:r w:rsidR="005708B7">
        <w:rPr>
          <w:rFonts w:ascii="Calibri" w:eastAsia="Calibri" w:hAnsi="Calibri" w:cs="Calibri"/>
          <w:color w:val="000000"/>
          <w:sz w:val="24"/>
          <w:szCs w:val="24"/>
        </w:rPr>
        <w:t>se</w:t>
      </w:r>
      <w:r w:rsidRPr="00C26137">
        <w:rPr>
          <w:rFonts w:ascii="Calibri" w:eastAsia="Calibri" w:hAnsi="Calibri" w:cs="Calibri"/>
          <w:color w:val="000000"/>
          <w:sz w:val="24"/>
          <w:szCs w:val="24"/>
        </w:rPr>
        <w:t xml:space="preserve"> class diagrams display the influence of Code Igniter upon the structure of the model and controller subsystems. Each model and controller defined to be part of the system inherits from CI_Model and CI_Controller, respectively. The data that is defined to be part of the each model subsystem is stored in a relational database. An entity relationship diagram shows how the different entities (representative of models) are related to each other in the database schema. The class diagram for the SPW-Register API will also be provided </w:t>
      </w:r>
      <w:r w:rsidRPr="00C26137">
        <w:rPr>
          <w:rFonts w:ascii="Calibri" w:eastAsia="Calibri" w:hAnsi="Calibri" w:cs="Calibri"/>
          <w:color w:val="000000"/>
          <w:sz w:val="24"/>
          <w:szCs w:val="24"/>
        </w:rPr>
        <w:lastRenderedPageBreak/>
        <w:t xml:space="preserve">in this subsection. The view subsystem identifies the different views that are part of the system. </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SPW</w:t>
      </w:r>
      <w:r>
        <w:rPr>
          <w:rFonts w:ascii="Calibri" w:eastAsia="Calibri" w:hAnsi="Calibri" w:cs="Calibri"/>
          <w:color w:val="000000"/>
          <w:sz w:val="24"/>
          <w:szCs w:val="24"/>
        </w:rPr>
        <w:t xml:space="preserve"> </w:t>
      </w:r>
      <w:r w:rsidRPr="00C26137">
        <w:rPr>
          <w:rFonts w:ascii="Calibri" w:eastAsia="Calibri" w:hAnsi="Calibri" w:cs="Calibri"/>
          <w:color w:val="000000"/>
          <w:sz w:val="24"/>
          <w:szCs w:val="24"/>
        </w:rPr>
        <w:t xml:space="preserve">makes use of the Front Controller design pattern as it is embedded within Code Igniter. It is used to initialize the base resources needed to run the website.  If there are frequent users and they still have a cache file still existent, that cache file will be sent directly to the browser bypassing normal system execution and loading model, helpers, libraries and any other resources required to run the system. The behavior of this pattern is defined in the </w:t>
      </w:r>
      <w:proofErr w:type="spellStart"/>
      <w:r w:rsidRPr="00C26137">
        <w:rPr>
          <w:rFonts w:ascii="Calibri" w:eastAsia="Calibri" w:hAnsi="Calibri" w:cs="Calibri"/>
          <w:color w:val="000000"/>
          <w:sz w:val="24"/>
          <w:szCs w:val="24"/>
        </w:rPr>
        <w:t>index.php</w:t>
      </w:r>
      <w:proofErr w:type="spellEnd"/>
      <w:r w:rsidRPr="00C26137">
        <w:rPr>
          <w:rFonts w:ascii="Calibri" w:eastAsia="Calibri" w:hAnsi="Calibri" w:cs="Calibri"/>
          <w:color w:val="000000"/>
          <w:sz w:val="24"/>
          <w:szCs w:val="24"/>
        </w:rPr>
        <w:t xml:space="preserve"> from Code Igniter framework resources and will act as a main entrance to the webpage.</w:t>
      </w:r>
    </w:p>
    <w:p w:rsidR="00C42BE0"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 xml:space="preserve">The </w:t>
      </w:r>
      <w:r w:rsidRPr="00C26137">
        <w:rPr>
          <w:rFonts w:ascii="Calibri" w:eastAsia="Calibri" w:hAnsi="Calibri" w:cs="Calibri"/>
          <w:i/>
          <w:color w:val="000000"/>
          <w:sz w:val="24"/>
          <w:szCs w:val="24"/>
        </w:rPr>
        <w:t>Singleton design pattern</w:t>
      </w:r>
      <w:r w:rsidRPr="00C26137">
        <w:rPr>
          <w:rFonts w:ascii="Calibri" w:eastAsia="Calibri" w:hAnsi="Calibri" w:cs="Calibri"/>
          <w:color w:val="000000"/>
          <w:sz w:val="24"/>
          <w:szCs w:val="24"/>
        </w:rPr>
        <w:t xml:space="preserve"> is used to define the Term Deadline class. This class represents the available times for students to interact with the projects (propose, join, leave, </w:t>
      </w:r>
      <w:proofErr w:type="spellStart"/>
      <w:r w:rsidRPr="00C26137">
        <w:rPr>
          <w:rFonts w:ascii="Calibri" w:eastAsia="Calibri" w:hAnsi="Calibri" w:cs="Calibri"/>
          <w:color w:val="000000"/>
          <w:sz w:val="24"/>
          <w:szCs w:val="24"/>
        </w:rPr>
        <w:t>etc</w:t>
      </w:r>
      <w:proofErr w:type="spellEnd"/>
      <w:r w:rsidRPr="00C26137">
        <w:rPr>
          <w:rFonts w:ascii="Calibri" w:eastAsia="Calibri" w:hAnsi="Calibri" w:cs="Calibri"/>
          <w:color w:val="000000"/>
          <w:sz w:val="24"/>
          <w:szCs w:val="24"/>
        </w:rPr>
        <w:t xml:space="preserve">) and it is modified solely by the Head Professor of the class. Only one instance of the class is </w:t>
      </w:r>
      <w:r>
        <w:rPr>
          <w:rFonts w:ascii="Calibri" w:eastAsia="Calibri" w:hAnsi="Calibri" w:cs="Calibri"/>
          <w:color w:val="000000"/>
          <w:sz w:val="24"/>
          <w:szCs w:val="24"/>
        </w:rPr>
        <w:t>necessary in the scope of SPW</w:t>
      </w:r>
      <w:r w:rsidRPr="00C26137">
        <w:rPr>
          <w:rFonts w:ascii="Calibri" w:eastAsia="Calibri" w:hAnsi="Calibri" w:cs="Calibri"/>
          <w:color w:val="000000"/>
          <w:sz w:val="24"/>
          <w:szCs w:val="24"/>
        </w:rPr>
        <w:t>. The pattern ensures that no more than one instance is created at all times.</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7" w:author="Jacek" w:date="2015-02-27T13:28:00Z">
        <w:r>
          <w:rPr>
            <w:noProof/>
          </w:rPr>
          <w:lastRenderedPageBreak/>
          <w:drawing>
            <wp:anchor distT="0" distB="0" distL="114300" distR="114300" simplePos="0" relativeHeight="251671552" behindDoc="0" locked="0" layoutInCell="1" allowOverlap="1" wp14:anchorId="344D69CD" wp14:editId="18E0BEA8">
              <wp:simplePos x="0" y="0"/>
              <wp:positionH relativeFrom="column">
                <wp:posOffset>190500</wp:posOffset>
              </wp:positionH>
              <wp:positionV relativeFrom="paragraph">
                <wp:posOffset>485775</wp:posOffset>
              </wp:positionV>
              <wp:extent cx="5943600" cy="5819775"/>
              <wp:effectExtent l="0" t="0" r="0" b="952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anchor>
          </w:drawing>
        </w:r>
      </w:ins>
      <w:r w:rsidR="00C42BE0">
        <w:rPr>
          <w:rFonts w:ascii="Calibri" w:eastAsia="Calibri" w:hAnsi="Calibri" w:cs="Calibri"/>
          <w:b/>
          <w:color w:val="000000"/>
          <w:sz w:val="24"/>
          <w:szCs w:val="24"/>
        </w:rPr>
        <w:t>Specific to version 5:</w:t>
      </w:r>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Minimal Class Diagram Profile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8" w:author="Jacek" w:date="2015-02-27T13:31:00Z">
        <w:r>
          <w:rPr>
            <w:noProof/>
          </w:rPr>
          <w:lastRenderedPageBreak/>
          <w:drawing>
            <wp:inline distT="0" distB="0" distL="0" distR="0" wp14:anchorId="0D41D344" wp14:editId="31528749">
              <wp:extent cx="5943600" cy="42418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sidRPr="009A6BB7">
        <w:rPr>
          <w:rFonts w:ascii="Calibri" w:eastAsia="Calibri" w:hAnsi="Calibri" w:cs="Calibri"/>
          <w:color w:val="000000"/>
          <w:sz w:val="24"/>
          <w:szCs w:val="24"/>
        </w:rPr>
        <w:t xml:space="preserve">Minimal Class Diagram </w:t>
      </w:r>
      <w:r>
        <w:rPr>
          <w:rFonts w:ascii="Calibri" w:eastAsia="Calibri" w:hAnsi="Calibri" w:cs="Calibri"/>
          <w:color w:val="000000"/>
          <w:sz w:val="24"/>
          <w:szCs w:val="24"/>
        </w:rPr>
        <w:t xml:space="preserve">Logging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Pr="00FE3BD3"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noProof/>
          <w:color w:val="000000"/>
          <w:sz w:val="24"/>
          <w:szCs w:val="24"/>
        </w:rPr>
        <w:lastRenderedPageBreak/>
        <w:drawing>
          <wp:inline distT="0" distB="0" distL="0" distR="0" wp14:anchorId="574D941B" wp14:editId="5637A7D9">
            <wp:extent cx="5943600" cy="5563235"/>
            <wp:effectExtent l="0" t="0" r="0" b="0"/>
            <wp:docPr id="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63235"/>
                    </a:xfrm>
                    <a:prstGeom prst="rect">
                      <a:avLst/>
                    </a:prstGeom>
                    <a:noFill/>
                    <a:ln>
                      <a:noFill/>
                    </a:ln>
                    <a:extLst/>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Minimal Class Diagram for Virtual Machine</w:t>
      </w: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bookmarkStart w:id="69" w:name="_Toc393972324"/>
      <w:bookmarkEnd w:id="66"/>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0E517F" w:rsidP="00C26137">
      <w:pPr>
        <w:spacing w:before="360" w:after="80" w:line="480" w:lineRule="auto"/>
        <w:ind w:left="720"/>
        <w:contextualSpacing/>
        <w:jc w:val="left"/>
        <w:outlineLvl w:val="1"/>
        <w:rPr>
          <w:rFonts w:ascii="Calibri" w:eastAsia="Calibri" w:hAnsi="Calibri" w:cs="Calibri"/>
          <w:b/>
          <w:color w:val="000000"/>
          <w:sz w:val="24"/>
          <w:szCs w:val="24"/>
        </w:rPr>
      </w:pPr>
      <w:r>
        <w:rPr>
          <w:noProof/>
        </w:rPr>
        <w:lastRenderedPageBreak/>
        <w:drawing>
          <wp:inline distT="0" distB="0" distL="0" distR="0" wp14:anchorId="7B412796" wp14:editId="338123FA">
            <wp:extent cx="3486150" cy="3257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3257550"/>
                    </a:xfrm>
                    <a:prstGeom prst="rect">
                      <a:avLst/>
                    </a:prstGeom>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color w:val="000000"/>
          <w:sz w:val="24"/>
          <w:szCs w:val="24"/>
        </w:rPr>
        <w:t>Controller for Virtual Machine</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drawing>
          <wp:inline distT="0" distB="0" distL="0" distR="0" wp14:anchorId="4E77B6FA" wp14:editId="61B3685D">
            <wp:extent cx="3457575" cy="3238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3238500"/>
                    </a:xfrm>
                    <a:prstGeom prst="rect">
                      <a:avLst/>
                    </a:prstGeom>
                  </pic:spPr>
                </pic:pic>
              </a:graphicData>
            </a:graphic>
          </wp:inline>
        </w:drawing>
      </w: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Model for Virtual Machine</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lastRenderedPageBreak/>
        <w:drawing>
          <wp:anchor distT="0" distB="0" distL="114300" distR="114300" simplePos="0" relativeHeight="251659264" behindDoc="0" locked="0" layoutInCell="1" allowOverlap="1" wp14:anchorId="3AB7A5EE" wp14:editId="326575C0">
            <wp:simplePos x="0" y="0"/>
            <wp:positionH relativeFrom="column">
              <wp:posOffset>228600</wp:posOffset>
            </wp:positionH>
            <wp:positionV relativeFrom="paragraph">
              <wp:posOffset>-311785</wp:posOffset>
            </wp:positionV>
            <wp:extent cx="5943600" cy="2319020"/>
            <wp:effectExtent l="0" t="0" r="0" b="508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anchor>
        </w:drawing>
      </w:r>
      <w:r>
        <w:rPr>
          <w:rFonts w:ascii="Calibri" w:eastAsia="Calibri" w:hAnsi="Calibri" w:cs="Calibri"/>
          <w:color w:val="000000"/>
          <w:sz w:val="24"/>
          <w:szCs w:val="24"/>
        </w:rPr>
        <w:t xml:space="preserve">View for Virtual Machine </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C26137" w:rsidRDefault="00C26137" w:rsidP="00C26137">
      <w:pPr>
        <w:spacing w:before="360" w:after="80" w:line="480" w:lineRule="auto"/>
        <w:ind w:left="720"/>
        <w:contextualSpacing/>
        <w:jc w:val="left"/>
        <w:outlineLvl w:val="1"/>
        <w:rPr>
          <w:rFonts w:ascii="Calibri" w:eastAsia="Calibri" w:hAnsi="Calibri" w:cs="Calibri"/>
          <w:b/>
          <w:color w:val="000000"/>
          <w:sz w:val="24"/>
          <w:szCs w:val="24"/>
        </w:rPr>
      </w:pPr>
      <w:r>
        <w:rPr>
          <w:rFonts w:ascii="Calibri" w:eastAsia="Calibri" w:hAnsi="Calibri" w:cs="Calibri"/>
          <w:b/>
          <w:color w:val="000000"/>
          <w:sz w:val="24"/>
          <w:szCs w:val="24"/>
        </w:rPr>
        <w:t>Specific to version 4:</w:t>
      </w:r>
      <w:bookmarkEnd w:id="69"/>
      <w:r w:rsidR="00B42CF4">
        <w:rPr>
          <w:rFonts w:ascii="Calibri" w:eastAsia="Calibri" w:hAnsi="Calibri" w:cs="Calibri"/>
          <w:b/>
          <w:color w:val="000000"/>
          <w:sz w:val="24"/>
          <w:szCs w:val="24"/>
        </w:rPr>
        <w:t xml:space="preserve"> </w:t>
      </w:r>
    </w:p>
    <w:p w:rsidR="007D2709" w:rsidRDefault="00B42CF4" w:rsidP="00B42CF4">
      <w:pPr>
        <w:spacing w:before="360" w:after="80" w:line="480" w:lineRule="auto"/>
        <w:ind w:left="720"/>
        <w:contextualSpacing/>
        <w:jc w:val="left"/>
        <w:outlineLvl w:val="1"/>
        <w:rPr>
          <w:b/>
        </w:rPr>
      </w:pPr>
      <w:bookmarkStart w:id="70" w:name="_Toc393972325"/>
      <w:r w:rsidRPr="00B42CF4">
        <w:rPr>
          <w:b/>
          <w:noProof/>
        </w:rPr>
        <mc:AlternateContent>
          <mc:Choice Requires="wps">
            <w:drawing>
              <wp:anchor distT="0" distB="0" distL="114300" distR="114300" simplePos="0" relativeHeight="251636736" behindDoc="0" locked="0" layoutInCell="1" allowOverlap="1" wp14:anchorId="79631BDE" wp14:editId="6A30FAAC">
                <wp:simplePos x="0" y="0"/>
                <wp:positionH relativeFrom="column">
                  <wp:posOffset>1233577</wp:posOffset>
                </wp:positionH>
                <wp:positionV relativeFrom="paragraph">
                  <wp:posOffset>3582586</wp:posOffset>
                </wp:positionV>
                <wp:extent cx="3217653" cy="38735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653" cy="387350"/>
                        </a:xfrm>
                        <a:prstGeom prst="rect">
                          <a:avLst/>
                        </a:prstGeom>
                        <a:solidFill>
                          <a:srgbClr val="FFFFFF"/>
                        </a:solidFill>
                        <a:ln w="9525">
                          <a:noFill/>
                          <a:miter lim="800000"/>
                          <a:headEnd/>
                          <a:tailEnd/>
                        </a:ln>
                      </wps:spPr>
                      <wps:txbx>
                        <w:txbxContent>
                          <w:p w:rsidR="00CB377A" w:rsidRDefault="00CB377A">
                            <w:r>
                              <w:t>Minimal Class Diagram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31BDE" id="Text Box 2" o:spid="_x0000_s1042" type="#_x0000_t202" style="position:absolute;left:0;text-align:left;margin-left:97.15pt;margin-top:282.1pt;width:253.35pt;height:3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" stroked="f">
                <v:textbox>
                  <w:txbxContent>
                    <w:p w:rsidR="00CB377A" w:rsidRDefault="00CB377A">
                      <w:r>
                        <w:t>Minimal Class Diagram for Matchmaking</w:t>
                      </w:r>
                    </w:p>
                  </w:txbxContent>
                </v:textbox>
              </v:shape>
            </w:pict>
          </mc:Fallback>
        </mc:AlternateContent>
      </w:r>
      <w:r w:rsidR="00C26137">
        <w:rPr>
          <w:rFonts w:ascii="Calibri" w:eastAsia="Calibri" w:hAnsi="Calibri" w:cs="Calibri"/>
          <w:noProof/>
          <w:color w:val="000000"/>
          <w:sz w:val="24"/>
          <w:szCs w:val="24"/>
        </w:rPr>
        <w:drawing>
          <wp:inline distT="0" distB="0" distL="0" distR="0" wp14:anchorId="740D8F65" wp14:editId="4742F9A5">
            <wp:extent cx="5943600" cy="3390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minimal clas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bookmarkEnd w:id="70"/>
    </w:p>
    <w:p w:rsidR="00B42CF4" w:rsidRDefault="00B42CF4" w:rsidP="00B42CF4">
      <w:pPr>
        <w:spacing w:before="360" w:after="80" w:line="480" w:lineRule="auto"/>
        <w:ind w:left="720"/>
        <w:contextualSpacing/>
        <w:jc w:val="left"/>
        <w:outlineLvl w:val="1"/>
        <w:rPr>
          <w:b/>
        </w:rPr>
      </w:pPr>
      <w:bookmarkStart w:id="71" w:name="_Toc393972326"/>
      <w:r>
        <w:rPr>
          <w:b/>
          <w:noProof/>
        </w:rPr>
        <w:lastRenderedPageBreak/>
        <w:drawing>
          <wp:inline distT="0" distB="0" distL="0" distR="0" wp14:anchorId="6F7014C4" wp14:editId="39D99DA3">
            <wp:extent cx="594360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bookmarkEnd w:id="71"/>
    </w:p>
    <w:p w:rsidR="00B42CF4" w:rsidRDefault="00B42CF4" w:rsidP="00B42CF4">
      <w:pPr>
        <w:spacing w:before="360" w:after="80" w:line="480" w:lineRule="auto"/>
        <w:ind w:left="720"/>
        <w:contextualSpacing/>
        <w:jc w:val="left"/>
        <w:outlineLvl w:val="1"/>
      </w:pPr>
      <w:bookmarkStart w:id="72" w:name="_Toc393972327"/>
      <w:r>
        <w:t>Controller for matchmaking</w:t>
      </w:r>
      <w:bookmarkEnd w:id="72"/>
    </w:p>
    <w:p w:rsidR="00B42CF4" w:rsidRDefault="00B42CF4" w:rsidP="00B42CF4">
      <w:pPr>
        <w:spacing w:before="360" w:after="80" w:line="480" w:lineRule="auto"/>
        <w:ind w:left="720"/>
        <w:contextualSpacing/>
        <w:jc w:val="left"/>
        <w:outlineLvl w:val="1"/>
      </w:pPr>
      <w:bookmarkStart w:id="73" w:name="_Toc393972328"/>
      <w:r>
        <w:rPr>
          <w:noProof/>
        </w:rPr>
        <w:lastRenderedPageBreak/>
        <w:drawing>
          <wp:inline distT="0" distB="0" distL="0" distR="0" wp14:anchorId="6C81488F" wp14:editId="36C987B1">
            <wp:extent cx="3391374" cy="4058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7">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bookmarkEnd w:id="73"/>
    </w:p>
    <w:p w:rsidR="00B42CF4" w:rsidRDefault="00B42CF4" w:rsidP="00B42CF4">
      <w:pPr>
        <w:spacing w:before="360" w:after="80" w:line="480" w:lineRule="auto"/>
        <w:ind w:left="720"/>
        <w:contextualSpacing/>
        <w:jc w:val="left"/>
        <w:outlineLvl w:val="1"/>
      </w:pPr>
      <w:bookmarkStart w:id="74" w:name="_Toc393972329"/>
      <w:r>
        <w:t>Model for matchmaking</w:t>
      </w:r>
      <w:bookmarkEnd w:id="74"/>
    </w:p>
    <w:p w:rsidR="00B42CF4" w:rsidRDefault="00B42CF4" w:rsidP="00B42CF4">
      <w:pPr>
        <w:spacing w:before="360" w:after="80" w:line="480" w:lineRule="auto"/>
        <w:ind w:left="720"/>
        <w:contextualSpacing/>
        <w:jc w:val="left"/>
        <w:outlineLvl w:val="1"/>
      </w:pPr>
      <w:bookmarkStart w:id="75" w:name="_Toc393972330"/>
      <w:r w:rsidRPr="00B42CF4">
        <w:rPr>
          <w:b/>
          <w:noProof/>
        </w:rPr>
        <mc:AlternateContent>
          <mc:Choice Requires="wps">
            <w:drawing>
              <wp:anchor distT="0" distB="0" distL="114300" distR="114300" simplePos="0" relativeHeight="251639808" behindDoc="0" locked="0" layoutInCell="1" allowOverlap="1" wp14:anchorId="6C6760F2" wp14:editId="54FF2756">
                <wp:simplePos x="0" y="0"/>
                <wp:positionH relativeFrom="column">
                  <wp:posOffset>1385570</wp:posOffset>
                </wp:positionH>
                <wp:positionV relativeFrom="paragraph">
                  <wp:posOffset>3846195</wp:posOffset>
                </wp:positionV>
                <wp:extent cx="3217545" cy="387350"/>
                <wp:effectExtent l="0" t="0" r="190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87350"/>
                        </a:xfrm>
                        <a:prstGeom prst="rect">
                          <a:avLst/>
                        </a:prstGeom>
                        <a:solidFill>
                          <a:srgbClr val="FFFFFF"/>
                        </a:solidFill>
                        <a:ln w="9525">
                          <a:noFill/>
                          <a:miter lim="800000"/>
                          <a:headEnd/>
                          <a:tailEnd/>
                        </a:ln>
                      </wps:spPr>
                      <wps:txbx>
                        <w:txbxContent>
                          <w:p w:rsidR="00CB377A" w:rsidRDefault="00CB377A" w:rsidP="00B42CF4">
                            <w:r>
                              <w:t>Views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60F2" id="_x0000_s1043" type="#_x0000_t202" style="position:absolute;left:0;text-align:left;margin-left:109.1pt;margin-top:302.85pt;width:253.35pt;height: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S9JAIAACM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" stroked="f">
                <v:textbox>
                  <w:txbxContent>
                    <w:p w:rsidR="00CB377A" w:rsidRDefault="00CB377A" w:rsidP="00B42CF4">
                      <w:r>
                        <w:t>Views for Matchmaking</w:t>
                      </w:r>
                    </w:p>
                  </w:txbxContent>
                </v:textbox>
              </v:shape>
            </w:pict>
          </mc:Fallback>
        </mc:AlternateContent>
      </w:r>
      <w:r>
        <w:rPr>
          <w:noProof/>
        </w:rPr>
        <w:drawing>
          <wp:inline distT="0" distB="0" distL="0" distR="0" wp14:anchorId="5B94FF28" wp14:editId="7E0D9777">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bookmarkEnd w:id="75"/>
    </w:p>
    <w:p w:rsidR="00B42CF4" w:rsidRDefault="00B42CF4" w:rsidP="00B42CF4">
      <w:pPr>
        <w:spacing w:before="360" w:after="80" w:line="480" w:lineRule="auto"/>
        <w:ind w:left="720"/>
        <w:contextualSpacing/>
        <w:jc w:val="left"/>
        <w:outlineLvl w:val="1"/>
        <w:rPr>
          <w:b/>
        </w:rPr>
      </w:pPr>
      <w:bookmarkStart w:id="76" w:name="_Toc393972331"/>
      <w:r>
        <w:rPr>
          <w:b/>
        </w:rPr>
        <w:lastRenderedPageBreak/>
        <w:t>Specific to version 3:</w:t>
      </w:r>
      <w:bookmarkEnd w:id="76"/>
    </w:p>
    <w:p w:rsidR="00B42CF4" w:rsidRDefault="00B42CF4" w:rsidP="00C07EB8">
      <w:pPr>
        <w:tabs>
          <w:tab w:val="left" w:pos="1080"/>
          <w:tab w:val="left" w:pos="6735"/>
        </w:tabs>
        <w:spacing w:before="120" w:after="120"/>
        <w:ind w:left="720"/>
        <w:rPr>
          <w:noProof/>
        </w:rPr>
      </w:pPr>
      <w:r>
        <w:rPr>
          <w:sz w:val="24"/>
        </w:rPr>
        <w:t>UML Detailed Class Diagrams for the SPWv.3</w:t>
      </w:r>
      <w:r w:rsidR="00C07EB8">
        <w:rPr>
          <w:sz w:val="24"/>
        </w:rPr>
        <w:tab/>
      </w:r>
    </w:p>
    <w:p w:rsidR="00B42CF4" w:rsidRDefault="00B42CF4" w:rsidP="00B42CF4">
      <w:pPr>
        <w:tabs>
          <w:tab w:val="left" w:pos="1080"/>
        </w:tabs>
        <w:spacing w:before="120" w:after="120"/>
        <w:ind w:left="720" w:hanging="1260"/>
        <w:jc w:val="center"/>
        <w:rPr>
          <w:noProof/>
        </w:rPr>
      </w:pPr>
      <w:r>
        <w:rPr>
          <w:noProof/>
        </w:rPr>
        <w:drawing>
          <wp:inline distT="0" distB="0" distL="0" distR="0" wp14:anchorId="6A78ACAF" wp14:editId="3285AA8A">
            <wp:extent cx="5943600" cy="7487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rsidR="00B42CF4" w:rsidRDefault="00B42CF4" w:rsidP="00B42CF4">
      <w:pPr>
        <w:tabs>
          <w:tab w:val="left" w:pos="1080"/>
        </w:tabs>
        <w:spacing w:before="120" w:after="120"/>
        <w:ind w:left="720" w:hanging="1260"/>
        <w:jc w:val="center"/>
        <w:rPr>
          <w:noProof/>
        </w:rPr>
      </w:pPr>
      <w:r>
        <w:rPr>
          <w:noProof/>
        </w:rPr>
        <w:lastRenderedPageBreak/>
        <w:drawing>
          <wp:inline distT="0" distB="0" distL="0" distR="0" wp14:anchorId="4CEC385D" wp14:editId="1D3B2586">
            <wp:extent cx="5943600" cy="8195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195310"/>
                    </a:xfrm>
                    <a:prstGeom prst="rect">
                      <a:avLst/>
                    </a:prstGeom>
                    <a:noFill/>
                    <a:ln>
                      <a:noFill/>
                    </a:ln>
                  </pic:spPr>
                </pic:pic>
              </a:graphicData>
            </a:graphic>
          </wp:inline>
        </w:drawing>
      </w:r>
    </w:p>
    <w:p w:rsidR="00B42CF4" w:rsidRDefault="00B42CF4" w:rsidP="00B42CF4">
      <w:pPr>
        <w:tabs>
          <w:tab w:val="left" w:pos="1080"/>
        </w:tabs>
        <w:spacing w:before="120" w:after="120"/>
        <w:ind w:left="-432" w:hanging="18"/>
        <w:jc w:val="center"/>
      </w:pPr>
      <w:r>
        <w:rPr>
          <w:noProof/>
        </w:rPr>
        <w:lastRenderedPageBreak/>
        <w:drawing>
          <wp:inline distT="0" distB="0" distL="0" distR="0" wp14:anchorId="011B4213" wp14:editId="0DC295D1">
            <wp:extent cx="6047105"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7105" cy="5029200"/>
                    </a:xfrm>
                    <a:prstGeom prst="rect">
                      <a:avLst/>
                    </a:prstGeom>
                    <a:noFill/>
                    <a:ln>
                      <a:noFill/>
                    </a:ln>
                  </pic:spPr>
                </pic:pic>
              </a:graphicData>
            </a:graphic>
          </wp:inline>
        </w:drawing>
      </w:r>
    </w:p>
    <w:p w:rsidR="00B42CF4" w:rsidRDefault="00B42CF4" w:rsidP="003110C4">
      <w:pPr>
        <w:spacing w:after="0" w:line="480" w:lineRule="auto"/>
        <w:ind w:left="-450"/>
      </w:pPr>
      <w:r>
        <w:rPr>
          <w:sz w:val="24"/>
        </w:rPr>
        <w:br w:type="page"/>
      </w:r>
    </w:p>
    <w:p w:rsidR="00B42CF4" w:rsidRDefault="00B42CF4" w:rsidP="00B42CF4">
      <w:pPr>
        <w:spacing w:before="360" w:after="80" w:line="480" w:lineRule="auto"/>
        <w:ind w:left="720"/>
        <w:contextualSpacing/>
        <w:jc w:val="left"/>
        <w:outlineLvl w:val="1"/>
        <w:rPr>
          <w:b/>
        </w:rPr>
      </w:pPr>
      <w:bookmarkStart w:id="77" w:name="_Toc393972332"/>
      <w:r>
        <w:rPr>
          <w:b/>
        </w:rPr>
        <w:lastRenderedPageBreak/>
        <w:t>Specific to version 2:</w:t>
      </w:r>
      <w:bookmarkEnd w:id="77"/>
    </w:p>
    <w:p w:rsidR="00B42CF4" w:rsidRDefault="00B42CF4" w:rsidP="00B42CF4">
      <w:pPr>
        <w:jc w:val="center"/>
      </w:pPr>
      <w:r>
        <w:rPr>
          <w:noProof/>
        </w:rPr>
        <w:drawing>
          <wp:inline distT="0" distB="0" distL="0" distR="0" wp14:anchorId="7CFA2E44" wp14:editId="24CDED04">
            <wp:extent cx="5684520" cy="377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4520" cy="3778250"/>
                    </a:xfrm>
                    <a:prstGeom prst="rect">
                      <a:avLst/>
                    </a:prstGeom>
                    <a:noFill/>
                    <a:ln>
                      <a:noFill/>
                    </a:ln>
                  </pic:spPr>
                </pic:pic>
              </a:graphicData>
            </a:graphic>
          </wp:inline>
        </w:drawing>
      </w:r>
      <w:r>
        <w:t xml:space="preserve"> Class Diagram Login Subsystem</w:t>
      </w:r>
      <w:r>
        <w:rPr>
          <w:noProof/>
        </w:rPr>
        <w:drawing>
          <wp:inline distT="0" distB="0" distL="0" distR="0" wp14:anchorId="0B0A6987" wp14:editId="297F26ED">
            <wp:extent cx="5814060" cy="3640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4060" cy="3640455"/>
                    </a:xfrm>
                    <a:prstGeom prst="rect">
                      <a:avLst/>
                    </a:prstGeom>
                    <a:noFill/>
                    <a:ln>
                      <a:noFill/>
                    </a:ln>
                  </pic:spPr>
                </pic:pic>
              </a:graphicData>
            </a:graphic>
          </wp:inline>
        </w:drawing>
      </w:r>
    </w:p>
    <w:p w:rsidR="00B42CF4" w:rsidRDefault="00B42CF4" w:rsidP="00B42CF4">
      <w:pPr>
        <w:jc w:val="center"/>
      </w:pPr>
      <w:r>
        <w:t>Class Diagram for SPW Register API</w:t>
      </w:r>
    </w:p>
    <w:p w:rsidR="00B42CF4" w:rsidRDefault="00B42CF4" w:rsidP="00B42CF4">
      <w:pPr>
        <w:jc w:val="center"/>
      </w:pPr>
      <w:r>
        <w:rPr>
          <w:noProof/>
        </w:rPr>
        <w:lastRenderedPageBreak/>
        <w:drawing>
          <wp:inline distT="0" distB="0" distL="0" distR="0" wp14:anchorId="0E05257F" wp14:editId="767C32FA">
            <wp:extent cx="5943600" cy="576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B42CF4" w:rsidRDefault="00B42CF4" w:rsidP="00B42CF4">
      <w:pPr>
        <w:jc w:val="center"/>
      </w:pPr>
      <w:r>
        <w:t>Class Diagram for the Projects Subsystem</w:t>
      </w:r>
    </w:p>
    <w:p w:rsidR="00B42CF4" w:rsidRDefault="00B42CF4" w:rsidP="00B42CF4">
      <w:pPr>
        <w:ind w:left="-720"/>
        <w:jc w:val="center"/>
      </w:pPr>
      <w:r>
        <w:rPr>
          <w:noProof/>
        </w:rPr>
        <w:lastRenderedPageBreak/>
        <w:drawing>
          <wp:inline distT="0" distB="0" distL="0" distR="0" wp14:anchorId="15BCA9B8" wp14:editId="01C7A5EE">
            <wp:extent cx="6875145" cy="55467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5145" cy="5546725"/>
                    </a:xfrm>
                    <a:prstGeom prst="rect">
                      <a:avLst/>
                    </a:prstGeom>
                    <a:noFill/>
                    <a:ln>
                      <a:noFill/>
                    </a:ln>
                  </pic:spPr>
                </pic:pic>
              </a:graphicData>
            </a:graphic>
          </wp:inline>
        </w:drawing>
      </w:r>
    </w:p>
    <w:p w:rsidR="00B42CF4" w:rsidRDefault="00B42CF4" w:rsidP="00B42CF4">
      <w:pPr>
        <w:jc w:val="center"/>
        <w:rPr>
          <w:sz w:val="24"/>
        </w:rPr>
      </w:pPr>
      <w:r>
        <w:rPr>
          <w:sz w:val="24"/>
        </w:rPr>
        <w:t>Class Diagram for the Profile Subsystem</w:t>
      </w:r>
    </w:p>
    <w:p w:rsidR="00B42CF4" w:rsidRDefault="00B42CF4" w:rsidP="00B42CF4">
      <w:pPr>
        <w:jc w:val="center"/>
        <w:rPr>
          <w:sz w:val="24"/>
        </w:rPr>
      </w:pPr>
    </w:p>
    <w:p w:rsidR="00B42CF4" w:rsidRDefault="00B42CF4" w:rsidP="00B42CF4">
      <w:pPr>
        <w:ind w:left="-360"/>
        <w:jc w:val="center"/>
        <w:rPr>
          <w:sz w:val="24"/>
        </w:rPr>
      </w:pPr>
      <w:r>
        <w:rPr>
          <w:sz w:val="24"/>
        </w:rPr>
        <w:lastRenderedPageBreak/>
        <w:t xml:space="preserve"> </w:t>
      </w:r>
      <w:r>
        <w:rPr>
          <w:noProof/>
          <w:sz w:val="24"/>
        </w:rPr>
        <w:drawing>
          <wp:inline distT="0" distB="0" distL="0" distR="0" wp14:anchorId="633543C5" wp14:editId="0D75D222">
            <wp:extent cx="5796915" cy="4270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915" cy="4270375"/>
                    </a:xfrm>
                    <a:prstGeom prst="rect">
                      <a:avLst/>
                    </a:prstGeom>
                    <a:noFill/>
                    <a:ln>
                      <a:noFill/>
                    </a:ln>
                  </pic:spPr>
                </pic:pic>
              </a:graphicData>
            </a:graphic>
          </wp:inline>
        </w:drawing>
      </w:r>
    </w:p>
    <w:p w:rsidR="00B42CF4" w:rsidRDefault="00B42CF4" w:rsidP="00B42CF4">
      <w:pPr>
        <w:ind w:left="-720"/>
        <w:jc w:val="center"/>
        <w:rPr>
          <w:sz w:val="24"/>
        </w:rPr>
      </w:pPr>
      <w:r>
        <w:rPr>
          <w:sz w:val="24"/>
        </w:rPr>
        <w:t>Class Diagram for the Repository Subsystem</w:t>
      </w:r>
    </w:p>
    <w:p w:rsidR="00B42CF4" w:rsidRDefault="00B42CF4" w:rsidP="00B42CF4">
      <w:pPr>
        <w:ind w:left="-720"/>
        <w:jc w:val="center"/>
        <w:rPr>
          <w:sz w:val="24"/>
        </w:rPr>
      </w:pPr>
    </w:p>
    <w:p w:rsidR="00B42CF4" w:rsidRDefault="00B42CF4" w:rsidP="00B42CF4">
      <w:pPr>
        <w:ind w:left="-270"/>
        <w:rPr>
          <w:rFonts w:ascii="Calibri" w:hAnsi="Calibri"/>
          <w:color w:val="000000"/>
        </w:rPr>
      </w:pPr>
      <w:r>
        <w:rPr>
          <w:sz w:val="28"/>
          <w:szCs w:val="28"/>
        </w:rPr>
        <w:br/>
      </w:r>
    </w:p>
    <w:p w:rsidR="00B42CF4" w:rsidRDefault="00B42CF4" w:rsidP="00B42CF4">
      <w:pPr>
        <w:ind w:left="-270"/>
        <w:jc w:val="center"/>
        <w:rPr>
          <w:sz w:val="24"/>
        </w:rPr>
      </w:pPr>
      <w:r>
        <w:rPr>
          <w:noProof/>
          <w:sz w:val="24"/>
        </w:rPr>
        <w:lastRenderedPageBreak/>
        <w:drawing>
          <wp:inline distT="0" distB="0" distL="0" distR="0" wp14:anchorId="7C0B2C9A" wp14:editId="53BB105F">
            <wp:extent cx="5943600" cy="4356100"/>
            <wp:effectExtent l="0" t="0" r="0" b="6350"/>
            <wp:docPr id="50" name="Picture 50" descr="Description: \\bear-ad.cs.fiu.edu\homes\Desktop\detailed class diagram u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ar-ad.cs.fiu.edu\homes\Desktop\detailed class diagram ums.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B42CF4" w:rsidRDefault="00B42CF4" w:rsidP="00B42CF4">
      <w:pPr>
        <w:ind w:left="-720"/>
        <w:jc w:val="center"/>
        <w:rPr>
          <w:sz w:val="24"/>
        </w:rPr>
      </w:pPr>
      <w:r>
        <w:rPr>
          <w:sz w:val="24"/>
        </w:rPr>
        <w:t>UML Class Diagram for the User Management subsystem</w:t>
      </w:r>
    </w:p>
    <w:p w:rsidR="00B42CF4" w:rsidRDefault="00B42CF4" w:rsidP="00B42CF4">
      <w:pPr>
        <w:ind w:left="-270"/>
        <w:rPr>
          <w:rFonts w:ascii="Calibri" w:hAnsi="Calibri"/>
          <w:color w:val="000000"/>
        </w:rPr>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5134" w:rsidRPr="00A42523" w:rsidRDefault="00B45134"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w:lastRenderedPageBreak/>
        <mc:AlternateContent>
          <mc:Choice Requires="wps">
            <w:drawing>
              <wp:anchor distT="0" distB="0" distL="114300" distR="114300" simplePos="0" relativeHeight="251646976" behindDoc="0" locked="0" layoutInCell="1" allowOverlap="1" wp14:anchorId="4A6FF33D" wp14:editId="43D34620">
                <wp:simplePos x="0" y="0"/>
                <wp:positionH relativeFrom="column">
                  <wp:posOffset>464185</wp:posOffset>
                </wp:positionH>
                <wp:positionV relativeFrom="paragraph">
                  <wp:posOffset>282575</wp:posOffset>
                </wp:positionV>
                <wp:extent cx="5358765" cy="0"/>
                <wp:effectExtent l="0" t="0" r="13335" b="19050"/>
                <wp:wrapNone/>
                <wp:docPr id="63" name="Straight Connector 6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4FB2825" id="Straight Connector 6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AaHOLu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Dynamic Mode</w:t>
      </w:r>
      <w:r w:rsidR="006A5C5E">
        <w:rPr>
          <w:b/>
          <w:sz w:val="28"/>
          <w:szCs w:val="28"/>
        </w:rPr>
        <w:t>l</w:t>
      </w: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bookmarkStart w:id="78" w:name="_Toc393972333"/>
    </w:p>
    <w:p w:rsidR="00B07E03" w:rsidRDefault="00B07E03" w:rsidP="00B07E03">
      <w:pPr>
        <w:spacing w:before="360" w:after="80" w:line="276" w:lineRule="auto"/>
        <w:ind w:left="720"/>
        <w:contextualSpacing/>
        <w:jc w:val="left"/>
        <w:outlineLvl w:val="1"/>
        <w:rPr>
          <w:rFonts w:ascii="Calibri" w:eastAsia="Calibri" w:hAnsi="Calibri" w:cs="Calibri"/>
          <w:color w:val="000000"/>
          <w:szCs w:val="28"/>
        </w:rPr>
      </w:pPr>
      <w:r w:rsidRPr="00B45134">
        <w:rPr>
          <w:rFonts w:ascii="Calibri" w:eastAsia="Calibri" w:hAnsi="Calibri" w:cs="Calibri"/>
          <w:color w:val="000000"/>
          <w:szCs w:val="28"/>
        </w:rPr>
        <w:t>T</w:t>
      </w:r>
      <w:r>
        <w:rPr>
          <w:rFonts w:ascii="Calibri" w:eastAsia="Calibri" w:hAnsi="Calibri" w:cs="Calibri"/>
          <w:color w:val="000000"/>
          <w:szCs w:val="28"/>
        </w:rPr>
        <w:t xml:space="preserve">he first part of this section will cover dynamic models specific from SPWv.5, followed by all dynamic models from SPWv.4 </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r>
        <w:rPr>
          <w:rFonts w:ascii="Calibri" w:eastAsia="Calibri" w:hAnsi="Calibri" w:cs="Calibri"/>
          <w:b/>
          <w:color w:val="000000"/>
          <w:szCs w:val="28"/>
        </w:rPr>
        <w:t>Specific to SPWv.5</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C6624E">
      <w:pPr>
        <w:spacing w:after="200" w:line="276" w:lineRule="auto"/>
        <w:jc w:val="left"/>
      </w:pPr>
    </w:p>
    <w:p w:rsidR="00C6624E" w:rsidRDefault="00C6624E" w:rsidP="00C6624E">
      <w:pPr>
        <w:spacing w:after="200" w:line="276" w:lineRule="auto"/>
        <w:jc w:val="left"/>
      </w:pPr>
      <w:r>
        <w:t>SPW5_101 Change user’s password</w:t>
      </w:r>
    </w:p>
    <w:p w:rsidR="00C6624E" w:rsidRDefault="00C6624E" w:rsidP="00C6624E">
      <w:pPr>
        <w:spacing w:after="200" w:line="276" w:lineRule="auto"/>
        <w:jc w:val="left"/>
      </w:pPr>
      <w:r>
        <w:rPr>
          <w:noProof/>
        </w:rPr>
        <w:drawing>
          <wp:inline distT="0" distB="0" distL="0" distR="0" wp14:anchorId="5A674A3C" wp14:editId="4797D090">
            <wp:extent cx="5943600" cy="23044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rsidR="00C6624E" w:rsidRDefault="00C6624E" w:rsidP="00C6624E">
      <w:pPr>
        <w:spacing w:after="200" w:line="276" w:lineRule="auto"/>
        <w:jc w:val="left"/>
      </w:pPr>
      <w:r>
        <w:t>SPW5_104 Request change of password</w:t>
      </w:r>
    </w:p>
    <w:p w:rsidR="00C6624E" w:rsidRDefault="00C6624E" w:rsidP="00C6624E">
      <w:pPr>
        <w:spacing w:after="200" w:line="276" w:lineRule="auto"/>
        <w:jc w:val="left"/>
      </w:pPr>
      <w:r>
        <w:rPr>
          <w:noProof/>
        </w:rPr>
        <w:drawing>
          <wp:inline distT="0" distB="0" distL="0" distR="0" wp14:anchorId="26290C51" wp14:editId="0FCA3767">
            <wp:extent cx="5943600" cy="2819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r>
        <w:t>SPW5_105 Change forgotten password</w:t>
      </w:r>
    </w:p>
    <w:p w:rsidR="00C6624E" w:rsidRDefault="00C6624E" w:rsidP="00C6624E">
      <w:pPr>
        <w:spacing w:after="200" w:line="276" w:lineRule="auto"/>
        <w:jc w:val="left"/>
      </w:pPr>
      <w:r>
        <w:rPr>
          <w:noProof/>
        </w:rPr>
        <w:drawing>
          <wp:inline distT="0" distB="0" distL="0" distR="0" wp14:anchorId="5BBC11D4" wp14:editId="5904E0AF">
            <wp:extent cx="5191125" cy="41433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50">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p>
    <w:p w:rsidR="00C6624E" w:rsidRDefault="00C6624E" w:rsidP="00C6624E">
      <w:pPr>
        <w:spacing w:after="200" w:line="276" w:lineRule="auto"/>
        <w:jc w:val="left"/>
      </w:pPr>
      <w:r>
        <w:t>SPW5_106 Change profile picture</w:t>
      </w:r>
    </w:p>
    <w:p w:rsidR="00C6624E" w:rsidRDefault="00C6624E" w:rsidP="00C6624E">
      <w:pPr>
        <w:spacing w:after="200" w:line="276" w:lineRule="auto"/>
        <w:jc w:val="left"/>
      </w:pPr>
      <w:r>
        <w:rPr>
          <w:noProof/>
        </w:rPr>
        <w:lastRenderedPageBreak/>
        <w:drawing>
          <wp:inline distT="0" distB="0" distL="0" distR="0" wp14:anchorId="2B2C7E48" wp14:editId="64F5486D">
            <wp:extent cx="5943600" cy="34937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C6624E" w:rsidRDefault="00C6624E" w:rsidP="00C6624E">
      <w:pPr>
        <w:spacing w:after="200" w:line="360" w:lineRule="auto"/>
        <w:jc w:val="left"/>
      </w:pPr>
    </w:p>
    <w:p w:rsidR="00D434EF" w:rsidRDefault="00D434EF" w:rsidP="00D434EF">
      <w:pPr>
        <w:spacing w:after="200" w:line="360" w:lineRule="auto"/>
        <w:jc w:val="left"/>
      </w:pPr>
    </w:p>
    <w:p w:rsidR="00D434EF" w:rsidRDefault="00D434EF" w:rsidP="00D434EF">
      <w:pPr>
        <w:spacing w:after="200" w:line="360" w:lineRule="auto"/>
        <w:ind w:left="720"/>
        <w:jc w:val="left"/>
      </w:pPr>
      <w:r>
        <w:rPr>
          <w:noProof/>
        </w:rPr>
        <w:drawing>
          <wp:inline distT="0" distB="0" distL="0" distR="0" wp14:anchorId="1775924E" wp14:editId="147A7E00">
            <wp:extent cx="5943600" cy="361505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15055"/>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3A407A4D" wp14:editId="56A0AD92">
            <wp:extent cx="5943600" cy="35001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0012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6D2F8C75" wp14:editId="542C5D36">
            <wp:extent cx="5943600" cy="33362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29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4500D26F" wp14:editId="4B95C2CB">
            <wp:extent cx="5943600" cy="31324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32455"/>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drawing>
          <wp:inline distT="0" distB="0" distL="0" distR="0" wp14:anchorId="4B5EB0C0" wp14:editId="0AAF88C6">
            <wp:extent cx="5343525" cy="30099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3525" cy="30099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B1ED14D" wp14:editId="38502162">
            <wp:extent cx="5943600" cy="2949575"/>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49575"/>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751D7F18" wp14:editId="07A1BB66">
            <wp:extent cx="5476875" cy="35623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356235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629EFF4F" wp14:editId="08B56FF1">
            <wp:extent cx="5534025" cy="36576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365760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339415CB" wp14:editId="5314CAC9">
            <wp:extent cx="4714875" cy="27813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875" cy="278130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5FB46A24" wp14:editId="2758E137">
            <wp:extent cx="5562600" cy="37147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2600" cy="371475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17C4B14E" wp14:editId="6FD2CB42">
            <wp:extent cx="5610225" cy="32385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32385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4CC9F96" wp14:editId="3912F3AB">
            <wp:extent cx="5505450" cy="33432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3343275"/>
                    </a:xfrm>
                    <a:prstGeom prst="rect">
                      <a:avLst/>
                    </a:prstGeom>
                  </pic:spPr>
                </pic:pic>
              </a:graphicData>
            </a:graphic>
          </wp:inline>
        </w:drawing>
      </w:r>
    </w:p>
    <w:p w:rsidR="00C6624E" w:rsidRDefault="00C6624E" w:rsidP="00C6624E">
      <w:pPr>
        <w:spacing w:after="200" w:line="360" w:lineRule="auto"/>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b/>
          <w:color w:val="000000"/>
          <w:szCs w:val="28"/>
        </w:rPr>
      </w:pPr>
      <w:bookmarkStart w:id="79" w:name="_Toc393972334"/>
      <w:bookmarkEnd w:id="78"/>
      <w:r>
        <w:rPr>
          <w:rFonts w:ascii="Calibri" w:eastAsia="Calibri" w:hAnsi="Calibri" w:cs="Calibri"/>
          <w:b/>
          <w:color w:val="000000"/>
          <w:szCs w:val="28"/>
        </w:rPr>
        <w:t>Specific to SPWv.4:</w:t>
      </w:r>
      <w:bookmarkEnd w:id="79"/>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0" w:name="_Toc393972335"/>
      <w:r>
        <w:rPr>
          <w:rFonts w:ascii="Calibri" w:eastAsia="Calibri" w:hAnsi="Calibri" w:cs="Calibri"/>
          <w:noProof/>
          <w:color w:val="000000"/>
          <w:szCs w:val="28"/>
        </w:rPr>
        <w:drawing>
          <wp:anchor distT="0" distB="0" distL="114300" distR="114300" simplePos="0" relativeHeight="251648000" behindDoc="0" locked="0" layoutInCell="1" allowOverlap="1" wp14:anchorId="1B3600BC" wp14:editId="01C6EE3D">
            <wp:simplePos x="0" y="0"/>
            <wp:positionH relativeFrom="column">
              <wp:posOffset>-603885</wp:posOffset>
            </wp:positionH>
            <wp:positionV relativeFrom="paragraph">
              <wp:posOffset>311150</wp:posOffset>
            </wp:positionV>
            <wp:extent cx="7245985" cy="39852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1.png"/>
                    <pic:cNvPicPr/>
                  </pic:nvPicPr>
                  <pic:blipFill>
                    <a:blip r:embed="rId64">
                      <a:extLst>
                        <a:ext uri="{28A0092B-C50C-407E-A947-70E740481C1C}">
                          <a14:useLocalDpi xmlns:a14="http://schemas.microsoft.com/office/drawing/2010/main" val="0"/>
                        </a:ext>
                      </a:extLst>
                    </a:blip>
                    <a:stretch>
                      <a:fillRect/>
                    </a:stretch>
                  </pic:blipFill>
                  <pic:spPr>
                    <a:xfrm>
                      <a:off x="0" y="0"/>
                      <a:ext cx="7245985" cy="398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Following two diagrams depict matchmaking state machine.</w:t>
      </w:r>
      <w:bookmarkEnd w:id="80"/>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1" w:name="_Toc393972336"/>
      <w:r>
        <w:rPr>
          <w:rFonts w:ascii="Calibri" w:eastAsia="Calibri" w:hAnsi="Calibri" w:cs="Calibri"/>
          <w:noProof/>
          <w:color w:val="000000"/>
          <w:szCs w:val="28"/>
        </w:rPr>
        <w:lastRenderedPageBreak/>
        <w:drawing>
          <wp:inline distT="0" distB="0" distL="0" distR="0" wp14:anchorId="47AE47A4" wp14:editId="03FF423D">
            <wp:extent cx="5943600" cy="4342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bookmarkEnd w:id="81"/>
    </w:p>
    <w:p w:rsidR="00B45134"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2" w:name="_Toc393972337"/>
      <w:r>
        <w:rPr>
          <w:rFonts w:ascii="Calibri" w:eastAsia="Calibri" w:hAnsi="Calibri" w:cs="Calibri"/>
          <w:noProof/>
          <w:color w:val="000000"/>
          <w:szCs w:val="28"/>
        </w:rPr>
        <w:drawing>
          <wp:anchor distT="0" distB="0" distL="114300" distR="114300" simplePos="0" relativeHeight="251653120" behindDoc="0" locked="0" layoutInCell="1" allowOverlap="1" wp14:anchorId="729CD89A" wp14:editId="062E7FDD">
            <wp:simplePos x="0" y="0"/>
            <wp:positionH relativeFrom="column">
              <wp:posOffset>-455930</wp:posOffset>
            </wp:positionH>
            <wp:positionV relativeFrom="paragraph">
              <wp:posOffset>392430</wp:posOffset>
            </wp:positionV>
            <wp:extent cx="7053580" cy="2992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stic state.png"/>
                    <pic:cNvPicPr/>
                  </pic:nvPicPr>
                  <pic:blipFill>
                    <a:blip r:embed="rId66">
                      <a:extLst>
                        <a:ext uri="{28A0092B-C50C-407E-A947-70E740481C1C}">
                          <a14:useLocalDpi xmlns:a14="http://schemas.microsoft.com/office/drawing/2010/main" val="0"/>
                        </a:ext>
                      </a:extLst>
                    </a:blip>
                    <a:stretch>
                      <a:fillRect/>
                    </a:stretch>
                  </pic:blipFill>
                  <pic:spPr>
                    <a:xfrm>
                      <a:off x="0" y="0"/>
                      <a:ext cx="7053580" cy="29927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The following state diagrams depict the states of Heuristic matchmaking and NRMP matching with more details.</w:t>
      </w:r>
      <w:bookmarkEnd w:id="82"/>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Default="00B45134" w:rsidP="00B45134">
      <w:pPr>
        <w:spacing w:before="360" w:after="80" w:line="276" w:lineRule="auto"/>
        <w:ind w:left="720"/>
        <w:contextualSpacing/>
        <w:jc w:val="left"/>
        <w:outlineLvl w:val="1"/>
        <w:rPr>
          <w:rFonts w:ascii="Calibri" w:eastAsia="Calibri" w:hAnsi="Calibri" w:cs="Calibri"/>
          <w:b/>
          <w:color w:val="000000"/>
          <w:sz w:val="28"/>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Pr="00EA3921"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3" w:name="_Toc393972338"/>
      <w:r>
        <w:rPr>
          <w:rFonts w:ascii="Calibri" w:eastAsia="Calibri" w:hAnsi="Calibri" w:cs="Calibri"/>
          <w:b/>
          <w:noProof/>
          <w:color w:val="000000"/>
          <w:sz w:val="28"/>
          <w:szCs w:val="28"/>
        </w:rPr>
        <w:drawing>
          <wp:anchor distT="0" distB="0" distL="114300" distR="114300" simplePos="0" relativeHeight="251654144" behindDoc="0" locked="0" layoutInCell="1" allowOverlap="1" wp14:anchorId="40EBF4C3" wp14:editId="3719AE83">
            <wp:simplePos x="0" y="0"/>
            <wp:positionH relativeFrom="column">
              <wp:posOffset>-267970</wp:posOffset>
            </wp:positionH>
            <wp:positionV relativeFrom="paragraph">
              <wp:posOffset>-104140</wp:posOffset>
            </wp:positionV>
            <wp:extent cx="6486525" cy="29927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mp state.png"/>
                    <pic:cNvPicPr/>
                  </pic:nvPicPr>
                  <pic:blipFill>
                    <a:blip r:embed="rId67">
                      <a:extLst>
                        <a:ext uri="{28A0092B-C50C-407E-A947-70E740481C1C}">
                          <a14:useLocalDpi xmlns:a14="http://schemas.microsoft.com/office/drawing/2010/main" val="0"/>
                        </a:ext>
                      </a:extLst>
                    </a:blip>
                    <a:stretch>
                      <a:fillRect/>
                    </a:stretch>
                  </pic:blipFill>
                  <pic:spPr>
                    <a:xfrm>
                      <a:off x="0" y="0"/>
                      <a:ext cx="6486525" cy="2992755"/>
                    </a:xfrm>
                    <a:prstGeom prst="rect">
                      <a:avLst/>
                    </a:prstGeom>
                  </pic:spPr>
                </pic:pic>
              </a:graphicData>
            </a:graphic>
            <wp14:sizeRelH relativeFrom="page">
              <wp14:pctWidth>0</wp14:pctWidth>
            </wp14:sizeRelH>
            <wp14:sizeRelV relativeFrom="page">
              <wp14:pctHeight>0</wp14:pctHeight>
            </wp14:sizeRelV>
          </wp:anchor>
        </w:drawing>
      </w:r>
      <w:r w:rsidR="00EA3921">
        <w:rPr>
          <w:rFonts w:ascii="Calibri" w:eastAsia="Calibri" w:hAnsi="Calibri" w:cs="Calibri"/>
          <w:color w:val="000000"/>
          <w:szCs w:val="28"/>
        </w:rPr>
        <w:t>The specific algorithm details for the heuristic VIP are detailed below</w:t>
      </w:r>
      <w:bookmarkEnd w:id="83"/>
    </w:p>
    <w:p w:rsidR="00B45134" w:rsidRDefault="00EA3921" w:rsidP="00B45134">
      <w:pPr>
        <w:spacing w:before="360" w:after="80" w:line="276" w:lineRule="auto"/>
        <w:ind w:left="720"/>
        <w:contextualSpacing/>
        <w:jc w:val="left"/>
        <w:outlineLvl w:val="1"/>
        <w:rPr>
          <w:rFonts w:ascii="Calibri" w:eastAsia="Calibri" w:hAnsi="Calibri" w:cs="Calibri"/>
          <w:b/>
          <w:color w:val="000000"/>
          <w:sz w:val="28"/>
          <w:szCs w:val="28"/>
        </w:rPr>
      </w:pPr>
      <w:bookmarkStart w:id="84" w:name="_Toc393972339"/>
      <w:r w:rsidRPr="00EA3921">
        <w:rPr>
          <w:rFonts w:ascii="Calibri" w:eastAsia="Calibri" w:hAnsi="Calibri" w:cs="Calibri"/>
          <w:noProof/>
          <w:color w:val="000000"/>
          <w:szCs w:val="28"/>
        </w:rPr>
        <mc:AlternateContent>
          <mc:Choice Requires="wps">
            <w:drawing>
              <wp:anchor distT="0" distB="0" distL="114300" distR="114300" simplePos="0" relativeHeight="251655168" behindDoc="0" locked="0" layoutInCell="1" allowOverlap="1" wp14:anchorId="6F48B0FA" wp14:editId="52BA5B68">
                <wp:simplePos x="0" y="0"/>
                <wp:positionH relativeFrom="column">
                  <wp:posOffset>-373076</wp:posOffset>
                </wp:positionH>
                <wp:positionV relativeFrom="paragraph">
                  <wp:posOffset>194970</wp:posOffset>
                </wp:positionV>
                <wp:extent cx="6459321" cy="3672231"/>
                <wp:effectExtent l="0" t="0" r="17780" b="234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321" cy="3672231"/>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 xml:space="preserve">If best team not initialized add student to current team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student’s relevant skills is less than </w:t>
                            </w:r>
                            <w:proofErr w:type="gramStart"/>
                            <w:r>
                              <w:t>ceil(</w:t>
                            </w:r>
                            <w:proofErr w:type="gramEnd"/>
                            <w:r>
                              <w:t>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 xml:space="preserve">If position Y is not 1, add student to current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proofErr w:type="gramStart"/>
                            <w:r>
                              <w:t>if</w:t>
                            </w:r>
                            <w:proofErr w:type="gramEnd"/>
                            <w:r>
                              <w:t xml:space="preserve"> current better (See comparator 2) and fulfills all project skills exit 2. and best = current</w:t>
                            </w:r>
                          </w:p>
                          <w:p w:rsidR="00CB377A" w:rsidRDefault="00CB377A" w:rsidP="00B17143">
                            <w:pPr>
                              <w:pStyle w:val="ListParagraph"/>
                              <w:numPr>
                                <w:ilvl w:val="3"/>
                                <w:numId w:val="4"/>
                              </w:numPr>
                            </w:pPr>
                            <w:proofErr w:type="gramStart"/>
                            <w:r>
                              <w:t>else  go</w:t>
                            </w:r>
                            <w:proofErr w:type="gramEnd"/>
                            <w:r>
                              <w:t xml:space="preserve">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8B0FA" id="_x0000_s1044" type="#_x0000_t202" style="position:absolute;left:0;text-align:left;margin-left:-29.4pt;margin-top:15.35pt;width:508.6pt;height:28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U1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">
                <v:textbo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 xml:space="preserve">If best team not initialized add student to current team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student’s relevant skills is less than </w:t>
                      </w:r>
                      <w:proofErr w:type="gramStart"/>
                      <w:r>
                        <w:t>ceil(</w:t>
                      </w:r>
                      <w:proofErr w:type="gramEnd"/>
                      <w:r>
                        <w:t>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 xml:space="preserve">If position Y is not 1, add student to current and </w:t>
                      </w:r>
                      <w:proofErr w:type="spellStart"/>
                      <w:r>
                        <w:t>goto</w:t>
                      </w:r>
                      <w:proofErr w:type="spellEnd"/>
                      <w:r>
                        <w:t xml:space="preserve">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proofErr w:type="gramStart"/>
                      <w:r>
                        <w:t>if</w:t>
                      </w:r>
                      <w:proofErr w:type="gramEnd"/>
                      <w:r>
                        <w:t xml:space="preserve"> current better (See comparator 2) and fulfills all project skills exit 2. and best = current</w:t>
                      </w:r>
                    </w:p>
                    <w:p w:rsidR="00CB377A" w:rsidRDefault="00CB377A" w:rsidP="00B17143">
                      <w:pPr>
                        <w:pStyle w:val="ListParagraph"/>
                        <w:numPr>
                          <w:ilvl w:val="3"/>
                          <w:numId w:val="4"/>
                        </w:numPr>
                      </w:pPr>
                      <w:proofErr w:type="gramStart"/>
                      <w:r>
                        <w:t>else  go</w:t>
                      </w:r>
                      <w:proofErr w:type="gramEnd"/>
                      <w:r>
                        <w:t xml:space="preserve">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v:textbox>
              </v:shape>
            </w:pict>
          </mc:Fallback>
        </mc:AlternateContent>
      </w:r>
      <w:bookmarkEnd w:id="84"/>
    </w:p>
    <w:p w:rsidR="00B45134" w:rsidRPr="00B45134" w:rsidRDefault="00B45134" w:rsidP="00B45134">
      <w:pPr>
        <w:spacing w:before="360" w:after="80" w:line="276" w:lineRule="auto"/>
        <w:ind w:left="720"/>
        <w:contextualSpacing/>
        <w:jc w:val="left"/>
        <w:outlineLvl w:val="1"/>
        <w:rPr>
          <w:rFonts w:ascii="Calibri" w:eastAsia="Times New Roman" w:hAnsi="Calibri" w:cs="Times New Roman"/>
          <w:b/>
          <w:color w:val="000000"/>
          <w:sz w:val="24"/>
        </w:rPr>
      </w:pPr>
      <w:r w:rsidRPr="00B45134">
        <w:rPr>
          <w:rFonts w:ascii="Calibri" w:eastAsia="Calibri" w:hAnsi="Calibri" w:cs="Calibri"/>
          <w:color w:val="000000"/>
          <w:sz w:val="28"/>
          <w:szCs w:val="28"/>
        </w:rPr>
        <w:br/>
      </w:r>
    </w:p>
    <w:p w:rsidR="00024B9B" w:rsidRDefault="00024B9B" w:rsidP="00B42CF4">
      <w:pPr>
        <w:spacing w:before="360" w:after="80" w:line="480" w:lineRule="auto"/>
        <w:ind w:left="720"/>
        <w:contextualSpacing/>
        <w:jc w:val="left"/>
        <w:outlineLvl w:val="1"/>
        <w:rPr>
          <w:b/>
        </w:rPr>
      </w:pPr>
    </w:p>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8F76CF" w:rsidP="00024B9B">
      <w:r>
        <w:rPr>
          <w:rFonts w:ascii="Calibri" w:eastAsia="Calibri" w:hAnsi="Calibri" w:cs="Calibri"/>
          <w:noProof/>
          <w:color w:val="000000"/>
          <w:szCs w:val="28"/>
        </w:rPr>
        <w:drawing>
          <wp:anchor distT="0" distB="0" distL="114300" distR="114300" simplePos="0" relativeHeight="251663360" behindDoc="0" locked="0" layoutInCell="1" allowOverlap="1" wp14:anchorId="525196E5" wp14:editId="1F16C189">
            <wp:simplePos x="0" y="0"/>
            <wp:positionH relativeFrom="column">
              <wp:posOffset>3182620</wp:posOffset>
            </wp:positionH>
            <wp:positionV relativeFrom="paragraph">
              <wp:posOffset>157480</wp:posOffset>
            </wp:positionV>
            <wp:extent cx="3601720" cy="12477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2.png"/>
                    <pic:cNvPicPr/>
                  </pic:nvPicPr>
                  <pic:blipFill>
                    <a:blip r:embed="rId68">
                      <a:extLst>
                        <a:ext uri="{28A0092B-C50C-407E-A947-70E740481C1C}">
                          <a14:useLocalDpi xmlns:a14="http://schemas.microsoft.com/office/drawing/2010/main" val="0"/>
                        </a:ext>
                      </a:extLst>
                    </a:blip>
                    <a:stretch>
                      <a:fillRect/>
                    </a:stretch>
                  </pic:blipFill>
                  <pic:spPr>
                    <a:xfrm>
                      <a:off x="0" y="0"/>
                      <a:ext cx="3601720" cy="12477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Cs w:val="28"/>
        </w:rPr>
        <w:drawing>
          <wp:anchor distT="0" distB="0" distL="114300" distR="114300" simplePos="0" relativeHeight="251661312" behindDoc="0" locked="0" layoutInCell="1" allowOverlap="1" wp14:anchorId="470B5F4A" wp14:editId="1A536E68">
            <wp:simplePos x="0" y="0"/>
            <wp:positionH relativeFrom="column">
              <wp:posOffset>-374650</wp:posOffset>
            </wp:positionH>
            <wp:positionV relativeFrom="paragraph">
              <wp:posOffset>161925</wp:posOffset>
            </wp:positionV>
            <wp:extent cx="3554095" cy="1114425"/>
            <wp:effectExtent l="0" t="0" r="825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1.png"/>
                    <pic:cNvPicPr/>
                  </pic:nvPicPr>
                  <pic:blipFill>
                    <a:blip r:embed="rId69">
                      <a:extLst>
                        <a:ext uri="{28A0092B-C50C-407E-A947-70E740481C1C}">
                          <a14:useLocalDpi xmlns:a14="http://schemas.microsoft.com/office/drawing/2010/main" val="0"/>
                        </a:ext>
                      </a:extLst>
                    </a:blip>
                    <a:stretch>
                      <a:fillRect/>
                    </a:stretch>
                  </pic:blipFill>
                  <pic:spPr>
                    <a:xfrm>
                      <a:off x="0" y="0"/>
                      <a:ext cx="3554095" cy="1114425"/>
                    </a:xfrm>
                    <a:prstGeom prst="rect">
                      <a:avLst/>
                    </a:prstGeom>
                  </pic:spPr>
                </pic:pic>
              </a:graphicData>
            </a:graphic>
            <wp14:sizeRelH relativeFrom="page">
              <wp14:pctWidth>0</wp14:pctWidth>
            </wp14:sizeRelH>
            <wp14:sizeRelV relativeFrom="page">
              <wp14:pctHeight>0</wp14:pctHeight>
            </wp14:sizeRelV>
          </wp:anchor>
        </w:drawing>
      </w:r>
    </w:p>
    <w:p w:rsidR="00024B9B" w:rsidRPr="00024B9B" w:rsidRDefault="00024B9B" w:rsidP="00024B9B"/>
    <w:p w:rsidR="00B42CF4" w:rsidRDefault="00B42CF4" w:rsidP="00024B9B"/>
    <w:p w:rsidR="00024B9B" w:rsidRDefault="00024B9B" w:rsidP="00024B9B">
      <w:r>
        <w:lastRenderedPageBreak/>
        <w:t xml:space="preserve">The specific algorithm details </w:t>
      </w:r>
      <w:r w:rsidR="008F76CF">
        <w:t xml:space="preserve">for National Residency Matchmaking </w:t>
      </w:r>
    </w:p>
    <w:p w:rsidR="007C187E" w:rsidRDefault="008F76CF" w:rsidP="00024B9B">
      <w:r>
        <w:rPr>
          <w:noProof/>
        </w:rPr>
        <mc:AlternateContent>
          <mc:Choice Requires="wps">
            <w:drawing>
              <wp:anchor distT="0" distB="0" distL="114300" distR="114300" simplePos="0" relativeHeight="251664384" behindDoc="0" locked="0" layoutInCell="1" allowOverlap="1" wp14:anchorId="0DBF3B10" wp14:editId="7C499FE3">
                <wp:simplePos x="0" y="0"/>
                <wp:positionH relativeFrom="column">
                  <wp:posOffset>-197510</wp:posOffset>
                </wp:positionH>
                <wp:positionV relativeFrom="paragraph">
                  <wp:posOffset>63143</wp:posOffset>
                </wp:positionV>
                <wp:extent cx="6386169" cy="2245767"/>
                <wp:effectExtent l="0" t="0" r="15240" b="2159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69" cy="2245767"/>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3B10" id="_x0000_s1045" type="#_x0000_t202" style="position:absolute;left:0;text-align:left;margin-left:-15.55pt;margin-top:4.95pt;width:502.85pt;height:1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">
                <v:textbo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v:textbox>
              </v:shape>
            </w:pict>
          </mc:Fallback>
        </mc:AlternateContent>
      </w:r>
    </w:p>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Default="007C187E" w:rsidP="007C187E"/>
    <w:p w:rsidR="008F76CF" w:rsidRDefault="007C187E" w:rsidP="007C187E">
      <w:r>
        <w:t>Following is sequence diagram for running a match</w:t>
      </w:r>
    </w:p>
    <w:p w:rsidR="007C187E" w:rsidRDefault="007C187E" w:rsidP="007C187E">
      <w:r>
        <w:rPr>
          <w:noProof/>
        </w:rPr>
        <w:drawing>
          <wp:inline distT="0" distB="0" distL="0" distR="0" wp14:anchorId="2F87C7D1" wp14:editId="07097C9D">
            <wp:extent cx="5945962" cy="483534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833427"/>
                    </a:xfrm>
                    <a:prstGeom prst="rect">
                      <a:avLst/>
                    </a:prstGeom>
                  </pic:spPr>
                </pic:pic>
              </a:graphicData>
            </a:graphic>
          </wp:inline>
        </w:drawing>
      </w:r>
    </w:p>
    <w:p w:rsidR="007C187E" w:rsidRDefault="007C187E" w:rsidP="007C187E"/>
    <w:p w:rsidR="007C187E" w:rsidRDefault="007C187E" w:rsidP="007C187E">
      <w:r>
        <w:lastRenderedPageBreak/>
        <w:t>Sequence diagram for ranking projects for students and head professor. Validation has changed so remains same from SPWv.3</w:t>
      </w:r>
      <w:r w:rsidR="001406D0">
        <w:t xml:space="preserve"> other than validation of results.</w:t>
      </w:r>
    </w:p>
    <w:p w:rsidR="001406D0" w:rsidRDefault="001406D0" w:rsidP="001406D0">
      <w:pPr>
        <w:spacing w:line="360" w:lineRule="auto"/>
        <w:jc w:val="center"/>
        <w:rPr>
          <w:sz w:val="24"/>
        </w:rPr>
      </w:pPr>
      <w:r>
        <w:rPr>
          <w:sz w:val="24"/>
        </w:rPr>
        <w:t xml:space="preserve">Student </w:t>
      </w:r>
      <w:proofErr w:type="gramStart"/>
      <w:r>
        <w:rPr>
          <w:sz w:val="24"/>
        </w:rPr>
        <w:t>Save</w:t>
      </w:r>
      <w:proofErr w:type="gramEnd"/>
      <w:r>
        <w:rPr>
          <w:sz w:val="24"/>
        </w:rPr>
        <w:t xml:space="preserve"> Rank (SPW3_205)</w:t>
      </w:r>
    </w:p>
    <w:p w:rsidR="001406D0" w:rsidRDefault="001406D0" w:rsidP="001406D0">
      <w:pPr>
        <w:spacing w:line="360" w:lineRule="auto"/>
        <w:jc w:val="center"/>
        <w:rPr>
          <w:sz w:val="24"/>
        </w:rPr>
      </w:pPr>
      <w:r>
        <w:rPr>
          <w:noProof/>
          <w:sz w:val="24"/>
        </w:rPr>
        <w:drawing>
          <wp:inline distT="0" distB="0" distL="0" distR="0" wp14:anchorId="11FE44CA" wp14:editId="62A1C43C">
            <wp:extent cx="5354955"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4955" cy="4572000"/>
                    </a:xfrm>
                    <a:prstGeom prst="rect">
                      <a:avLst/>
                    </a:prstGeom>
                    <a:noFill/>
                    <a:ln>
                      <a:noFill/>
                    </a:ln>
                  </pic:spPr>
                </pic:pic>
              </a:graphicData>
            </a:graphic>
          </wp:inline>
        </w:drawing>
      </w: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rPr>
          <w:sz w:val="24"/>
        </w:rPr>
      </w:pPr>
    </w:p>
    <w:p w:rsidR="001406D0" w:rsidRDefault="001406D0" w:rsidP="001406D0">
      <w:pPr>
        <w:spacing w:line="360" w:lineRule="auto"/>
        <w:jc w:val="center"/>
        <w:rPr>
          <w:sz w:val="24"/>
        </w:rPr>
      </w:pPr>
      <w:r>
        <w:rPr>
          <w:noProof/>
        </w:rPr>
        <w:lastRenderedPageBreak/>
        <mc:AlternateContent>
          <mc:Choice Requires="wps">
            <w:drawing>
              <wp:anchor distT="0" distB="0" distL="114300" distR="114300" simplePos="0" relativeHeight="251667456" behindDoc="0" locked="0" layoutInCell="1" allowOverlap="1" wp14:anchorId="72F21D3E" wp14:editId="4D58BF7F">
                <wp:simplePos x="0" y="0"/>
                <wp:positionH relativeFrom="column">
                  <wp:posOffset>1033152</wp:posOffset>
                </wp:positionH>
                <wp:positionV relativeFrom="paragraph">
                  <wp:posOffset>166156</wp:posOffset>
                </wp:positionV>
                <wp:extent cx="973777" cy="522613"/>
                <wp:effectExtent l="0" t="0" r="74295" b="67945"/>
                <wp:wrapNone/>
                <wp:docPr id="72" name="Straight Arrow Connector 72"/>
                <wp:cNvGraphicFramePr/>
                <a:graphic xmlns:a="http://schemas.openxmlformats.org/drawingml/2006/main">
                  <a:graphicData uri="http://schemas.microsoft.com/office/word/2010/wordprocessingShape">
                    <wps:wsp>
                      <wps:cNvCnPr/>
                      <wps:spPr>
                        <a:xfrm>
                          <a:off x="0" y="0"/>
                          <a:ext cx="973777" cy="5226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A6B98E" id="_x0000_t32" coordsize="21600,21600" o:spt="32" o:oned="t" path="m,l21600,21600e" filled="f">
                <v:path arrowok="t" fillok="f" o:connecttype="none"/>
                <o:lock v:ext="edit" shapetype="t"/>
              </v:shapetype>
              <v:shape id="Straight Arrow Connector 72" o:spid="_x0000_s1026" type="#_x0000_t32" style="position:absolute;margin-left:81.35pt;margin-top:13.1pt;width:76.7pt;height:4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0B73B3C" wp14:editId="70684D4D">
                <wp:simplePos x="0" y="0"/>
                <wp:positionH relativeFrom="column">
                  <wp:posOffset>-640913</wp:posOffset>
                </wp:positionH>
                <wp:positionV relativeFrom="paragraph">
                  <wp:posOffset>-344170</wp:posOffset>
                </wp:positionV>
                <wp:extent cx="2505694" cy="510639"/>
                <wp:effectExtent l="0" t="0" r="28575" b="2286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510639"/>
                        </a:xfrm>
                        <a:prstGeom prst="rect">
                          <a:avLst/>
                        </a:prstGeom>
                        <a:solidFill>
                          <a:srgbClr val="FFFFFF"/>
                        </a:solidFill>
                        <a:ln w="9525">
                          <a:solidFill>
                            <a:srgbClr val="000000"/>
                          </a:solidFill>
                          <a:miter lim="800000"/>
                          <a:headEnd/>
                          <a:tailEnd/>
                        </a:ln>
                      </wps:spPr>
                      <wps:txbx>
                        <w:txbxContent>
                          <w:p w:rsidR="00CB377A" w:rsidRDefault="00CB377A">
                            <w:r>
                              <w:t>Project Priority Page not Match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73B3C" id="_x0000_s1046" type="#_x0000_t202" style="position:absolute;left:0;text-align:left;margin-left:-50.45pt;margin-top:-27.1pt;width:197.3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MiJw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">
                <v:textbox>
                  <w:txbxContent>
                    <w:p w:rsidR="00CB377A" w:rsidRDefault="00CB377A">
                      <w:r>
                        <w:t>Project Priority Page not Match Page</w:t>
                      </w:r>
                    </w:p>
                  </w:txbxContent>
                </v:textbox>
              </v:shape>
            </w:pict>
          </mc:Fallback>
        </mc:AlternateContent>
      </w:r>
      <w:r>
        <w:rPr>
          <w:sz w:val="24"/>
        </w:rPr>
        <w:t>Professor Save Rank (SPW3_205)</w:t>
      </w:r>
    </w:p>
    <w:p w:rsidR="001406D0" w:rsidRDefault="001406D0" w:rsidP="001406D0">
      <w:pPr>
        <w:spacing w:line="360" w:lineRule="auto"/>
        <w:jc w:val="center"/>
        <w:rPr>
          <w:sz w:val="24"/>
        </w:rPr>
      </w:pPr>
      <w:r>
        <w:rPr>
          <w:noProof/>
          <w:sz w:val="24"/>
        </w:rPr>
        <w:drawing>
          <wp:inline distT="0" distB="0" distL="0" distR="0" wp14:anchorId="6C6A8160" wp14:editId="4CF22A33">
            <wp:extent cx="4879340" cy="3789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9340" cy="3789045"/>
                    </a:xfrm>
                    <a:prstGeom prst="rect">
                      <a:avLst/>
                    </a:prstGeom>
                    <a:noFill/>
                    <a:ln>
                      <a:noFill/>
                    </a:ln>
                  </pic:spPr>
                </pic:pic>
              </a:graphicData>
            </a:graphic>
          </wp:inline>
        </w:drawing>
      </w:r>
    </w:p>
    <w:p w:rsidR="001406D0" w:rsidRDefault="001406D0">
      <w:pPr>
        <w:spacing w:after="200" w:line="276" w:lineRule="auto"/>
        <w:jc w:val="left"/>
        <w:rPr>
          <w:sz w:val="24"/>
        </w:rPr>
      </w:pPr>
      <w:r>
        <w:rPr>
          <w:sz w:val="24"/>
        </w:rPr>
        <w:br w:type="page"/>
      </w:r>
    </w:p>
    <w:p w:rsidR="001406D0" w:rsidRDefault="00AD0D68" w:rsidP="001406D0">
      <w:pPr>
        <w:spacing w:line="360" w:lineRule="auto"/>
        <w:jc w:val="left"/>
        <w:rPr>
          <w:b/>
          <w:sz w:val="28"/>
        </w:rPr>
      </w:pPr>
      <w:r>
        <w:rPr>
          <w:b/>
          <w:sz w:val="28"/>
        </w:rPr>
        <w:lastRenderedPageBreak/>
        <w:t xml:space="preserve">The following dynamic models are from SPWv.3: </w:t>
      </w:r>
    </w:p>
    <w:p w:rsidR="00AD0D68" w:rsidRDefault="00AD0D68" w:rsidP="00AD0D68">
      <w:pPr>
        <w:spacing w:after="0" w:line="360" w:lineRule="auto"/>
        <w:rPr>
          <w:rFonts w:eastAsia="Times New Roman" w:cs="Times New Roman"/>
          <w:b/>
          <w:sz w:val="24"/>
        </w:rPr>
      </w:pPr>
      <w:r>
        <w:rPr>
          <w:rFonts w:eastAsia="Times New Roman" w:cs="Times New Roman"/>
          <w:b/>
          <w:sz w:val="24"/>
        </w:rPr>
        <w:t>Login State Machine</w:t>
      </w:r>
    </w:p>
    <w:p w:rsidR="00AD0D68" w:rsidRDefault="00AD0D68" w:rsidP="00AD0D68">
      <w:pPr>
        <w:spacing w:after="0" w:line="360" w:lineRule="auto"/>
        <w:rPr>
          <w:rFonts w:eastAsia="Calibri" w:cs="Calibri"/>
        </w:rPr>
      </w:pPr>
      <w:r>
        <w:rPr>
          <w:noProof/>
        </w:rPr>
        <w:drawing>
          <wp:inline distT="0" distB="0" distL="0" distR="0" wp14:anchorId="0149B6C8" wp14:editId="03F5B861">
            <wp:extent cx="5949315" cy="3087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AD0D68" w:rsidRDefault="00AD0D68" w:rsidP="00AD0D68">
      <w:pPr>
        <w:spacing w:after="0" w:line="360" w:lineRule="auto"/>
      </w:pPr>
    </w:p>
    <w:p w:rsidR="00AD0D68" w:rsidRDefault="00AD0D68" w:rsidP="00AD0D68">
      <w:pPr>
        <w:spacing w:after="0" w:line="360" w:lineRule="auto"/>
        <w:jc w:val="left"/>
      </w:pPr>
      <w:r>
        <w:rPr>
          <w:rFonts w:eastAsia="Times New Roman" w:cs="Times New Roman"/>
          <w:b/>
          <w:sz w:val="24"/>
        </w:rPr>
        <w:t>Profile Subsystem State Machine</w:t>
      </w:r>
      <w:r>
        <w:rPr>
          <w:noProof/>
        </w:rPr>
        <w:drawing>
          <wp:inline distT="0" distB="0" distL="0" distR="0" wp14:anchorId="04AF0AAE" wp14:editId="4A395EFA">
            <wp:extent cx="6531610" cy="33966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1610" cy="3396615"/>
                    </a:xfrm>
                    <a:prstGeom prst="rect">
                      <a:avLst/>
                    </a:prstGeom>
                    <a:noFill/>
                    <a:ln>
                      <a:noFill/>
                    </a:ln>
                  </pic:spPr>
                </pic:pic>
              </a:graphicData>
            </a:graphic>
          </wp:inline>
        </w:drawing>
      </w: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pPr>
      <w:r>
        <w:rPr>
          <w:rFonts w:eastAsia="Times New Roman" w:cs="Times New Roman"/>
          <w:b/>
          <w:sz w:val="24"/>
        </w:rPr>
        <w:t>Head Professor Edit Project</w:t>
      </w:r>
    </w:p>
    <w:p w:rsidR="00AD0D68" w:rsidRDefault="00AD0D68" w:rsidP="00AD0D68">
      <w:pPr>
        <w:spacing w:after="0" w:line="360" w:lineRule="auto"/>
        <w:ind w:left="-720"/>
        <w:jc w:val="center"/>
      </w:pPr>
      <w:r>
        <w:rPr>
          <w:noProof/>
        </w:rPr>
        <w:drawing>
          <wp:inline distT="0" distB="0" distL="0" distR="0" wp14:anchorId="15FD8C5E" wp14:editId="3AFEB79C">
            <wp:extent cx="7077710" cy="4358005"/>
            <wp:effectExtent l="0" t="0" r="889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77710" cy="4358005"/>
                    </a:xfrm>
                    <a:prstGeom prst="rect">
                      <a:avLst/>
                    </a:prstGeom>
                    <a:noFill/>
                    <a:ln>
                      <a:noFill/>
                    </a:ln>
                  </pic:spPr>
                </pic:pic>
              </a:graphicData>
            </a:graphic>
          </wp:inline>
        </w:drawing>
      </w:r>
    </w:p>
    <w:p w:rsidR="00AD0D68" w:rsidRDefault="00AD0D68" w:rsidP="00AD0D68">
      <w:pPr>
        <w:pStyle w:val="Heading2"/>
        <w:ind w:left="720"/>
        <w:rPr>
          <w:rFonts w:asciiTheme="minorHAnsi" w:eastAsia="Times New Roman" w:hAnsiTheme="minorHAnsi" w:cs="Times New Roman"/>
          <w:b w:val="0"/>
          <w:sz w:val="24"/>
        </w:rPr>
      </w:pPr>
    </w:p>
    <w:p w:rsidR="00AD0D68" w:rsidRDefault="00AD0D68" w:rsidP="00AD0D68">
      <w:pPr>
        <w:spacing w:line="256" w:lineRule="auto"/>
        <w:rPr>
          <w:rFonts w:eastAsia="Times New Roman" w:cs="Times New Roman"/>
          <w:b/>
          <w:sz w:val="24"/>
        </w:rPr>
      </w:pPr>
      <w:r>
        <w:rPr>
          <w:rFonts w:eastAsia="Times New Roman" w:cs="Times New Roman"/>
          <w:sz w:val="24"/>
        </w:rPr>
        <w:br w:type="page"/>
      </w:r>
    </w:p>
    <w:p w:rsidR="00AD0D68" w:rsidRPr="00AD0D68" w:rsidRDefault="00AD0D68" w:rsidP="00AD0D68">
      <w:pPr>
        <w:pStyle w:val="Heading2"/>
        <w:ind w:left="720"/>
        <w:rPr>
          <w:rFonts w:asciiTheme="minorHAnsi" w:eastAsia="Times New Roman" w:hAnsiTheme="minorHAnsi" w:cs="Times New Roman"/>
          <w:color w:val="000000" w:themeColor="text1"/>
          <w:sz w:val="24"/>
        </w:rPr>
      </w:pPr>
      <w:bookmarkStart w:id="85" w:name="_Toc393972340"/>
      <w:r w:rsidRPr="00AD0D68">
        <w:rPr>
          <w:rFonts w:asciiTheme="minorHAnsi" w:eastAsia="Times New Roman" w:hAnsiTheme="minorHAnsi" w:cs="Times New Roman"/>
          <w:color w:val="000000" w:themeColor="text1"/>
          <w:sz w:val="24"/>
        </w:rPr>
        <w:lastRenderedPageBreak/>
        <w:t>Activity Diagram for Repository:</w:t>
      </w:r>
      <w:bookmarkEnd w:id="85"/>
    </w:p>
    <w:p w:rsidR="00AD0D68" w:rsidRDefault="00AD0D68" w:rsidP="00AD0D68">
      <w:pPr>
        <w:spacing w:line="480" w:lineRule="auto"/>
        <w:ind w:left="720"/>
        <w:rPr>
          <w:rFonts w:eastAsia="Times New Roman" w:cs="Times New Roman"/>
          <w:b/>
          <w:sz w:val="24"/>
        </w:rPr>
      </w:pPr>
      <w:r>
        <w:rPr>
          <w:b/>
          <w:noProof/>
          <w:sz w:val="28"/>
          <w:szCs w:val="28"/>
        </w:rPr>
        <w:drawing>
          <wp:inline distT="0" distB="0" distL="0" distR="0" wp14:anchorId="58D69DC2" wp14:editId="3C6EFD42">
            <wp:extent cx="5949315" cy="3134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134995"/>
                    </a:xfrm>
                    <a:prstGeom prst="rect">
                      <a:avLst/>
                    </a:prstGeom>
                    <a:noFill/>
                    <a:ln>
                      <a:noFill/>
                    </a:ln>
                  </pic:spPr>
                </pic:pic>
              </a:graphicData>
            </a:graphic>
          </wp:inline>
        </w:drawing>
      </w:r>
    </w:p>
    <w:p w:rsidR="00AD0D68" w:rsidRDefault="00AD0D68" w:rsidP="00AD0D68">
      <w:pPr>
        <w:spacing w:line="480" w:lineRule="auto"/>
        <w:ind w:left="720"/>
        <w:jc w:val="left"/>
        <w:rPr>
          <w:rFonts w:ascii="Calibri" w:eastAsia="Calibri" w:hAnsi="Calibri" w:cs="Calibri"/>
          <w:b/>
          <w:noProof/>
          <w:sz w:val="28"/>
          <w:szCs w:val="28"/>
        </w:rPr>
      </w:pPr>
      <w:r>
        <w:rPr>
          <w:rFonts w:eastAsia="Times New Roman" w:cs="Times New Roman"/>
          <w:b/>
          <w:sz w:val="24"/>
        </w:rPr>
        <w:t>Activity Diagram for User Management:</w:t>
      </w:r>
      <w:r>
        <w:rPr>
          <w:b/>
          <w:noProof/>
          <w:sz w:val="28"/>
          <w:szCs w:val="28"/>
        </w:rPr>
        <w:t xml:space="preserve"> </w:t>
      </w:r>
      <w:r>
        <w:rPr>
          <w:b/>
          <w:noProof/>
          <w:sz w:val="28"/>
          <w:szCs w:val="28"/>
        </w:rPr>
        <w:drawing>
          <wp:inline distT="0" distB="0" distL="0" distR="0" wp14:anchorId="08F6A865" wp14:editId="79A6CEE1">
            <wp:extent cx="5937885" cy="3348990"/>
            <wp:effectExtent l="0" t="0" r="571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rsidR="00AD0D68" w:rsidRDefault="00AD0D68" w:rsidP="00AD0D68">
      <w:pPr>
        <w:spacing w:line="480" w:lineRule="auto"/>
        <w:ind w:left="720"/>
        <w:rPr>
          <w:rFonts w:eastAsia="Times New Roman" w:cs="Times New Roman"/>
          <w:b/>
          <w:sz w:val="24"/>
        </w:rPr>
      </w:pPr>
    </w:p>
    <w:p w:rsidR="00AD0D68" w:rsidRDefault="00AD0D68" w:rsidP="00AD0D68">
      <w:pPr>
        <w:spacing w:line="480" w:lineRule="auto"/>
        <w:ind w:left="720"/>
        <w:rPr>
          <w:sz w:val="24"/>
        </w:rPr>
      </w:pPr>
      <w:r>
        <w:rPr>
          <w:sz w:val="24"/>
        </w:rPr>
        <w:br w:type="page"/>
      </w:r>
      <w:r>
        <w:rPr>
          <w:rFonts w:eastAsia="Times New Roman" w:cs="Times New Roman"/>
          <w:b/>
          <w:sz w:val="24"/>
        </w:rPr>
        <w:lastRenderedPageBreak/>
        <w:t xml:space="preserve">                           </w:t>
      </w:r>
      <w:r>
        <w:rPr>
          <w:rFonts w:eastAsia="Times New Roman" w:cs="Times New Roman"/>
          <w:b/>
          <w:sz w:val="24"/>
        </w:rPr>
        <w:tab/>
      </w:r>
      <w:r>
        <w:rPr>
          <w:sz w:val="24"/>
        </w:rPr>
        <w:t>Professor Login (SPW2_103)</w:t>
      </w:r>
    </w:p>
    <w:p w:rsidR="00AD0D68" w:rsidRDefault="00AD0D68" w:rsidP="00AD0D68">
      <w:pPr>
        <w:spacing w:line="360" w:lineRule="auto"/>
        <w:jc w:val="center"/>
      </w:pPr>
      <w:r>
        <w:rPr>
          <w:noProof/>
        </w:rPr>
        <w:drawing>
          <wp:inline distT="0" distB="0" distL="0" distR="0" wp14:anchorId="0F5B83AE" wp14:editId="44D75A17">
            <wp:extent cx="5949315" cy="3253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AD0D68" w:rsidRDefault="00AD0D68" w:rsidP="00AD0D68">
      <w:pPr>
        <w:spacing w:line="256" w:lineRule="auto"/>
      </w:pPr>
      <w:r>
        <w:br w:type="page"/>
      </w:r>
    </w:p>
    <w:p w:rsidR="00AD0D68" w:rsidRDefault="00AD0D68" w:rsidP="00AD0D68">
      <w:pPr>
        <w:spacing w:line="360" w:lineRule="auto"/>
        <w:jc w:val="center"/>
      </w:pPr>
      <w:r>
        <w:lastRenderedPageBreak/>
        <w:t>Guest Access (SPW2_102)</w:t>
      </w:r>
    </w:p>
    <w:p w:rsidR="00AD0D68" w:rsidRDefault="00AD0D68" w:rsidP="00AD0D68">
      <w:pPr>
        <w:spacing w:line="360" w:lineRule="auto"/>
        <w:jc w:val="center"/>
      </w:pPr>
      <w:r>
        <w:rPr>
          <w:noProof/>
        </w:rPr>
        <w:drawing>
          <wp:inline distT="0" distB="0" distL="0" distR="0" wp14:anchorId="14A800D2" wp14:editId="0C343150">
            <wp:extent cx="5260975" cy="28619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AD0D68" w:rsidRDefault="00AD0D68" w:rsidP="00AD0D68">
      <w:r>
        <w:br w:type="page"/>
      </w:r>
    </w:p>
    <w:p w:rsidR="00AD0D68" w:rsidRDefault="00AD0D68" w:rsidP="00AD0D68">
      <w:pPr>
        <w:spacing w:line="360" w:lineRule="auto"/>
        <w:jc w:val="center"/>
        <w:rPr>
          <w:noProof/>
        </w:rPr>
      </w:pPr>
      <w:r>
        <w:lastRenderedPageBreak/>
        <w:t>Logout (SPW2_104)</w:t>
      </w:r>
    </w:p>
    <w:p w:rsidR="00AD0D68" w:rsidRDefault="00AD0D68" w:rsidP="00AD0D68">
      <w:pPr>
        <w:spacing w:line="360" w:lineRule="auto"/>
        <w:jc w:val="center"/>
      </w:pPr>
      <w:r>
        <w:rPr>
          <w:noProof/>
        </w:rPr>
        <w:drawing>
          <wp:inline distT="0" distB="0" distL="0" distR="0" wp14:anchorId="4954864E" wp14:editId="4AB139AC">
            <wp:extent cx="5320030" cy="3218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BFE6570" wp14:editId="39862705">
            <wp:extent cx="5937885" cy="43110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A93C088" wp14:editId="414E19D1">
            <wp:extent cx="6329680" cy="39662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29680" cy="396621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6C413CCB" wp14:editId="1DC617BB">
            <wp:extent cx="6282055" cy="377634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82055" cy="37763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3892EA2" wp14:editId="50CEE48D">
            <wp:extent cx="6186805" cy="349123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6805" cy="349123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2C22DE0D" wp14:editId="50AD509E">
            <wp:extent cx="6471920" cy="346773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1920" cy="3467735"/>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r>
        <w:rPr>
          <w:noProof/>
        </w:rPr>
        <w:lastRenderedPageBreak/>
        <w:drawing>
          <wp:inline distT="0" distB="0" distL="0" distR="0" wp14:anchorId="23FAAA92" wp14:editId="626E6F77">
            <wp:extent cx="6365240" cy="3657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65240" cy="3657600"/>
                    </a:xfrm>
                    <a:prstGeom prst="rect">
                      <a:avLst/>
                    </a:prstGeom>
                    <a:noFill/>
                    <a:ln>
                      <a:noFill/>
                    </a:ln>
                  </pic:spPr>
                </pic:pic>
              </a:graphicData>
            </a:graphic>
          </wp:inline>
        </w:drawing>
      </w:r>
    </w:p>
    <w:p w:rsidR="00AD0D68" w:rsidRDefault="00AD0D68" w:rsidP="00AD0D68">
      <w:pPr>
        <w:spacing w:line="360" w:lineRule="auto"/>
        <w:ind w:left="-540"/>
      </w:pPr>
      <w:r>
        <w:rPr>
          <w:noProof/>
        </w:rPr>
        <w:lastRenderedPageBreak/>
        <w:drawing>
          <wp:inline distT="0" distB="0" distL="0" distR="0" wp14:anchorId="41B70C8F" wp14:editId="2669AC1B">
            <wp:extent cx="6400800" cy="46907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3EFC5FB3" wp14:editId="72F03256">
            <wp:extent cx="6460490" cy="37287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0490" cy="372872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3C8050E" wp14:editId="2B76AEA6">
            <wp:extent cx="5949315" cy="39185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9315" cy="39185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0316D181" wp14:editId="1D6FE203">
            <wp:extent cx="6269990" cy="4595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69990" cy="459549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83E3DA5" wp14:editId="36CFC865">
            <wp:extent cx="6103620" cy="574738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03620" cy="57473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C47A248" wp14:editId="43298AF5">
            <wp:extent cx="6341110" cy="382397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41110" cy="3823970"/>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2BC4BAF0" wp14:editId="35444C2D">
            <wp:extent cx="6436360" cy="37172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36360" cy="3717290"/>
                    </a:xfrm>
                    <a:prstGeom prst="rect">
                      <a:avLst/>
                    </a:prstGeom>
                    <a:noFill/>
                    <a:ln>
                      <a:noFill/>
                    </a:ln>
                  </pic:spPr>
                </pic:pic>
              </a:graphicData>
            </a:graphic>
          </wp:inline>
        </w:drawing>
      </w:r>
      <w:r>
        <w:rPr>
          <w:noProof/>
        </w:rPr>
        <w:drawing>
          <wp:inline distT="0" distB="0" distL="0" distR="0" wp14:anchorId="182B1CA9" wp14:editId="48F74FB8">
            <wp:extent cx="6496050" cy="39071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96050" cy="3907155"/>
                    </a:xfrm>
                    <a:prstGeom prst="rect">
                      <a:avLst/>
                    </a:prstGeom>
                    <a:noFill/>
                    <a:ln>
                      <a:noFill/>
                    </a:ln>
                  </pic:spPr>
                </pic:pic>
              </a:graphicData>
            </a:graphic>
          </wp:inline>
        </w:drawing>
      </w:r>
      <w:r>
        <w:rPr>
          <w:noProof/>
        </w:rPr>
        <w:lastRenderedPageBreak/>
        <w:drawing>
          <wp:inline distT="0" distB="0" distL="0" distR="0" wp14:anchorId="52BA14E4" wp14:editId="47C060DE">
            <wp:extent cx="6269990" cy="393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69990" cy="3930650"/>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p>
    <w:p w:rsidR="00AD0D68" w:rsidRDefault="00AD0D68" w:rsidP="00AD0D68">
      <w:pPr>
        <w:rPr>
          <w:noProof/>
        </w:rPr>
      </w:pPr>
      <w:r>
        <w:rPr>
          <w:noProof/>
        </w:rPr>
        <w:br w:type="page"/>
      </w:r>
    </w:p>
    <w:p w:rsidR="00AD0D68" w:rsidRDefault="00AD0D68" w:rsidP="00AD0D68">
      <w:pPr>
        <w:spacing w:line="360" w:lineRule="auto"/>
        <w:jc w:val="center"/>
        <w:rPr>
          <w:noProof/>
          <w:sz w:val="24"/>
        </w:rPr>
      </w:pPr>
      <w:r>
        <w:rPr>
          <w:noProof/>
          <w:sz w:val="24"/>
        </w:rPr>
        <w:lastRenderedPageBreak/>
        <w:t>Upload File (SPW3_710)</w:t>
      </w:r>
    </w:p>
    <w:p w:rsidR="00AD0D68" w:rsidRDefault="00AD0D68" w:rsidP="00AD0D68">
      <w:pPr>
        <w:spacing w:line="360" w:lineRule="auto"/>
        <w:jc w:val="center"/>
      </w:pPr>
      <w:r>
        <w:rPr>
          <w:noProof/>
        </w:rPr>
        <w:drawing>
          <wp:inline distT="0" distB="0" distL="0" distR="0" wp14:anchorId="3A511005" wp14:editId="52E074D2">
            <wp:extent cx="5949315" cy="3847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9315" cy="3847465"/>
                    </a:xfrm>
                    <a:prstGeom prst="rect">
                      <a:avLst/>
                    </a:prstGeom>
                    <a:noFill/>
                    <a:ln>
                      <a:noFill/>
                    </a:ln>
                  </pic:spPr>
                </pic:pic>
              </a:graphicData>
            </a:graphic>
          </wp:inline>
        </w:drawing>
      </w:r>
    </w:p>
    <w:p w:rsidR="00AD0D68" w:rsidRDefault="00AD0D68" w:rsidP="00AD0D68">
      <w:pPr>
        <w:spacing w:line="360" w:lineRule="auto"/>
        <w:jc w:val="center"/>
      </w:pPr>
    </w:p>
    <w:p w:rsidR="00AD0D68" w:rsidRDefault="00AD0D68" w:rsidP="00AD0D68">
      <w:pPr>
        <w:spacing w:line="360" w:lineRule="auto"/>
        <w:jc w:val="center"/>
        <w:rPr>
          <w:sz w:val="24"/>
        </w:rPr>
      </w:pPr>
      <w:r>
        <w:rPr>
          <w:sz w:val="24"/>
        </w:rPr>
        <w:lastRenderedPageBreak/>
        <w:t>Download File (SPW3_720)</w:t>
      </w:r>
      <w:r>
        <w:rPr>
          <w:noProof/>
          <w:sz w:val="24"/>
        </w:rPr>
        <w:drawing>
          <wp:inline distT="0" distB="0" distL="0" distR="0" wp14:anchorId="07EE7070" wp14:editId="615C2B7D">
            <wp:extent cx="5949315" cy="3811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9315" cy="3811905"/>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File (SPW3_730) </w:t>
      </w:r>
      <w:r>
        <w:rPr>
          <w:noProof/>
          <w:sz w:val="24"/>
        </w:rPr>
        <w:drawing>
          <wp:inline distT="0" distB="0" distL="0" distR="0" wp14:anchorId="27FD3A18" wp14:editId="38AA82D6">
            <wp:extent cx="5949315" cy="3990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9315" cy="399034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Add New Milestone (SPW3_901) </w:t>
      </w:r>
      <w:r>
        <w:rPr>
          <w:noProof/>
          <w:sz w:val="24"/>
        </w:rPr>
        <w:drawing>
          <wp:inline distT="0" distB="0" distL="0" distR="0" wp14:anchorId="006A169A" wp14:editId="00F1B0AC">
            <wp:extent cx="5949315" cy="44056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 Edit Milestone (SPW3_902) </w:t>
      </w:r>
      <w:r>
        <w:rPr>
          <w:noProof/>
          <w:sz w:val="24"/>
        </w:rPr>
        <w:drawing>
          <wp:inline distT="0" distB="0" distL="0" distR="0" wp14:anchorId="531355BB" wp14:editId="27CCC275">
            <wp:extent cx="5949315" cy="328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Milestone (SPW3_903) </w:t>
      </w:r>
      <w:r>
        <w:rPr>
          <w:noProof/>
          <w:sz w:val="24"/>
        </w:rPr>
        <w:drawing>
          <wp:inline distT="0" distB="0" distL="0" distR="0" wp14:anchorId="754CD3B9" wp14:editId="1F635C84">
            <wp:extent cx="5949315" cy="54152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9315" cy="5415280"/>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noProof/>
          <w:sz w:val="24"/>
        </w:rPr>
        <w:lastRenderedPageBreak/>
        <w:drawing>
          <wp:inline distT="0" distB="0" distL="0" distR="0" wp14:anchorId="41E0F49E" wp14:editId="6E1521DE">
            <wp:extent cx="5949315" cy="3443605"/>
            <wp:effectExtent l="0" t="0" r="0" b="4445"/>
            <wp:docPr id="89" name="Picture 89" descr="Description: \\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bear-ad.cs.fiu.edu\homes\Desktop\Diagrams\Manually Add User.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9315" cy="3443605"/>
                    </a:xfrm>
                    <a:prstGeom prst="rect">
                      <a:avLst/>
                    </a:prstGeom>
                    <a:noFill/>
                    <a:ln>
                      <a:noFill/>
                    </a:ln>
                  </pic:spPr>
                </pic:pic>
              </a:graphicData>
            </a:graphic>
          </wp:inline>
        </w:drawing>
      </w:r>
      <w:r>
        <w:rPr>
          <w:noProof/>
          <w:sz w:val="24"/>
        </w:rPr>
        <w:drawing>
          <wp:inline distT="0" distB="0" distL="0" distR="0" wp14:anchorId="3BC14500" wp14:editId="0080D484">
            <wp:extent cx="5949315" cy="3111500"/>
            <wp:effectExtent l="0" t="0" r="0" b="0"/>
            <wp:docPr id="88" name="Picture 88" descr="Description: \\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ar-ad.cs.fiu.edu\homes\Desktop\Diagrams\Modify User.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pic:spPr>
                </pic:pic>
              </a:graphicData>
            </a:graphic>
          </wp:inline>
        </w:drawing>
      </w:r>
      <w:r>
        <w:rPr>
          <w:noProof/>
          <w:sz w:val="24"/>
        </w:rPr>
        <w:lastRenderedPageBreak/>
        <w:drawing>
          <wp:inline distT="0" distB="0" distL="0" distR="0" wp14:anchorId="69657250" wp14:editId="73DF6743">
            <wp:extent cx="5949315" cy="3301365"/>
            <wp:effectExtent l="0" t="0" r="0" b="0"/>
            <wp:docPr id="87" name="Picture 87" descr="Description: \\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ear-ad.cs.fiu.edu\homes\Desktop\Diagrams\Delete User.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9315" cy="3301365"/>
                    </a:xfrm>
                    <a:prstGeom prst="rect">
                      <a:avLst/>
                    </a:prstGeom>
                    <a:noFill/>
                    <a:ln>
                      <a:noFill/>
                    </a:ln>
                  </pic:spPr>
                </pic:pic>
              </a:graphicData>
            </a:graphic>
          </wp:inline>
        </w:drawing>
      </w:r>
      <w:r>
        <w:rPr>
          <w:noProof/>
          <w:sz w:val="24"/>
        </w:rPr>
        <w:drawing>
          <wp:inline distT="0" distB="0" distL="0" distR="0" wp14:anchorId="5C8978D6" wp14:editId="20EDA18E">
            <wp:extent cx="5949315" cy="2564765"/>
            <wp:effectExtent l="0" t="0" r="0" b="6985"/>
            <wp:docPr id="86" name="Picture 86" descr="Description: \\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bear-ad.cs.fiu.edu\homes\Desktop\Diagrams\Filter Users.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75B8912" wp14:editId="6DA65220">
            <wp:extent cx="5925820" cy="4453255"/>
            <wp:effectExtent l="0" t="0" r="0" b="4445"/>
            <wp:docPr id="85" name="Picture 85" descr="Description: \\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bear-ad.cs.fiu.edu\homes\Desktop\Diagrams\Approve Request.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25820" cy="4453255"/>
                    </a:xfrm>
                    <a:prstGeom prst="rect">
                      <a:avLst/>
                    </a:prstGeom>
                    <a:noFill/>
                    <a:ln>
                      <a:noFill/>
                    </a:ln>
                  </pic:spPr>
                </pic:pic>
              </a:graphicData>
            </a:graphic>
          </wp:inline>
        </w:drawing>
      </w:r>
      <w:r>
        <w:rPr>
          <w:noProof/>
          <w:sz w:val="24"/>
        </w:rPr>
        <w:lastRenderedPageBreak/>
        <w:drawing>
          <wp:inline distT="0" distB="0" distL="0" distR="0" wp14:anchorId="20A9869E" wp14:editId="229E31F1">
            <wp:extent cx="5937885" cy="4156075"/>
            <wp:effectExtent l="0" t="0" r="5715" b="0"/>
            <wp:docPr id="84" name="Picture 84" descr="Description: \\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bear-ad.cs.fiu.edu\homes\Desktop\Diagrams\Bypass Activation.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Pr>
          <w:noProof/>
          <w:sz w:val="24"/>
        </w:rPr>
        <w:lastRenderedPageBreak/>
        <w:drawing>
          <wp:inline distT="0" distB="0" distL="0" distR="0" wp14:anchorId="29EEBC86" wp14:editId="46C32F94">
            <wp:extent cx="5949315" cy="4215765"/>
            <wp:effectExtent l="0" t="0" r="0" b="0"/>
            <wp:docPr id="83" name="Picture 83" descr="Description: \\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bear-ad.cs.fiu.edu\homes\Desktop\Diagrams\Email Activation.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9315" cy="4215765"/>
                    </a:xfrm>
                    <a:prstGeom prst="rect">
                      <a:avLst/>
                    </a:prstGeom>
                    <a:noFill/>
                    <a:ln>
                      <a:noFill/>
                    </a:ln>
                  </pic:spPr>
                </pic:pic>
              </a:graphicData>
            </a:graphic>
          </wp:inline>
        </w:drawing>
      </w:r>
      <w:r>
        <w:rPr>
          <w:noProof/>
          <w:sz w:val="24"/>
        </w:rPr>
        <w:drawing>
          <wp:inline distT="0" distB="0" distL="0" distR="0" wp14:anchorId="490524DF" wp14:editId="65644C43">
            <wp:extent cx="5949315" cy="2564765"/>
            <wp:effectExtent l="0" t="0" r="0" b="6985"/>
            <wp:docPr id="82" name="Picture 82" descr="Description: \\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escription: \\bear-ad.cs.fiu.edu\homes\Desktop\Diagrams\Generate Password.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3CE8A98" wp14:editId="35A7C468">
            <wp:extent cx="5949315" cy="3099435"/>
            <wp:effectExtent l="0" t="0" r="0" b="5715"/>
            <wp:docPr id="81" name="Picture 81" descr="Description: \\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escription: \\bear-ad.cs.fiu.edu\homes\Desktop\Diagrams\Impersonate User.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r>
        <w:rPr>
          <w:noProof/>
          <w:sz w:val="24"/>
        </w:rPr>
        <w:drawing>
          <wp:inline distT="0" distB="0" distL="0" distR="0" wp14:anchorId="0026A5CC" wp14:editId="65B338AE">
            <wp:extent cx="5937885" cy="3111500"/>
            <wp:effectExtent l="0" t="0" r="5715" b="0"/>
            <wp:docPr id="80" name="Picture 80" descr="Description: \\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escription: \\bear-ad.cs.fiu.edu\homes\Desktop\Diagrams\Registration Request.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r>
        <w:rPr>
          <w:noProof/>
          <w:sz w:val="24"/>
        </w:rPr>
        <w:lastRenderedPageBreak/>
        <w:drawing>
          <wp:inline distT="0" distB="0" distL="0" distR="0" wp14:anchorId="2792668C" wp14:editId="3674C9F9">
            <wp:extent cx="5949315" cy="3538855"/>
            <wp:effectExtent l="0" t="0" r="0" b="4445"/>
            <wp:docPr id="78" name="Picture 78" descr="Description: \\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cription: \\bear-ad.cs.fiu.edu\homes\Desktop\Diagrams\Send Reminder to Pending.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sz w:val="24"/>
        </w:rPr>
        <w:lastRenderedPageBreak/>
        <w:t>Update Minimum (SPW3_210)</w:t>
      </w:r>
    </w:p>
    <w:p w:rsidR="00AD0D68" w:rsidRDefault="00AD0D68" w:rsidP="00AD0D68">
      <w:pPr>
        <w:spacing w:line="360" w:lineRule="auto"/>
        <w:jc w:val="center"/>
        <w:rPr>
          <w:sz w:val="24"/>
        </w:rPr>
      </w:pPr>
      <w:r>
        <w:rPr>
          <w:noProof/>
          <w:sz w:val="24"/>
        </w:rPr>
        <w:drawing>
          <wp:inline distT="0" distB="0" distL="0" distR="0" wp14:anchorId="39752961" wp14:editId="5EC1327F">
            <wp:extent cx="5355590" cy="377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AD0D68" w:rsidRPr="00AD0D68" w:rsidRDefault="00AD0D68" w:rsidP="001406D0">
      <w:pPr>
        <w:spacing w:line="360" w:lineRule="auto"/>
        <w:jc w:val="left"/>
        <w:rPr>
          <w:sz w:val="28"/>
        </w:rPr>
      </w:pPr>
    </w:p>
    <w:p w:rsidR="001406D0" w:rsidRDefault="001406D0" w:rsidP="001406D0">
      <w:pPr>
        <w:spacing w:line="360" w:lineRule="auto"/>
        <w:jc w:val="center"/>
        <w:rPr>
          <w:sz w:val="24"/>
        </w:rPr>
      </w:pPr>
    </w:p>
    <w:p w:rsidR="00AD0D68" w:rsidRDefault="00AD0D68">
      <w:pPr>
        <w:spacing w:after="200" w:line="276" w:lineRule="auto"/>
        <w:jc w:val="left"/>
        <w:rPr>
          <w:sz w:val="24"/>
        </w:rPr>
      </w:pPr>
      <w:r>
        <w:rPr>
          <w:sz w:val="24"/>
        </w:rPr>
        <w:br w:type="page"/>
      </w:r>
    </w:p>
    <w:p w:rsidR="00AD0D68" w:rsidRDefault="00AD0D68" w:rsidP="00AF63CC">
      <w:pPr>
        <w:pStyle w:val="ListParagraph"/>
        <w:numPr>
          <w:ilvl w:val="1"/>
          <w:numId w:val="2"/>
        </w:numPr>
        <w:outlineLvl w:val="1"/>
        <w:rPr>
          <w:b/>
          <w:sz w:val="28"/>
          <w:szCs w:val="28"/>
        </w:rPr>
      </w:pPr>
      <w:bookmarkStart w:id="86" w:name="_Toc393972341"/>
      <w:r>
        <w:rPr>
          <w:noProof/>
        </w:rPr>
        <w:lastRenderedPageBreak/>
        <mc:AlternateContent>
          <mc:Choice Requires="wps">
            <w:drawing>
              <wp:anchor distT="0" distB="0" distL="114300" distR="114300" simplePos="0" relativeHeight="251668480" behindDoc="0" locked="0" layoutInCell="1" allowOverlap="1" wp14:anchorId="34BB1E2F" wp14:editId="0981C812">
                <wp:simplePos x="0" y="0"/>
                <wp:positionH relativeFrom="column">
                  <wp:posOffset>464185</wp:posOffset>
                </wp:positionH>
                <wp:positionV relativeFrom="paragraph">
                  <wp:posOffset>255270</wp:posOffset>
                </wp:positionV>
                <wp:extent cx="5358765" cy="0"/>
                <wp:effectExtent l="0" t="0" r="13335" b="19050"/>
                <wp:wrapNone/>
                <wp:docPr id="121" name="Straight Connector 12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4568CCF" id="Straight Connector 1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0.1pt" to="45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" strokecolor="windowText" strokeweight="1.25pt"/>
            </w:pict>
          </mc:Fallback>
        </mc:AlternateContent>
      </w:r>
      <w:r>
        <w:rPr>
          <w:b/>
          <w:sz w:val="28"/>
          <w:szCs w:val="28"/>
        </w:rPr>
        <w:t>Code Specification</w:t>
      </w:r>
      <w:bookmarkEnd w:id="86"/>
      <w:r>
        <w:rPr>
          <w:b/>
          <w:sz w:val="28"/>
          <w:szCs w:val="28"/>
        </w:rPr>
        <w:t xml:space="preserve"> </w:t>
      </w:r>
    </w:p>
    <w:p w:rsidR="00AD0D68" w:rsidRDefault="00AD0D68" w:rsidP="00AD0D68">
      <w:pPr>
        <w:pStyle w:val="ListParagraph"/>
        <w:spacing w:line="360" w:lineRule="auto"/>
        <w:outlineLvl w:val="1"/>
        <w:rPr>
          <w:sz w:val="28"/>
          <w:szCs w:val="28"/>
        </w:rPr>
      </w:pPr>
      <w:r>
        <w:rPr>
          <w:b/>
          <w:sz w:val="28"/>
          <w:szCs w:val="28"/>
        </w:rPr>
        <w:br/>
      </w:r>
      <w:bookmarkStart w:id="87" w:name="_Toc393972342"/>
      <w:r w:rsidRPr="00AD0D68">
        <w:rPr>
          <w:szCs w:val="28"/>
        </w:rPr>
        <w:t>Code specification deta</w:t>
      </w:r>
      <w:r w:rsidR="00B07E03">
        <w:rPr>
          <w:szCs w:val="28"/>
        </w:rPr>
        <w:t>ils remain unchanged from SPWv.4</w:t>
      </w:r>
      <w:r w:rsidRPr="00AD0D68">
        <w:rPr>
          <w:szCs w:val="28"/>
        </w:rPr>
        <w:t>. The following is almost entirely from SPWv.</w:t>
      </w:r>
      <w:r w:rsidR="00B07E03">
        <w:rPr>
          <w:szCs w:val="28"/>
        </w:rPr>
        <w:t>4</w:t>
      </w:r>
      <w:r w:rsidRPr="00AD0D68">
        <w:rPr>
          <w:szCs w:val="28"/>
        </w:rPr>
        <w:t xml:space="preserve"> design document regarding that section</w:t>
      </w:r>
      <w:r>
        <w:rPr>
          <w:sz w:val="28"/>
          <w:szCs w:val="28"/>
        </w:rPr>
        <w:t>.</w:t>
      </w:r>
      <w:bookmarkEnd w:id="87"/>
    </w:p>
    <w:p w:rsidR="00AD0D68" w:rsidRP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The SPWv.1 and SPWv.2 were built using the Code Igniter framework, which is a powerful, lightweight PHP framework that enforces the MVC architecture. Therefore, the code of the SPWv.1 and SPWv.2 reflect the implementation of this pattern by having three main subsystems: model, view, and controller. The SPWv.3 will continue to use Code Igniter for its development, thus SPWv.3 will also maintain the MVC architecture. As a result, the code specification from SPWv.1 and SPWv.2 remain unchanged in SPWv.3. </w:t>
      </w:r>
    </w:p>
    <w:p w:rsidR="00AD0D68" w:rsidRPr="00AD0D68" w:rsidRDefault="00AD0D68" w:rsidP="00AD0D68">
      <w:pPr>
        <w:spacing w:after="0" w:line="360" w:lineRule="auto"/>
        <w:ind w:left="720"/>
        <w:rPr>
          <w:rFonts w:ascii="Calibri" w:eastAsia="Calibri" w:hAnsi="Calibri" w:cs="Calibri"/>
          <w:color w:val="000000"/>
          <w:szCs w:val="28"/>
        </w:rPr>
      </w:pPr>
    </w:p>
    <w:p w:rsid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For the Controller subsystem all classes inherit from the CI_Controller, a class from the Code Igniter framework that handles all URI requests. For the Model subsystem all classes inherit from the CI_Model, a class from the Code Igniter framework that uses a modified version of the Active Record Database Pattern. This pattern allows information to be retrieved, inserted, and updated in your database with minimal scripting. Therefore by inheriting from this class, all SPW model classes are able to use the Active Record Database Pattern capabilities implemented by the Code Igniter framework. For the View subsystem, all views and sub views are comprised of HTML and CSS code.  All main views are inside the View package and use the header and footer views. Besides the main view, the SPW contains views related to each subsystem that will display to the user the appropriate information for that subsystem.  </w:t>
      </w:r>
    </w:p>
    <w:p w:rsidR="00AD0D68" w:rsidRDefault="00AD0D68">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AD0D68" w:rsidRPr="00AD0D68" w:rsidRDefault="00AD0D68" w:rsidP="00AD0D68">
      <w:pPr>
        <w:pStyle w:val="H1"/>
        <w:rPr>
          <w:b w:val="0"/>
        </w:rPr>
      </w:pPr>
      <w:bookmarkStart w:id="88" w:name="_Toc393972343"/>
      <w:r>
        <w:rPr>
          <w:noProof/>
        </w:rPr>
        <w:lastRenderedPageBreak/>
        <mc:AlternateContent>
          <mc:Choice Requires="wpg">
            <w:drawing>
              <wp:anchor distT="0" distB="0" distL="114300" distR="114300" simplePos="0" relativeHeight="251667968" behindDoc="1" locked="0" layoutInCell="1" allowOverlap="1" wp14:anchorId="143EA0A6" wp14:editId="41A5C90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2" name="Group 122"/>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4"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D0D68">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25" name="Straight Connector 125"/>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26" name="Picture 1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EA0A6" id="Group 122" o:spid="_x0000_s1047" style="position:absolute;left:0;text-align:left;margin-left:2.65pt;margin-top:-8.8pt;width:455.25pt;height:68.6pt;z-index:-25164851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">
                <v:shape id="_x0000_s1048"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NLsUA&#10;AADcAAAADwAAAGRycy9kb3ducmV2LnhtbESPQWvDMAyF74P+B6PCbovTsoWRxSljUCijhzbtYUcR&#10;a3GWWM5it83+fT0o9Cbxnt73VKwm24szjb51rGCRpCCIa6dbbhQcD+unVxA+IGvsHZOCP/KwKmcP&#10;BebaXXhP5yo0Ioawz1GBCWHIpfS1IYs+cQNx1L7daDHEdWykHvESw20vl2maSYstR4LBgT4M1V11&#10;shGy9fVp735/FttOfpkuw5ed+VTqcT69v4EINIW7+Xa90bH+8hn+n4kTy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A0uxQAAANwAAAAPAAAAAAAAAAAAAAAAAJgCAABkcnMv&#10;ZG93bnJldi54bWxQSwUGAAAAAAQABAD1AAAAigMAAAAA&#10;" stroked="f">
                  <v:textbox style="mso-fit-shape-to-text:t">
                    <w:txbxContent>
                      <w:p w:rsidR="00CB377A" w:rsidRDefault="00CB377A" w:rsidP="00AD0D68">
                        <w:pPr>
                          <w:rPr>
                            <w:rFonts w:ascii="Gabriola" w:hAnsi="Gabriola"/>
                            <w:i/>
                          </w:rPr>
                        </w:pPr>
                        <w:r>
                          <w:rPr>
                            <w:rFonts w:ascii="Gabriola" w:hAnsi="Gabriola"/>
                            <w:i/>
                          </w:rPr>
                          <w:t>Senior Project Website V5</w:t>
                        </w:r>
                      </w:p>
                    </w:txbxContent>
                  </v:textbox>
                </v:shape>
                <v:line id="Straight Connector 125" o:spid="_x0000_s1049"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Y8MAAADcAAAADwAAAGRycy9kb3ducmV2LnhtbERPS2sCMRC+F/wPYQRvNatgK1ujiKDY&#10;U+laCr0Nm9mHbibLJu7r1zeFgrf5+J6z2fWmEi01rrSsYDGPQBCnVpecK/i6HJ/XIJxH1lhZJgUD&#10;OdhtJ08bjLXt+JPaxOcihLCLUUHhfR1L6dKCDLq5rYkDl9nGoA+wyaVusAvhppLLKHqRBksODQXW&#10;dCgovSV3oyAdr6b7eT1kH9nwHl3up+8xW5+Umk37/RsIT71/iP/dZx3mL1f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A4mPDAAAA3AAAAA8AAAAAAAAAAAAA&#10;AAAAoQIAAGRycy9kb3ducmV2LnhtbFBLBQYAAAAABAAEAPkAAACRAwAAAAA=&#10;" strokecolor="windowText" strokeweight="5.25pt">
                  <v:stroke linestyle="thickThin"/>
                </v:line>
                <v:shape id="Picture 126" o:spid="_x0000_s1050"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y6jCAAAA3AAAAA8AAABkcnMvZG93bnJldi54bWxET0trwkAQvgv+h2UKvUjdJJQg0VWqYmmP&#10;Pi7eptkxCWZnQ3bN4993CwVv8/E9Z7UZTC06al1lWUE8j0AQ51ZXXCi4nA9vCxDOI2usLZOCkRxs&#10;1tPJCjNtez5Sd/KFCCHsMlRQet9kUrq8JINubhviwN1sa9AH2BZSt9iHcFPLJIpSabDi0FBiQ7uS&#10;8vvpYRTYYXbx1/F78ZOkcbS/b23+6d6Ven0ZPpYgPA3+Kf53f+kwP0nh75lw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8uowgAAANwAAAAPAAAAAAAAAAAAAAAAAJ8C&#10;AABkcnMvZG93bnJldi54bWxQSwUGAAAAAAQABAD3AAAAjgMAAAAA&#10;">
                  <v:imagedata r:id="rId10" o:title=""/>
                  <v:path arrowok="t"/>
                </v:shape>
                <w10:wrap type="tight"/>
              </v:group>
            </w:pict>
          </mc:Fallback>
        </mc:AlternateContent>
      </w:r>
      <w:r>
        <w:t>Glossary</w:t>
      </w:r>
      <w:bookmarkEnd w:id="88"/>
    </w:p>
    <w:p w:rsidR="007C187E" w:rsidRDefault="007C187E" w:rsidP="00AD0D68">
      <w:pPr>
        <w:spacing w:after="0" w:line="360" w:lineRule="auto"/>
        <w:ind w:left="720"/>
        <w:rPr>
          <w:rFonts w:ascii="Calibri" w:eastAsia="Calibri" w:hAnsi="Calibri" w:cs="Calibri"/>
          <w:color w:val="000000"/>
          <w:szCs w:val="28"/>
        </w:rPr>
      </w:pPr>
    </w:p>
    <w:p w:rsidR="00AD0D68" w:rsidRPr="00241CA9" w:rsidRDefault="00AD0D68" w:rsidP="00AD0D68">
      <w:pPr>
        <w:pStyle w:val="H1"/>
        <w:numPr>
          <w:ilvl w:val="0"/>
          <w:numId w:val="0"/>
        </w:numPr>
        <w:spacing w:line="480" w:lineRule="auto"/>
        <w:ind w:left="720"/>
        <w:rPr>
          <w:b w:val="0"/>
          <w:spacing w:val="0"/>
          <w:sz w:val="24"/>
          <w:szCs w:val="24"/>
        </w:rPr>
      </w:pPr>
      <w:bookmarkStart w:id="89" w:name="_Toc393972344"/>
      <w:r w:rsidRPr="00C51D4F">
        <w:rPr>
          <w:spacing w:val="0"/>
          <w:sz w:val="24"/>
          <w:szCs w:val="24"/>
        </w:rPr>
        <w:t>EULA</w:t>
      </w:r>
      <w:r w:rsidRPr="00241CA9">
        <w:rPr>
          <w:b w:val="0"/>
          <w:spacing w:val="0"/>
          <w:sz w:val="24"/>
          <w:szCs w:val="24"/>
        </w:rPr>
        <w:t>: End-User License Agreement</w:t>
      </w:r>
      <w:bookmarkEnd w:id="89"/>
    </w:p>
    <w:p w:rsidR="00AD0D68" w:rsidRPr="00241CA9" w:rsidRDefault="00AD0D68" w:rsidP="00AD0D68">
      <w:pPr>
        <w:pStyle w:val="H1"/>
        <w:numPr>
          <w:ilvl w:val="0"/>
          <w:numId w:val="0"/>
        </w:numPr>
        <w:spacing w:line="480" w:lineRule="auto"/>
        <w:ind w:left="720"/>
        <w:rPr>
          <w:b w:val="0"/>
          <w:spacing w:val="0"/>
          <w:sz w:val="24"/>
          <w:szCs w:val="24"/>
        </w:rPr>
      </w:pPr>
      <w:bookmarkStart w:id="90" w:name="_Toc393972345"/>
      <w:r w:rsidRPr="00C51D4F">
        <w:rPr>
          <w:spacing w:val="0"/>
          <w:sz w:val="24"/>
          <w:szCs w:val="24"/>
        </w:rPr>
        <w:t>FIU</w:t>
      </w:r>
      <w:r w:rsidRPr="00241CA9">
        <w:rPr>
          <w:b w:val="0"/>
          <w:spacing w:val="0"/>
          <w:sz w:val="24"/>
          <w:szCs w:val="24"/>
        </w:rPr>
        <w:t>: Florida International University</w:t>
      </w:r>
      <w:bookmarkEnd w:id="90"/>
    </w:p>
    <w:p w:rsidR="00AD0D68" w:rsidRPr="00241CA9" w:rsidRDefault="00AD0D68" w:rsidP="00AD0D68">
      <w:pPr>
        <w:pStyle w:val="H1"/>
        <w:numPr>
          <w:ilvl w:val="0"/>
          <w:numId w:val="0"/>
        </w:numPr>
        <w:spacing w:line="480" w:lineRule="auto"/>
        <w:ind w:left="360" w:firstLine="360"/>
        <w:rPr>
          <w:b w:val="0"/>
          <w:spacing w:val="0"/>
          <w:sz w:val="24"/>
          <w:szCs w:val="24"/>
        </w:rPr>
      </w:pPr>
      <w:bookmarkStart w:id="91" w:name="_Toc393972346"/>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91"/>
    </w:p>
    <w:p w:rsidR="00AD0D68" w:rsidRPr="00241CA9" w:rsidRDefault="00AD0D68" w:rsidP="00AD0D68">
      <w:pPr>
        <w:pStyle w:val="H1"/>
        <w:numPr>
          <w:ilvl w:val="0"/>
          <w:numId w:val="0"/>
        </w:numPr>
        <w:spacing w:line="480" w:lineRule="auto"/>
        <w:ind w:left="720"/>
        <w:rPr>
          <w:b w:val="0"/>
          <w:spacing w:val="0"/>
          <w:sz w:val="24"/>
          <w:szCs w:val="24"/>
        </w:rPr>
      </w:pPr>
      <w:bookmarkStart w:id="92" w:name="_Toc393972347"/>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92"/>
    </w:p>
    <w:p w:rsidR="00AD0D68" w:rsidRPr="00241CA9" w:rsidRDefault="00AD0D68" w:rsidP="00AD0D68">
      <w:pPr>
        <w:pStyle w:val="H1"/>
        <w:numPr>
          <w:ilvl w:val="0"/>
          <w:numId w:val="0"/>
        </w:numPr>
        <w:spacing w:line="480" w:lineRule="auto"/>
        <w:ind w:left="720"/>
        <w:rPr>
          <w:b w:val="0"/>
          <w:spacing w:val="0"/>
          <w:sz w:val="24"/>
          <w:szCs w:val="24"/>
        </w:rPr>
      </w:pPr>
      <w:bookmarkStart w:id="93" w:name="_Toc393972348"/>
      <w:r w:rsidRPr="00C51D4F">
        <w:rPr>
          <w:spacing w:val="0"/>
          <w:sz w:val="24"/>
          <w:szCs w:val="24"/>
        </w:rPr>
        <w:t>SPW</w:t>
      </w:r>
      <w:r w:rsidRPr="00241CA9">
        <w:rPr>
          <w:b w:val="0"/>
          <w:spacing w:val="0"/>
          <w:sz w:val="24"/>
          <w:szCs w:val="24"/>
        </w:rPr>
        <w:t>: Senior Project Website</w:t>
      </w:r>
      <w:bookmarkEnd w:id="93"/>
    </w:p>
    <w:p w:rsidR="00AD0D68" w:rsidRPr="00241CA9" w:rsidRDefault="00AD0D68" w:rsidP="00AD0D68">
      <w:pPr>
        <w:pStyle w:val="H1"/>
        <w:numPr>
          <w:ilvl w:val="0"/>
          <w:numId w:val="0"/>
        </w:numPr>
        <w:spacing w:line="480" w:lineRule="auto"/>
        <w:ind w:left="720"/>
        <w:rPr>
          <w:b w:val="0"/>
          <w:spacing w:val="0"/>
          <w:sz w:val="24"/>
          <w:szCs w:val="24"/>
        </w:rPr>
      </w:pPr>
      <w:bookmarkStart w:id="94" w:name="_Toc393972349"/>
      <w:r w:rsidRPr="00C51D4F">
        <w:rPr>
          <w:spacing w:val="0"/>
          <w:sz w:val="24"/>
          <w:szCs w:val="24"/>
        </w:rPr>
        <w:t>SPWv.1</w:t>
      </w:r>
      <w:r w:rsidRPr="00241CA9">
        <w:rPr>
          <w:b w:val="0"/>
          <w:spacing w:val="0"/>
          <w:sz w:val="24"/>
          <w:szCs w:val="24"/>
        </w:rPr>
        <w:t>: Senior Project Website Version 1</w:t>
      </w:r>
      <w:bookmarkEnd w:id="94"/>
    </w:p>
    <w:p w:rsidR="00AD0D68" w:rsidRPr="00241CA9" w:rsidRDefault="00AD0D68" w:rsidP="00AD0D68">
      <w:pPr>
        <w:pStyle w:val="H1"/>
        <w:numPr>
          <w:ilvl w:val="0"/>
          <w:numId w:val="0"/>
        </w:numPr>
        <w:spacing w:line="480" w:lineRule="auto"/>
        <w:ind w:left="720"/>
        <w:rPr>
          <w:b w:val="0"/>
          <w:spacing w:val="0"/>
          <w:sz w:val="24"/>
          <w:szCs w:val="24"/>
        </w:rPr>
      </w:pPr>
      <w:bookmarkStart w:id="95" w:name="_Toc393972350"/>
      <w:r w:rsidRPr="00C51D4F">
        <w:rPr>
          <w:spacing w:val="0"/>
          <w:sz w:val="24"/>
          <w:szCs w:val="24"/>
        </w:rPr>
        <w:t>SPWv.2</w:t>
      </w:r>
      <w:r w:rsidRPr="00241CA9">
        <w:rPr>
          <w:b w:val="0"/>
          <w:spacing w:val="0"/>
          <w:sz w:val="24"/>
          <w:szCs w:val="24"/>
        </w:rPr>
        <w:t>: Senior Project Website Version 2</w:t>
      </w:r>
      <w:bookmarkEnd w:id="95"/>
    </w:p>
    <w:p w:rsidR="00AD0D68" w:rsidRDefault="00AD0D68" w:rsidP="00AD0D68">
      <w:pPr>
        <w:pStyle w:val="H1"/>
        <w:numPr>
          <w:ilvl w:val="0"/>
          <w:numId w:val="0"/>
        </w:numPr>
        <w:spacing w:line="480" w:lineRule="auto"/>
        <w:ind w:left="720"/>
        <w:rPr>
          <w:b w:val="0"/>
          <w:spacing w:val="0"/>
          <w:sz w:val="24"/>
          <w:szCs w:val="24"/>
        </w:rPr>
      </w:pPr>
      <w:bookmarkStart w:id="96" w:name="_Toc393972351"/>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96"/>
    </w:p>
    <w:p w:rsidR="00AD0D68" w:rsidRDefault="00AD0D68" w:rsidP="00AD0D68">
      <w:pPr>
        <w:pStyle w:val="H1"/>
        <w:numPr>
          <w:ilvl w:val="0"/>
          <w:numId w:val="0"/>
        </w:numPr>
        <w:spacing w:line="480" w:lineRule="auto"/>
        <w:ind w:left="720"/>
        <w:rPr>
          <w:b w:val="0"/>
          <w:spacing w:val="0"/>
          <w:sz w:val="24"/>
          <w:szCs w:val="24"/>
        </w:rPr>
      </w:pPr>
      <w:bookmarkStart w:id="97" w:name="_Toc393972352"/>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97"/>
    </w:p>
    <w:p w:rsidR="00A4378A" w:rsidRPr="00A4378A" w:rsidRDefault="00A4378A" w:rsidP="00A4378A">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AD0D68" w:rsidRDefault="00AD0D68" w:rsidP="00AD0D68">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AD0D68" w:rsidRPr="00C51D4F" w:rsidRDefault="00AD0D68" w:rsidP="00AD0D68">
      <w:pPr>
        <w:spacing w:line="480" w:lineRule="auto"/>
        <w:ind w:left="720"/>
      </w:pPr>
      <w:r>
        <w:rPr>
          <w:b/>
        </w:rPr>
        <w:lastRenderedPageBreak/>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AD0D68" w:rsidRDefault="00AD0D68" w:rsidP="00AD0D68">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AD0D68" w:rsidRDefault="00AD0D68" w:rsidP="00AD0D68">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AD0D68" w:rsidRDefault="00AD0D68" w:rsidP="00AD0D68">
      <w:pPr>
        <w:spacing w:line="480" w:lineRule="auto"/>
        <w:ind w:left="720"/>
      </w:pPr>
      <w:r>
        <w:rPr>
          <w:b/>
        </w:rPr>
        <w:t>LinkedIn:</w:t>
      </w:r>
      <w:r>
        <w:t xml:space="preserve"> Social media website for business professions to network and advertise themselves</w:t>
      </w:r>
    </w:p>
    <w:p w:rsidR="00115F73" w:rsidRDefault="00115F73">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115F73" w:rsidRPr="00115F73" w:rsidRDefault="00115F73" w:rsidP="00115F73">
      <w:pPr>
        <w:pStyle w:val="H1"/>
        <w:rPr>
          <w:b w:val="0"/>
        </w:rPr>
      </w:pPr>
      <w:bookmarkStart w:id="98" w:name="_Toc393972353"/>
      <w:r>
        <w:rPr>
          <w:noProof/>
        </w:rPr>
        <w:lastRenderedPageBreak/>
        <mc:AlternateContent>
          <mc:Choice Requires="wpg">
            <w:drawing>
              <wp:anchor distT="0" distB="0" distL="114300" distR="114300" simplePos="0" relativeHeight="251670016" behindDoc="1" locked="0" layoutInCell="1" allowOverlap="1" wp14:anchorId="4EB0028D" wp14:editId="515EBFC5">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3" name="Group 123"/>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7"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15F73">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256" name="Straight Connector 25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B0028D" id="Group 123" o:spid="_x0000_s1051" style="position:absolute;left:0;text-align:left;margin-left:2.65pt;margin-top:-8.8pt;width:455.25pt;height:68.6pt;z-index:-2516464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">
                <v:shape id="_x0000_s1052"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TWcUA&#10;AADcAAAADwAAAGRycy9kb3ducmV2LnhtbESPQWvCQBCF74L/YRmhN90oVEvMRqRQKMWDpj30OGTH&#10;bEx2Ns2uJv33bqHgbYb35n1vst1oW3Gj3teOFSwXCQji0umaKwVfn2/zFxA+IGtsHZOCX/Kwy6eT&#10;DFPtBj7RrQiViCHsU1RgQuhSKX1pyKJfuI44amfXWwxx7SupexxiuG3lKknW0mLNkWCwo1dDZVNc&#10;bYQcfHk9uZ/L8tDIb9Os8floPpR6mo37LYhAY3iY/6/fday/2sD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pNZxQAAANwAAAAPAAAAAAAAAAAAAAAAAJgCAABkcnMv&#10;ZG93bnJldi54bWxQSwUGAAAAAAQABAD1AAAAigMAAAAA&#10;" stroked="f">
                  <v:textbox style="mso-fit-shape-to-text:t">
                    <w:txbxContent>
                      <w:p w:rsidR="00CB377A" w:rsidRDefault="00CB377A" w:rsidP="00115F73">
                        <w:pPr>
                          <w:rPr>
                            <w:rFonts w:ascii="Gabriola" w:hAnsi="Gabriola"/>
                            <w:i/>
                          </w:rPr>
                        </w:pPr>
                        <w:r>
                          <w:rPr>
                            <w:rFonts w:ascii="Gabriola" w:hAnsi="Gabriola"/>
                            <w:i/>
                          </w:rPr>
                          <w:t>Senior Project Website V5</w:t>
                        </w:r>
                      </w:p>
                    </w:txbxContent>
                  </v:textbox>
                </v:shape>
                <v:line id="Straight Connector 256" o:spid="_x0000_s1053"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uFcQAAADcAAAADwAAAGRycy9kb3ducmV2LnhtbESPT4vCMBTE74LfITzBm6YKq1KNIoKy&#10;nmR1Ebw9mtc/2ryUJtrqpzcLwh6HmfkNs1i1phQPql1hWcFoGIEgTqwuOFPwe9oOZiCcR9ZYWiYF&#10;T3KwWnY7C4y1bfiHHkefiQBhF6OC3PsqltIlORl0Q1sRBy+1tUEfZJ1JXWMT4KaU4yiaSIMFh4Uc&#10;K9rklNyOd6MgeV1Nc5lu0kP63Een++78Smc7pfq9dj0H4an1/+FP+1srGH9N4O9MO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W4VxAAAANwAAAAPAAAAAAAAAAAA&#10;AAAAAKECAABkcnMvZG93bnJldi54bWxQSwUGAAAAAAQABAD5AAAAkgMAAAAA&#10;" strokecolor="windowText" strokeweight="5.25pt">
                  <v:stroke linestyle="thickThin"/>
                </v:line>
                <v:shape id="Picture 257" o:spid="_x0000_s1054"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t>Appendix</w:t>
      </w:r>
      <w:bookmarkEnd w:id="98"/>
    </w:p>
    <w:p w:rsidR="00AD0D68" w:rsidRDefault="00AD0D68" w:rsidP="00AD0D68">
      <w:pPr>
        <w:spacing w:after="0" w:line="360" w:lineRule="auto"/>
        <w:ind w:left="720"/>
        <w:rPr>
          <w:rFonts w:ascii="Calibri" w:eastAsia="Calibri" w:hAnsi="Calibri" w:cs="Calibri"/>
          <w:color w:val="000000"/>
          <w:szCs w:val="28"/>
        </w:rPr>
      </w:pPr>
    </w:p>
    <w:p w:rsidR="00115F73" w:rsidRDefault="00115F73" w:rsidP="00115F73">
      <w:pPr>
        <w:pStyle w:val="ListParagraph"/>
        <w:outlineLvl w:val="1"/>
        <w:rPr>
          <w:b/>
          <w:sz w:val="28"/>
          <w:szCs w:val="28"/>
        </w:rPr>
      </w:pPr>
      <w:bookmarkStart w:id="99" w:name="_Toc393972354"/>
      <w:r>
        <w:rPr>
          <w:noProof/>
        </w:rPr>
        <mc:AlternateContent>
          <mc:Choice Requires="wps">
            <w:drawing>
              <wp:anchor distT="0" distB="0" distL="114300" distR="114300" simplePos="0" relativeHeight="251672064" behindDoc="0" locked="0" layoutInCell="1" allowOverlap="1">
                <wp:simplePos x="0" y="0"/>
                <wp:positionH relativeFrom="column">
                  <wp:posOffset>450850</wp:posOffset>
                </wp:positionH>
                <wp:positionV relativeFrom="paragraph">
                  <wp:posOffset>271145</wp:posOffset>
                </wp:positionV>
                <wp:extent cx="5358765" cy="0"/>
                <wp:effectExtent l="0" t="0" r="13335" b="19050"/>
                <wp:wrapNone/>
                <wp:docPr id="259" name="Straight Connector 25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54F7A09" id="Straight Connector 25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hSQ9Y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5.1 Appen</w:t>
      </w:r>
      <w:r w:rsidR="00A4378A">
        <w:rPr>
          <w:b/>
          <w:sz w:val="28"/>
          <w:szCs w:val="28"/>
        </w:rPr>
        <w:t>dix A Used Case Diagrams (SPWv.5</w:t>
      </w:r>
      <w:r>
        <w:rPr>
          <w:b/>
          <w:sz w:val="28"/>
          <w:szCs w:val="28"/>
        </w:rPr>
        <w:t>)</w:t>
      </w:r>
      <w:bookmarkEnd w:id="99"/>
      <w:r>
        <w:rPr>
          <w:b/>
          <w:sz w:val="28"/>
          <w:szCs w:val="28"/>
        </w:rPr>
        <w:t xml:space="preserve"> </w:t>
      </w:r>
    </w:p>
    <w:p w:rsidR="00115F73" w:rsidRDefault="00CB377A" w:rsidP="00115F73">
      <w:pPr>
        <w:pStyle w:val="ListParagraph"/>
        <w:outlineLvl w:val="1"/>
        <w:rPr>
          <w:b/>
          <w:sz w:val="28"/>
          <w:szCs w:val="28"/>
        </w:rPr>
      </w:pPr>
      <w:ins w:id="100" w:author="Jacek" w:date="2015-02-27T13:32:00Z">
        <w:r>
          <w:rPr>
            <w:noProof/>
            <w:rPrChange w:id="101" w:author="Unknown">
              <w:rPr>
                <w:noProof/>
              </w:rPr>
            </w:rPrChange>
          </w:rPr>
          <w:drawing>
            <wp:anchor distT="0" distB="0" distL="114300" distR="114300" simplePos="0" relativeHeight="251682816" behindDoc="0" locked="0" layoutInCell="1" allowOverlap="1" wp14:anchorId="3E459B51" wp14:editId="0F644945">
              <wp:simplePos x="0" y="0"/>
              <wp:positionH relativeFrom="column">
                <wp:posOffset>95250</wp:posOffset>
              </wp:positionH>
              <wp:positionV relativeFrom="paragraph">
                <wp:posOffset>400050</wp:posOffset>
              </wp:positionV>
              <wp:extent cx="5943600" cy="5328285"/>
              <wp:effectExtent l="0" t="0" r="0" b="571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14">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115F73">
        <w:rPr>
          <w:b/>
          <w:sz w:val="28"/>
          <w:szCs w:val="28"/>
        </w:rPr>
        <w:br/>
      </w: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ins w:id="102" w:author="yamel peraza" w:date="2015-04-27T13:08:00Z">
        <w:r>
          <w:rPr>
            <w:noProof/>
          </w:rPr>
          <w:lastRenderedPageBreak/>
          <w:drawing>
            <wp:inline distT="0" distB="0" distL="0" distR="0" wp14:anchorId="0F760BB4" wp14:editId="3EABB4B5">
              <wp:extent cx="4581525" cy="48863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81525" cy="4886325"/>
                      </a:xfrm>
                      <a:prstGeom prst="rect">
                        <a:avLst/>
                      </a:prstGeom>
                    </pic:spPr>
                  </pic:pic>
                </a:graphicData>
              </a:graphic>
            </wp:inline>
          </w:drawing>
        </w:r>
      </w:ins>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115F73" w:rsidRDefault="00115F73" w:rsidP="00115F73">
      <w:pPr>
        <w:pStyle w:val="ListParagraph"/>
        <w:outlineLvl w:val="1"/>
        <w:rPr>
          <w:b/>
          <w:sz w:val="28"/>
          <w:szCs w:val="28"/>
        </w:rPr>
      </w:pPr>
    </w:p>
    <w:p w:rsidR="00115F73" w:rsidRDefault="00115F73" w:rsidP="00CB377A">
      <w:pPr>
        <w:pStyle w:val="ListParagraph"/>
        <w:outlineLvl w:val="1"/>
        <w:rPr>
          <w:b/>
          <w:sz w:val="28"/>
          <w:szCs w:val="28"/>
        </w:rPr>
      </w:pPr>
      <w:bookmarkStart w:id="103" w:name="_Toc393972356"/>
      <w:r>
        <w:rPr>
          <w:noProof/>
        </w:rPr>
        <w:lastRenderedPageBreak/>
        <mc:AlternateContent>
          <mc:Choice Requires="wps">
            <w:drawing>
              <wp:anchor distT="0" distB="0" distL="114300" distR="114300" simplePos="0" relativeHeight="251674112" behindDoc="0" locked="0" layoutInCell="1" allowOverlap="1" wp14:anchorId="37FB1F4F" wp14:editId="37ECDCE9">
                <wp:simplePos x="0" y="0"/>
                <wp:positionH relativeFrom="column">
                  <wp:posOffset>450850</wp:posOffset>
                </wp:positionH>
                <wp:positionV relativeFrom="paragraph">
                  <wp:posOffset>271145</wp:posOffset>
                </wp:positionV>
                <wp:extent cx="5358765" cy="0"/>
                <wp:effectExtent l="0" t="0" r="13335" b="19050"/>
                <wp:wrapNone/>
                <wp:docPr id="261" name="Straight Connector 26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FAD4DA1" id="Straight Connector 26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BIkKJ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w:t>
      </w:r>
      <w:r w:rsidR="00A4378A">
        <w:rPr>
          <w:b/>
          <w:sz w:val="28"/>
          <w:szCs w:val="28"/>
        </w:rPr>
        <w:t>2. Appendix A Used Cases (SPWv.5</w:t>
      </w:r>
      <w:r>
        <w:rPr>
          <w:b/>
          <w:sz w:val="28"/>
          <w:szCs w:val="28"/>
        </w:rPr>
        <w:t>)</w:t>
      </w:r>
      <w:bookmarkEnd w:id="103"/>
      <w:r>
        <w:rPr>
          <w:b/>
          <w:sz w:val="28"/>
          <w:szCs w:val="28"/>
        </w:rPr>
        <w:br/>
      </w:r>
    </w:p>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Edit project assignments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 xml:space="preserve">Head Professor </w:t>
            </w:r>
            <w:proofErr w:type="gramStart"/>
            <w:r>
              <w:rPr>
                <w:rFonts w:ascii="Times New Roman" w:hAnsi="Times New Roman" w:cs="Times New Roman"/>
              </w:rPr>
              <w:t>clicks</w:t>
            </w:r>
            <w:proofErr w:type="gramEnd"/>
            <w:r>
              <w:rPr>
                <w:rFonts w:ascii="Times New Roman" w:hAnsi="Times New Roman" w:cs="Times New Roman"/>
              </w:rPr>
              <w:t xml:space="preserve"> on “Add Students to the Project” drop down menu.</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System displays a list of active students.</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Head Professor selects one student from the list and clicks on “Save Changes”.</w:t>
            </w:r>
          </w:p>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Student is added to the project; system displays added student on the page.</w:t>
            </w:r>
          </w:p>
          <w:p w:rsidR="00CB377A" w:rsidRPr="00CF5C57" w:rsidRDefault="00CB377A" w:rsidP="00B17143">
            <w:pPr>
              <w:pStyle w:val="ListParagraph"/>
              <w:numPr>
                <w:ilvl w:val="0"/>
                <w:numId w:val="6"/>
              </w:numPr>
              <w:spacing w:after="160" w:line="256" w:lineRule="auto"/>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7"/>
              </w:numPr>
              <w:spacing w:after="160" w:line="256" w:lineRule="auto"/>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rsidR="00CB377A" w:rsidRPr="00CF5C57" w:rsidRDefault="00CB377A" w:rsidP="00B17143">
            <w:pPr>
              <w:pStyle w:val="ListParagraph"/>
              <w:numPr>
                <w:ilvl w:val="0"/>
                <w:numId w:val="7"/>
              </w:numPr>
              <w:spacing w:after="160" w:line="256" w:lineRule="auto"/>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rsidR="00CB377A" w:rsidRPr="00D94FC9"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rsidR="00CB377A" w:rsidRPr="00DE75FA" w:rsidRDefault="00CB377A" w:rsidP="00CB377A">
            <w:pPr>
              <w:spacing w:after="0" w:line="360" w:lineRule="auto"/>
              <w:contextualSpacing/>
              <w:rPr>
                <w:rFonts w:ascii="Times New Roman" w:eastAsia="Times New Roman" w:hAnsi="Times New Roman" w:cs="Times New Roman"/>
                <w:sz w:val="24"/>
              </w:rPr>
            </w:pPr>
          </w:p>
        </w:tc>
      </w:tr>
    </w:tbl>
    <w:p w:rsidR="00CB377A" w:rsidRDefault="00CB377A" w:rsidP="00CB377A"/>
    <w:p w:rsidR="00CB377A" w:rsidRDefault="00CB377A" w:rsidP="00CB377A"/>
    <w:p w:rsidR="00D317B5" w:rsidRDefault="00D317B5" w:rsidP="00CB377A">
      <w:bookmarkStart w:id="104" w:name="_GoBack"/>
      <w:bookmarkEnd w:id="104"/>
    </w:p>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user’s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 xml:space="preserve">Head Professor selects one of the users and clicks on “Act </w:t>
            </w:r>
            <w:proofErr w:type="gramStart"/>
            <w:r>
              <w:rPr>
                <w:rFonts w:ascii="Times New Roman" w:hAnsi="Times New Roman" w:cs="Times New Roman"/>
              </w:rPr>
              <w:t>As</w:t>
            </w:r>
            <w:proofErr w:type="gramEnd"/>
            <w:r>
              <w:rPr>
                <w:rFonts w:ascii="Times New Roman" w:hAnsi="Times New Roman" w:cs="Times New Roman"/>
              </w:rPr>
              <w:t xml:space="preserve"> User” link.</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the user’s profile icon located on the menu bar.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w:t>
            </w:r>
            <w:r w:rsidRPr="00C42F15">
              <w:rPr>
                <w:rFonts w:ascii="Times New Roman" w:hAnsi="Times New Roman" w:cs="Times New Roman"/>
              </w:rPr>
              <w:t xml:space="preserve"> displays user’s profile dropdown menu.</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“Head Professor” option located on the dropdown menu.</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user’s profile page.</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Head Professor clicks “Click to change password” link.</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change password page.</w:t>
            </w:r>
          </w:p>
          <w:p w:rsidR="00CB377A" w:rsidRPr="00C42F15" w:rsidRDefault="00CB377A" w:rsidP="00B17143">
            <w:pPr>
              <w:pStyle w:val="ListParagraph"/>
              <w:numPr>
                <w:ilvl w:val="0"/>
                <w:numId w:val="10"/>
              </w:numPr>
              <w:spacing w:after="160" w:line="252" w:lineRule="auto"/>
              <w:jc w:val="both"/>
              <w:rPr>
                <w:rFonts w:ascii="Times New Roman" w:eastAsiaTheme="minorHAnsi" w:hAnsi="Times New Roman" w:cs="Times New Roman"/>
              </w:rPr>
            </w:pPr>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p>
          <w:p w:rsidR="00CB377A" w:rsidRPr="00D94FC9"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redirects Head Professor back to user’s profile page, and displays a message about successful change of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1"/>
              </w:numPr>
              <w:spacing w:after="160" w:line="256" w:lineRule="auto"/>
              <w:rPr>
                <w:rFonts w:ascii="Times New Roman" w:eastAsiaTheme="minorHAnsi" w:hAnsi="Times New Roman" w:cs="Times New Roman"/>
              </w:rPr>
            </w:pPr>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C37503"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resets his/her account password.</w:t>
            </w:r>
          </w:p>
        </w:tc>
      </w:tr>
    </w:tbl>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(SPW5_102</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Impersonate a user</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t xml:space="preserve">Head Professor clicks on the Admin tab on the menu </w:t>
            </w:r>
            <w:r w:rsidRPr="00B70D4F">
              <w:rPr>
                <w:rFonts w:ascii="Times New Roman" w:hAnsi="Times New Roman" w:cs="Times New Roman"/>
              </w:rPr>
              <w:lastRenderedPageBreak/>
              <w:t>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t>The system displays a list of all the users in the database</w:t>
            </w:r>
            <w:r>
              <w:rPr>
                <w:rFonts w:ascii="Times New Roman" w:hAnsi="Times New Roman" w:cs="Times New Roman"/>
              </w:rPr>
              <w:t>.</w:t>
            </w:r>
          </w:p>
          <w:p w:rsidR="00CB377A" w:rsidRPr="00C822F0" w:rsidRDefault="00CB377A" w:rsidP="00B17143">
            <w:pPr>
              <w:pStyle w:val="ListParagraph"/>
              <w:numPr>
                <w:ilvl w:val="0"/>
                <w:numId w:val="12"/>
              </w:numPr>
              <w:spacing w:after="160" w:line="256" w:lineRule="auto"/>
              <w:rPr>
                <w:rFonts w:ascii="Times New Roman" w:hAnsi="Times New Roman" w:cs="Times New Roman"/>
              </w:rPr>
            </w:pPr>
            <w:r>
              <w:rPr>
                <w:rFonts w:ascii="Times New Roman" w:hAnsi="Times New Roman" w:cs="Times New Roman"/>
              </w:rPr>
              <w:t xml:space="preserve">Head professor clicks on “Act </w:t>
            </w:r>
            <w:proofErr w:type="gramStart"/>
            <w:r>
              <w:rPr>
                <w:rFonts w:ascii="Times New Roman" w:hAnsi="Times New Roman" w:cs="Times New Roman"/>
              </w:rPr>
              <w:t>As</w:t>
            </w:r>
            <w:proofErr w:type="gramEnd"/>
            <w:r>
              <w:rPr>
                <w:rFonts w:ascii="Times New Roman" w:hAnsi="Times New Roman" w:cs="Times New Roman"/>
              </w:rPr>
              <w:t xml:space="preserve"> User” located under User’s picture.</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3"/>
              </w:numPr>
              <w:spacing w:after="160" w:line="256" w:lineRule="auto"/>
              <w:rPr>
                <w:rFonts w:ascii="Times New Roman" w:eastAsiaTheme="minorHAnsi" w:hAnsi="Times New Roman" w:cs="Times New Roman"/>
              </w:rPr>
            </w:pPr>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poses as selected user.</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hAnsi="Times New Roman" w:cs="Times New Roman"/>
              </w:rPr>
              <w:t>System displays user’s profile dropdown menu.</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Head Professor to user’s profile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clicks on “Click to change your password”.</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to change password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inserts current password and new password, and then clicks “Save Changes”.</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back to user’s profile page, and displays a message about successfully changed password.</w:t>
            </w:r>
            <w:r w:rsidRPr="00C75495">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4"/>
              </w:numPr>
              <w:spacing w:after="160" w:line="256" w:lineRule="auto"/>
              <w:rPr>
                <w:rFonts w:ascii="Times New Roman" w:eastAsiaTheme="minorHAnsi" w:hAnsi="Times New Roman" w:cs="Times New Roman"/>
              </w:rPr>
            </w:pPr>
            <w:r>
              <w:rPr>
                <w:rFonts w:ascii="Times New Roman" w:hAnsi="Times New Roman" w:cs="Times New Roman"/>
              </w:rPr>
              <w:t>Head Professor does not enter correct current password, which causes the system to prompt Head Professor for correct current password.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F21AE8"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is logged in.</w:t>
            </w:r>
          </w:p>
          <w:p w:rsidR="00CB377A" w:rsidRPr="00B70D4F"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Pr="00AE2364" w:rsidRDefault="00CB377A" w:rsidP="00CB377A">
      <w:pPr>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(SPW5_104</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p>
          <w:p w:rsidR="00CB377A" w:rsidRPr="00692F6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 enters correct email, but the account associated with that email is inactive; this causes the System to display a message about inactive account.</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navigated to login page.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a manually created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requested change of profile password.</w:t>
            </w:r>
          </w:p>
        </w:tc>
      </w:tr>
    </w:tbl>
    <w:p w:rsidR="00CB377A" w:rsidRPr="00AE2364" w:rsidRDefault="00CB377A" w:rsidP="00CB377A"/>
    <w:p w:rsidR="00CB377A" w:rsidRPr="00AE2364"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(SPW5_105</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forgotten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p>
          <w:p w:rsidR="00CB377A" w:rsidRPr="00AE2364" w:rsidRDefault="00CB377A" w:rsidP="00B17143">
            <w:pPr>
              <w:numPr>
                <w:ilvl w:val="0"/>
                <w:numId w:val="18"/>
              </w:numPr>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19"/>
              </w:numPr>
              <w:spacing w:line="256" w:lineRule="auto"/>
              <w:contextualSpacing/>
              <w:rPr>
                <w:rFonts w:ascii="Times New Roman" w:hAnsi="Times New Roman" w:cs="Times New Roman"/>
              </w:rPr>
            </w:pPr>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changed profile password.</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(SPW5_106</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profile picture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The system displays user’s profile dropdown menu.</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 clicks on his/her name located on the dropdown menu.</w:t>
            </w:r>
          </w:p>
          <w:p w:rsidR="00CB377A" w:rsidRPr="00AF32E6" w:rsidRDefault="00CB377A" w:rsidP="00B17143">
            <w:pPr>
              <w:pStyle w:val="ListParagraph"/>
              <w:numPr>
                <w:ilvl w:val="0"/>
                <w:numId w:val="20"/>
              </w:numPr>
              <w:spacing w:after="160" w:line="256" w:lineRule="auto"/>
              <w:rPr>
                <w:rFonts w:ascii="Times New Roman" w:hAnsi="Times New Roman" w:cs="Times New Roman"/>
              </w:rPr>
            </w:pPr>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p>
          <w:p w:rsidR="00CB377A" w:rsidRPr="002D0EA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the “Choose File” button.</w:t>
            </w:r>
          </w:p>
          <w:p w:rsidR="00CB377A" w:rsidRPr="00E557AF"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opens file manager window for the user to choose a file to upload.</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selects image file, and then clicks on “Open” in file manager window.</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dialog prompt asking if Student wants to replace current picture.</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“Yes”.</w:t>
            </w:r>
          </w:p>
          <w:p w:rsidR="00CB377A" w:rsidRPr="00456D5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a message about successful upload.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B17143">
            <w:pPr>
              <w:pStyle w:val="ListParagraph"/>
              <w:numPr>
                <w:ilvl w:val="0"/>
                <w:numId w:val="21"/>
              </w:numPr>
              <w:spacing w:after="160" w:line="256" w:lineRule="auto"/>
              <w:rPr>
                <w:rFonts w:ascii="Times New Roman" w:eastAsiaTheme="minorHAnsi" w:hAnsi="Times New Roman" w:cs="Times New Roman"/>
              </w:rPr>
            </w:pPr>
            <w:r>
              <w:rPr>
                <w:rFonts w:ascii="Times New Roman" w:hAnsi="Times New Roman" w:cs="Times New Roman"/>
              </w:rPr>
              <w:t>Student clicks on “No” on the dialog prompt, which causes the system to abort the upload.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is logged into the system.</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already has a picture on his/her profile.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Student successfully changed profile picture.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Select all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“Select All” checkbox.</w:t>
            </w:r>
          </w:p>
          <w:p w:rsidR="00CB377A" w:rsidRPr="00456D52"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checks all checkboxes associated with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CB377A">
            <w:pPr>
              <w:pStyle w:val="ListParagraph"/>
              <w:spacing w:line="256" w:lineRule="auto"/>
              <w:rPr>
                <w:rFonts w:ascii="Times New Roman" w:eastAsiaTheme="minorHAnsi" w:hAnsi="Times New Roman" w:cs="Times New Roman"/>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selects all users.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r w:rsidR="0003693D">
              <w:rPr>
                <w:rFonts w:ascii="Times New Roman" w:eastAsia="Times New Roman" w:hAnsi="Times New Roman" w:cs="Times New Roman"/>
                <w:b/>
                <w:sz w:val="24"/>
              </w:rPr>
              <w:t>10</w:t>
            </w:r>
            <w:r>
              <w:rPr>
                <w:rFonts w:ascii="Times New Roman" w:eastAsia="Times New Roman" w:hAnsi="Times New Roman" w:cs="Times New Roman"/>
                <w:b/>
                <w:sz w:val="24"/>
              </w:rPr>
              <w:t>8</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Virtual Machine</w:t>
            </w:r>
          </w:p>
        </w:tc>
      </w:tr>
      <w:tr w:rsidR="00CB377A" w:rsidTr="00CB377A">
        <w:tc>
          <w:tcPr>
            <w:tcW w:w="3708" w:type="dxa"/>
            <w:tcMar>
              <w:top w:w="100" w:type="dxa"/>
              <w:left w:w="115" w:type="dxa"/>
              <w:bottom w:w="100" w:type="dxa"/>
              <w:right w:w="115" w:type="dxa"/>
            </w:tcMar>
          </w:tcPr>
          <w:p w:rsidR="00CB377A" w:rsidRPr="00B608AA"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#148</w:t>
            </w:r>
          </w:p>
          <w:p w:rsidR="00CB377A" w:rsidRPr="00DE75FA" w:rsidRDefault="00CB377A" w:rsidP="00CB377A">
            <w:pPr>
              <w:spacing w:after="0" w:line="360" w:lineRule="auto"/>
              <w:rPr>
                <w:rFonts w:ascii="Times New Roman" w:eastAsia="Times New Roman" w:hAnsi="Times New Roman" w:cs="Times New Roman"/>
                <w:b/>
                <w:i/>
                <w:sz w:val="24"/>
              </w:rPr>
            </w:pPr>
          </w:p>
        </w:tc>
        <w:tc>
          <w:tcPr>
            <w:tcW w:w="5850" w:type="dxa"/>
            <w:tcMar>
              <w:top w:w="100" w:type="dxa"/>
              <w:left w:w="115" w:type="dxa"/>
              <w:bottom w:w="100" w:type="dxa"/>
              <w:right w:w="115" w:type="dxa"/>
            </w:tcMar>
          </w:tcPr>
          <w:p w:rsidR="00CB377A" w:rsidRPr="00915599" w:rsidRDefault="00CB377A" w:rsidP="00B17143">
            <w:pPr>
              <w:pStyle w:val="NormalWeb"/>
              <w:numPr>
                <w:ilvl w:val="0"/>
                <w:numId w:val="27"/>
              </w:numPr>
              <w:spacing w:before="0" w:beforeAutospacing="0" w:after="150" w:afterAutospacing="0" w:line="294" w:lineRule="atLeast"/>
              <w:ind w:left="150"/>
              <w:jc w:val="left"/>
              <w:rPr>
                <w:rFonts w:asciiTheme="minorHAnsi" w:hAnsiTheme="minorHAnsi" w:cs="Arial"/>
                <w:color w:val="000000"/>
                <w:sz w:val="21"/>
                <w:szCs w:val="21"/>
              </w:rPr>
            </w:pPr>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 email system</w:t>
            </w:r>
          </w:p>
        </w:tc>
      </w:tr>
      <w:tr w:rsidR="00CB377A" w:rsidRPr="004C4963"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Entry Conditions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9"/>
              </w:numPr>
              <w:spacing w:after="160" w:line="252" w:lineRule="auto"/>
            </w:pPr>
            <w:r w:rsidRPr="00CE00A6">
              <w:t xml:space="preserve">Student </w:t>
            </w:r>
            <w:r>
              <w:t>has logged into Senior Project Website.</w:t>
            </w:r>
          </w:p>
          <w:p w:rsidR="00CB377A" w:rsidRDefault="00CB377A" w:rsidP="00B17143">
            <w:pPr>
              <w:pStyle w:val="ListParagraph"/>
              <w:numPr>
                <w:ilvl w:val="0"/>
                <w:numId w:val="9"/>
              </w:numPr>
              <w:spacing w:after="160" w:line="252" w:lineRule="auto"/>
            </w:pPr>
            <w:r>
              <w:t>Current date is after deadline to choose a project.</w:t>
            </w:r>
          </w:p>
          <w:p w:rsidR="00CB377A" w:rsidRPr="004C4963" w:rsidRDefault="00CB377A" w:rsidP="00B17143">
            <w:pPr>
              <w:pStyle w:val="ListParagraph"/>
              <w:numPr>
                <w:ilvl w:val="0"/>
                <w:numId w:val="9"/>
              </w:numPr>
              <w:spacing w:after="0" w:line="360" w:lineRule="auto"/>
              <w:jc w:val="both"/>
              <w:rPr>
                <w:rFonts w:ascii="Times New Roman" w:eastAsia="Times New Roman" w:hAnsi="Times New Roman" w:cs="Times New Roman"/>
                <w:sz w:val="24"/>
              </w:rPr>
            </w:pPr>
            <w:r>
              <w:t>Student is in project_details2 page.</w:t>
            </w:r>
          </w:p>
        </w:tc>
      </w:tr>
      <w:tr w:rsidR="00CB377A" w:rsidRPr="00B608A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608AA" w:rsidRDefault="00CB377A" w:rsidP="00CB377A">
            <w:pPr>
              <w:rPr>
                <w:rFonts w:eastAsiaTheme="minorHAnsi"/>
              </w:rPr>
            </w:pPr>
          </w:p>
          <w:p w:rsidR="00CB377A" w:rsidRPr="006327E8" w:rsidRDefault="00CB377A" w:rsidP="00B17143">
            <w:pPr>
              <w:pStyle w:val="ListParagraph"/>
              <w:numPr>
                <w:ilvl w:val="0"/>
                <w:numId w:val="24"/>
              </w:numPr>
              <w:spacing w:after="160" w:line="252" w:lineRule="auto"/>
              <w:rPr>
                <w:rFonts w:eastAsiaTheme="minorHAnsi"/>
              </w:rPr>
            </w:pPr>
            <w:r>
              <w:t>Student clicks on Create VM-Request button in project_details2 page.</w:t>
            </w:r>
          </w:p>
          <w:p w:rsidR="00CB377A" w:rsidRPr="006327E8" w:rsidRDefault="00CB377A" w:rsidP="00B17143">
            <w:pPr>
              <w:pStyle w:val="ListParagraph"/>
              <w:numPr>
                <w:ilvl w:val="0"/>
                <w:numId w:val="24"/>
              </w:numPr>
              <w:spacing w:after="160" w:line="252" w:lineRule="auto"/>
              <w:rPr>
                <w:rFonts w:eastAsiaTheme="minorHAnsi"/>
              </w:rPr>
            </w:pPr>
            <w:r>
              <w:rPr>
                <w:rFonts w:eastAsiaTheme="minorHAnsi"/>
              </w:rPr>
              <w:t xml:space="preserve">System navigates to </w:t>
            </w:r>
            <w:r w:rsidRPr="006327E8">
              <w:rPr>
                <w:rFonts w:eastAsiaTheme="minorHAnsi"/>
              </w:rPr>
              <w:t>VM – Request page.</w:t>
            </w:r>
          </w:p>
          <w:p w:rsidR="00CB377A" w:rsidRPr="00B608AA" w:rsidRDefault="00CB377A" w:rsidP="00B17143">
            <w:pPr>
              <w:pStyle w:val="ListParagraph"/>
              <w:numPr>
                <w:ilvl w:val="0"/>
                <w:numId w:val="24"/>
              </w:numPr>
              <w:spacing w:after="160" w:line="252" w:lineRule="auto"/>
              <w:rPr>
                <w:rFonts w:eastAsiaTheme="minorHAnsi"/>
              </w:rPr>
            </w:pPr>
            <w:r>
              <w:t xml:space="preserve">Student creates a VM request by entering in input </w:t>
            </w:r>
            <w:r>
              <w:lastRenderedPageBreak/>
              <w:t>fields: the image, the amount of RAM, the storage and the number of VMs.</w:t>
            </w:r>
          </w:p>
          <w:p w:rsidR="00CB377A" w:rsidRPr="00B608AA" w:rsidRDefault="00CB377A" w:rsidP="00B17143">
            <w:pPr>
              <w:pStyle w:val="ListParagraph"/>
              <w:numPr>
                <w:ilvl w:val="0"/>
                <w:numId w:val="24"/>
              </w:numPr>
              <w:spacing w:after="160" w:line="252" w:lineRule="auto"/>
              <w:rPr>
                <w:rFonts w:eastAsiaTheme="minorHAnsi"/>
              </w:rPr>
            </w:pPr>
            <w:r>
              <w:t xml:space="preserve">System displays in input fields: the input image names, the amount of RAM, the Storage amount and the number of virtual machines. </w:t>
            </w:r>
          </w:p>
          <w:p w:rsidR="00CB377A" w:rsidRPr="006B028B" w:rsidRDefault="00CB377A" w:rsidP="00B17143">
            <w:pPr>
              <w:pStyle w:val="ListParagraph"/>
              <w:numPr>
                <w:ilvl w:val="0"/>
                <w:numId w:val="24"/>
              </w:numPr>
              <w:spacing w:after="160" w:line="252" w:lineRule="auto"/>
              <w:rPr>
                <w:rFonts w:eastAsiaTheme="minorHAnsi"/>
              </w:rPr>
            </w:pPr>
            <w:r>
              <w:t>Student clicks on “Submit” button.</w:t>
            </w:r>
          </w:p>
          <w:p w:rsidR="00CB377A" w:rsidRPr="00B608AA" w:rsidRDefault="00CB377A" w:rsidP="00B17143">
            <w:pPr>
              <w:pStyle w:val="ListParagraph"/>
              <w:numPr>
                <w:ilvl w:val="0"/>
                <w:numId w:val="24"/>
              </w:numPr>
              <w:spacing w:after="160" w:line="252" w:lineRule="auto"/>
              <w:rPr>
                <w:rFonts w:eastAsiaTheme="minorHAnsi"/>
              </w:rPr>
            </w:pPr>
            <w:r>
              <w:t xml:space="preserve">System stores virtual machine request in database, and notifies Head Professor via email about request. </w:t>
            </w:r>
            <w:r w:rsidRPr="006327E8">
              <w:rPr>
                <w:rFonts w:eastAsiaTheme="minorHAnsi"/>
              </w:rPr>
              <w:t xml:space="preserve">  </w:t>
            </w:r>
          </w:p>
        </w:tc>
      </w:tr>
      <w:tr w:rsidR="00CB377A" w:rsidRPr="009A3FC6"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9A3FC6" w:rsidRDefault="00CB377A" w:rsidP="00B17143">
            <w:pPr>
              <w:pStyle w:val="ListParagraph"/>
              <w:numPr>
                <w:ilvl w:val="0"/>
                <w:numId w:val="26"/>
              </w:numPr>
              <w:spacing w:after="160" w:line="252" w:lineRule="auto"/>
              <w:rPr>
                <w:rFonts w:eastAsiaTheme="minorHAnsi"/>
              </w:rPr>
            </w:pPr>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Student successfully submitted virtual machine request.</w:t>
            </w:r>
          </w:p>
        </w:tc>
      </w:tr>
      <w:tr w:rsidR="00CB377A" w:rsidRPr="004D4ABE" w:rsidTr="00CB377A">
        <w:trPr>
          <w:trHeight w:val="1312"/>
        </w:trPr>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current day is under deadline and student attempts to access/hack into VM – Request page, system denies student’s access to VM-Request page and prompts warning message. </w:t>
            </w:r>
          </w:p>
          <w:p w:rsidR="00CB377A" w:rsidRPr="004D4ABE" w:rsidRDefault="00CB377A" w:rsidP="00B17143">
            <w:pPr>
              <w:pStyle w:val="ListParagraph"/>
              <w:numPr>
                <w:ilvl w:val="0"/>
                <w:numId w:val="23"/>
              </w:numPr>
              <w:spacing w:after="160" w:line="252" w:lineRule="auto"/>
              <w:rPr>
                <w:rFonts w:eastAsiaTheme="minorHAnsi"/>
              </w:rPr>
            </w:pPr>
            <w:r>
              <w:rPr>
                <w:rFonts w:eastAsiaTheme="minorHAnsi"/>
              </w:rPr>
              <w:t xml:space="preserve">If student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pPr>
        <w:rPr>
          <w:noProof/>
        </w:rPr>
      </w:pPr>
    </w:p>
    <w:p w:rsidR="00CB377A" w:rsidRDefault="00CB377A" w:rsidP="00CB377A">
      <w:pPr>
        <w:rPr>
          <w:noProof/>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sidR="0003693D">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p>
        </w:tc>
      </w:tr>
      <w:tr w:rsidR="00CB377A" w:rsidRPr="00DE75FA" w:rsidTr="00CB377A">
        <w:tc>
          <w:tcPr>
            <w:tcW w:w="3708"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#146</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p>
        </w:tc>
      </w:tr>
      <w:tr w:rsidR="00CB377A" w:rsidRPr="00B42D5C"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C37503"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t>Head professor is in vm_requests2 page.</w:t>
            </w:r>
          </w:p>
        </w:tc>
      </w:tr>
      <w:tr w:rsidR="00CB377A" w:rsidRPr="00A40DF2"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 xml:space="preserve">Head professor </w:t>
            </w:r>
            <w:r>
              <w:rPr>
                <w:rFonts w:eastAsiaTheme="minorHAnsi"/>
              </w:rPr>
              <w:t xml:space="preserve">modifies a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xml:space="preserve">, </w:t>
            </w:r>
            <w:r>
              <w:rPr>
                <w:rFonts w:eastAsiaTheme="minorHAnsi"/>
              </w:rPr>
              <w:t>the status of the request</w:t>
            </w:r>
            <w:r w:rsidRPr="00A40DF2">
              <w:rPr>
                <w:rFonts w:eastAsiaTheme="minorHAnsi"/>
              </w:rPr>
              <w:t xml:space="preserve"> </w:t>
            </w:r>
            <w:r>
              <w:rPr>
                <w:rFonts w:eastAsiaTheme="minorHAnsi"/>
              </w:rPr>
              <w:t xml:space="preserve">and entering in input fields </w:t>
            </w:r>
            <w:r w:rsidRPr="00A40DF2">
              <w:rPr>
                <w:rFonts w:eastAsiaTheme="minorHAnsi"/>
              </w:rPr>
              <w:t xml:space="preserve">the amount of </w:t>
            </w:r>
            <w:r>
              <w:rPr>
                <w:rFonts w:eastAsiaTheme="minorHAnsi"/>
              </w:rPr>
              <w:t xml:space="preserve">memory RAM, the storage amount and </w:t>
            </w:r>
            <w:r w:rsidRPr="00A40DF2">
              <w:rPr>
                <w:rFonts w:eastAsiaTheme="minorHAnsi"/>
              </w:rPr>
              <w:t>t</w:t>
            </w:r>
            <w:r>
              <w:rPr>
                <w:rFonts w:eastAsiaTheme="minorHAnsi"/>
              </w:rPr>
              <w:t>he number of VMs.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Sys</w:t>
            </w:r>
            <w:r>
              <w:rPr>
                <w:rFonts w:eastAsiaTheme="minorHAnsi"/>
              </w:rPr>
              <w:t xml:space="preserve">tem displays </w:t>
            </w:r>
            <w:r w:rsidRPr="00A40DF2">
              <w:rPr>
                <w:rFonts w:eastAsiaTheme="minorHAnsi"/>
              </w:rPr>
              <w:t>the selected image name, selected amount of RAM, selected storage amount, selected number of VMs and the status.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Head professor clicks on “Submit” button.</w:t>
            </w:r>
          </w:p>
          <w:p w:rsidR="00CB377A" w:rsidRPr="00A40DF2" w:rsidRDefault="00CB377A" w:rsidP="00B17143">
            <w:pPr>
              <w:pStyle w:val="ListParagraph"/>
              <w:numPr>
                <w:ilvl w:val="0"/>
                <w:numId w:val="28"/>
              </w:numPr>
              <w:spacing w:after="160" w:line="252" w:lineRule="auto"/>
              <w:rPr>
                <w:rFonts w:eastAsiaTheme="minorHAnsi"/>
              </w:rPr>
            </w:pPr>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 xml:space="preserve">If head professor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0</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Pr>
                <w:rFonts w:ascii="Times New Roman" w:eastAsia="Times New Roman" w:hAnsi="Times New Roman" w:cs="Times New Roman"/>
                <w:b/>
                <w:color w:val="000000"/>
                <w:kern w:val="36"/>
                <w:sz w:val="24"/>
                <w:szCs w:val="24"/>
              </w:rPr>
              <w:t>Notify School’s System Admin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#144</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E273D6">
              <w:rPr>
                <w:rFonts w:ascii="Arial" w:eastAsia="Times New Roman" w:hAnsi="Arial" w:cs="Arial"/>
                <w:color w:val="000000"/>
                <w:sz w:val="21"/>
                <w:szCs w:val="21"/>
              </w:rPr>
              <w:t xml:space="preserve">As a head professor, I want to be able to send email to our school’s system admins from the Senior Project Web Site </w:t>
            </w:r>
            <w:r w:rsidRPr="00E273D6">
              <w:rPr>
                <w:rFonts w:ascii="Arial" w:eastAsia="Times New Roman" w:hAnsi="Arial" w:cs="Arial"/>
                <w:color w:val="000000"/>
                <w:sz w:val="21"/>
                <w:szCs w:val="21"/>
              </w:rPr>
              <w:lastRenderedPageBreak/>
              <w:t xml:space="preserve">based on the students’ requests for the </w:t>
            </w:r>
            <w:proofErr w:type="spellStart"/>
            <w:r w:rsidRPr="00E273D6">
              <w:rPr>
                <w:rFonts w:ascii="Arial" w:eastAsia="Times New Roman" w:hAnsi="Arial" w:cs="Arial"/>
                <w:color w:val="000000"/>
                <w:sz w:val="21"/>
                <w:szCs w:val="21"/>
              </w:rPr>
              <w:t>vms</w:t>
            </w:r>
            <w:proofErr w:type="spellEnd"/>
            <w:r w:rsidRPr="00E273D6">
              <w:rPr>
                <w:rFonts w:ascii="Arial" w:eastAsia="Times New Roman" w:hAnsi="Arial" w:cs="Arial"/>
                <w:color w:val="000000"/>
                <w:sz w:val="21"/>
                <w:szCs w:val="21"/>
              </w:rPr>
              <w:t xml:space="preserve"> that I have approved, so I don’t need to go into my email account and do it manually.</w:t>
            </w:r>
          </w:p>
        </w:tc>
      </w:tr>
      <w:tr w:rsidR="00CB377A" w:rsidRPr="00B42D5C"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9A45B0"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sidRPr="00E273D6">
              <w:rPr>
                <w:rFonts w:ascii="Times New Roman" w:eastAsiaTheme="minorHAnsi" w:hAnsi="Times New Roman" w:cs="Times New Roman"/>
              </w:rPr>
              <w:t xml:space="preserve">Head professor is </w:t>
            </w:r>
            <w:r>
              <w:rPr>
                <w:rFonts w:ascii="Times New Roman" w:eastAsiaTheme="minorHAnsi" w:hAnsi="Times New Roman" w:cs="Times New Roman"/>
              </w:rPr>
              <w:t>vm_r</w:t>
            </w:r>
            <w:r w:rsidRPr="00E273D6">
              <w:rPr>
                <w:rFonts w:ascii="Times New Roman" w:eastAsiaTheme="minorHAnsi" w:hAnsi="Times New Roman" w:cs="Times New Roman"/>
              </w:rPr>
              <w:t>equests</w:t>
            </w:r>
            <w:r>
              <w:rPr>
                <w:rFonts w:ascii="Times New Roman" w:eastAsiaTheme="minorHAnsi" w:hAnsi="Times New Roman" w:cs="Times New Roman"/>
              </w:rPr>
              <w:t>2</w:t>
            </w:r>
            <w:r w:rsidRPr="00E273D6">
              <w:rPr>
                <w:rFonts w:ascii="Times New Roman" w:eastAsiaTheme="minorHAnsi" w:hAnsi="Times New Roman" w:cs="Times New Roman"/>
              </w:rPr>
              <w:t xml:space="preserve"> page</w:t>
            </w:r>
          </w:p>
          <w:p w:rsidR="00CB377A" w:rsidRPr="00E273D6"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Pr>
                <w:rFonts w:ascii="Times New Roman" w:eastAsiaTheme="minorHAnsi" w:hAnsi="Times New Roman" w:cs="Times New Roman"/>
              </w:rPr>
              <w:t>Head professor has modified virtual machine setting.</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9"/>
              </w:numPr>
              <w:spacing w:after="160" w:line="252" w:lineRule="auto"/>
              <w:rPr>
                <w:rFonts w:eastAsiaTheme="minorHAnsi"/>
              </w:rPr>
            </w:pPr>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available status for the virtual machine request.</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selects status equal to “APPROVED”.</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selected status.</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enters on the email filed the school’s system admin email address and clicks on “Submit” button.</w:t>
            </w:r>
          </w:p>
          <w:p w:rsidR="00CB377A" w:rsidRPr="00F066EA" w:rsidRDefault="00CB377A" w:rsidP="00B17143">
            <w:pPr>
              <w:pStyle w:val="ListParagraph"/>
              <w:numPr>
                <w:ilvl w:val="0"/>
                <w:numId w:val="29"/>
              </w:numPr>
              <w:spacing w:after="160" w:line="252" w:lineRule="auto"/>
              <w:rPr>
                <w:rFonts w:eastAsiaTheme="minorHAnsi"/>
              </w:rPr>
            </w:pPr>
            <w:r>
              <w:rPr>
                <w:rFonts w:eastAsiaTheme="minorHAnsi"/>
              </w:rPr>
              <w:t xml:space="preserve">System updates virtual machine status in the database and notifies school’s system admin.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notified school’s system admin.</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645D46"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0C150C">
              <w:rPr>
                <w:rFonts w:ascii="Helvetica" w:eastAsia="Times New Roman" w:hAnsi="Helvetica" w:cs="Helvetica"/>
                <w:color w:val="000000"/>
                <w:kern w:val="36"/>
                <w:sz w:val="32"/>
                <w:szCs w:val="32"/>
              </w:rPr>
              <w:t> </w:t>
            </w:r>
            <w:r w:rsidRPr="00645D46">
              <w:rPr>
                <w:rFonts w:ascii="Times New Roman" w:eastAsia="Times New Roman" w:hAnsi="Times New Roman" w:cs="Times New Roman"/>
                <w:b/>
                <w:color w:val="000000"/>
                <w:kern w:val="36"/>
                <w:sz w:val="24"/>
                <w:szCs w:val="24"/>
              </w:rPr>
              <w:t>Access Virtual Machine Request</w:t>
            </w:r>
          </w:p>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#145</w:t>
            </w:r>
          </w:p>
        </w:tc>
        <w:tc>
          <w:tcPr>
            <w:tcW w:w="5850" w:type="dxa"/>
            <w:tcMar>
              <w:top w:w="100" w:type="dxa"/>
              <w:left w:w="115" w:type="dxa"/>
              <w:bottom w:w="100" w:type="dxa"/>
              <w:right w:w="115" w:type="dxa"/>
            </w:tcMar>
          </w:tcPr>
          <w:p w:rsidR="00CB377A" w:rsidRPr="000D46D3" w:rsidRDefault="00CB377A" w:rsidP="00CB377A">
            <w:pPr>
              <w:shd w:val="clear" w:color="auto" w:fill="FFFFFF"/>
              <w:spacing w:after="150" w:line="294" w:lineRule="atLeast"/>
              <w:jc w:val="left"/>
              <w:rPr>
                <w:rFonts w:ascii="Times New Roman" w:eastAsia="Times New Roman" w:hAnsi="Times New Roman" w:cs="Times New Roman"/>
                <w:color w:val="000000"/>
              </w:rPr>
            </w:pPr>
            <w:r w:rsidRPr="000D46D3">
              <w:rPr>
                <w:rFonts w:ascii="Times New Roman" w:eastAsia="Times New Roman" w:hAnsi="Times New Roman" w:cs="Times New Roman"/>
                <w:color w:val="000000"/>
              </w:rPr>
              <w:t xml:space="preserve">As a head professor, I want to receive an email notification when a student requests for one or more </w:t>
            </w:r>
            <w:proofErr w:type="spellStart"/>
            <w:r w:rsidRPr="000D46D3">
              <w:rPr>
                <w:rFonts w:ascii="Times New Roman" w:eastAsia="Times New Roman" w:hAnsi="Times New Roman" w:cs="Times New Roman"/>
                <w:color w:val="000000"/>
              </w:rPr>
              <w:t>vms</w:t>
            </w:r>
            <w:proofErr w:type="spellEnd"/>
            <w:r w:rsidRPr="000D46D3">
              <w:rPr>
                <w:rFonts w:ascii="Times New Roman" w:eastAsia="Times New Roman" w:hAnsi="Times New Roman" w:cs="Times New Roman"/>
                <w:color w:val="000000"/>
              </w:rPr>
              <w:t>, so I am able to easily find the request, using a link included in the email notification.</w:t>
            </w:r>
          </w:p>
        </w:tc>
      </w:tr>
      <w:tr w:rsidR="00CB377A" w:rsidRPr="00E273D6"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Pr="006E29AE"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Student successfully submitted a virtual machine request and notified head professor via email about it.</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in his fiu.edu email account and in the student’s email notification.</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0"/>
              </w:numPr>
              <w:spacing w:after="160" w:line="252" w:lineRule="auto"/>
              <w:rPr>
                <w:rFonts w:eastAsiaTheme="minorHAnsi"/>
              </w:rPr>
            </w:pPr>
            <w:r>
              <w:rPr>
                <w:rFonts w:eastAsiaTheme="minorHAnsi"/>
              </w:rPr>
              <w:t>The use case begins when the head professor clicks on the existing link on the email’s body page.</w:t>
            </w:r>
          </w:p>
          <w:p w:rsidR="00CB377A" w:rsidRPr="00A374D0" w:rsidRDefault="00CB377A" w:rsidP="00B17143">
            <w:pPr>
              <w:pStyle w:val="ListParagraph"/>
              <w:numPr>
                <w:ilvl w:val="0"/>
                <w:numId w:val="30"/>
              </w:numPr>
              <w:spacing w:after="160" w:line="252" w:lineRule="auto"/>
              <w:rPr>
                <w:rFonts w:eastAsiaTheme="minorHAnsi"/>
              </w:rPr>
            </w:pPr>
            <w:r>
              <w:rPr>
                <w:rFonts w:eastAsiaTheme="minorHAnsi"/>
              </w:rPr>
              <w:t>System navigates to VM – Requests page in Senior Project Website and loads all virtual machine request.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accessed virtual machine request.</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 user other than head professor attempts to access/hack into VM – Requests page, system denies user’s access to VM-Requests page and prompts warning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956535" w:rsidRDefault="00CB377A" w:rsidP="00CB377A">
            <w:pPr>
              <w:pStyle w:val="Heading1"/>
              <w:numPr>
                <w:ilvl w:val="0"/>
                <w:numId w:val="0"/>
              </w:numPr>
              <w:shd w:val="clear" w:color="auto" w:fill="FFFFFF"/>
              <w:spacing w:before="0" w:after="0"/>
              <w:rPr>
                <w:bCs w:val="0"/>
                <w:color w:val="000000"/>
                <w:szCs w:val="24"/>
              </w:rPr>
            </w:pPr>
            <w:r w:rsidRPr="00956535">
              <w:rPr>
                <w:rStyle w:val="card-name"/>
                <w:bCs w:val="0"/>
                <w:color w:val="000000"/>
                <w:szCs w:val="24"/>
              </w:rPr>
              <w:t>Set Default Email Notification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#145</w:t>
            </w:r>
          </w:p>
        </w:tc>
        <w:tc>
          <w:tcPr>
            <w:tcW w:w="5850" w:type="dxa"/>
            <w:tcMar>
              <w:top w:w="100" w:type="dxa"/>
              <w:left w:w="115" w:type="dxa"/>
              <w:bottom w:w="100" w:type="dxa"/>
              <w:right w:w="115" w:type="dxa"/>
            </w:tcMar>
          </w:tcPr>
          <w:p w:rsidR="00CB377A" w:rsidRPr="00956535" w:rsidRDefault="00CB377A" w:rsidP="00CB377A">
            <w:pPr>
              <w:shd w:val="clear" w:color="auto" w:fill="FFFFFF"/>
              <w:spacing w:before="75" w:after="75" w:line="294" w:lineRule="atLeast"/>
              <w:jc w:val="left"/>
              <w:rPr>
                <w:rFonts w:ascii="Times New Roman" w:eastAsia="Times New Roman" w:hAnsi="Times New Roman" w:cs="Times New Roman"/>
                <w:color w:val="000000"/>
                <w:sz w:val="24"/>
                <w:szCs w:val="24"/>
              </w:rPr>
            </w:pPr>
            <w:r w:rsidRPr="00956535">
              <w:rPr>
                <w:rFonts w:ascii="Times New Roman" w:eastAsia="Times New Roman" w:hAnsi="Times New Roman" w:cs="Times New Roman"/>
                <w:color w:val="000000"/>
                <w:sz w:val="24"/>
                <w:szCs w:val="24"/>
              </w:rPr>
              <w:t>As a head professor I want to be able to choose a default person’s email to notify him about </w:t>
            </w:r>
            <w:proofErr w:type="spellStart"/>
            <w:r w:rsidRPr="00956535">
              <w:rPr>
                <w:rFonts w:ascii="Times New Roman" w:eastAsia="Times New Roman" w:hAnsi="Times New Roman" w:cs="Times New Roman"/>
                <w:color w:val="000000"/>
                <w:sz w:val="24"/>
                <w:szCs w:val="24"/>
              </w:rPr>
              <w:t>vm</w:t>
            </w:r>
            <w:proofErr w:type="spellEnd"/>
            <w:r w:rsidRPr="00956535">
              <w:rPr>
                <w:rFonts w:ascii="Times New Roman" w:eastAsia="Times New Roman" w:hAnsi="Times New Roman" w:cs="Times New Roman"/>
                <w:color w:val="000000"/>
                <w:sz w:val="24"/>
                <w:szCs w:val="24"/>
              </w:rPr>
              <w:t> creation, so I don’t have to memorize his email, neither input it every time manually.</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 xml:space="preserve">Head professor is in </w:t>
            </w:r>
            <w:proofErr w:type="spellStart"/>
            <w:r>
              <w:rPr>
                <w:rFonts w:eastAsiaTheme="minorHAnsi"/>
              </w:rPr>
              <w:t>admin_dashboard</w:t>
            </w:r>
            <w:proofErr w:type="spellEnd"/>
            <w:r>
              <w:rPr>
                <w:rFonts w:eastAsiaTheme="minorHAnsi"/>
              </w:rPr>
              <w:t xml:space="preserve"> page.</w:t>
            </w:r>
          </w:p>
        </w:tc>
      </w:tr>
      <w:tr w:rsidR="00CB377A" w:rsidRPr="00A374D0"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1"/>
              </w:numPr>
              <w:spacing w:after="160" w:line="252" w:lineRule="auto"/>
              <w:rPr>
                <w:rFonts w:eastAsiaTheme="minorHAnsi"/>
              </w:rPr>
            </w:pPr>
            <w:r>
              <w:rPr>
                <w:rFonts w:eastAsiaTheme="minorHAnsi"/>
              </w:rPr>
              <w:t>Head professors enters school’s system admin name in the input field named “Full Name”.</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name.</w:t>
            </w:r>
          </w:p>
          <w:p w:rsidR="00CB377A" w:rsidRDefault="00CB377A" w:rsidP="00B17143">
            <w:pPr>
              <w:pStyle w:val="ListParagraph"/>
              <w:numPr>
                <w:ilvl w:val="0"/>
                <w:numId w:val="31"/>
              </w:numPr>
              <w:spacing w:after="160" w:line="252" w:lineRule="auto"/>
              <w:rPr>
                <w:rFonts w:eastAsiaTheme="minorHAnsi"/>
              </w:rPr>
            </w:pPr>
            <w:r>
              <w:rPr>
                <w:rFonts w:eastAsiaTheme="minorHAnsi"/>
              </w:rPr>
              <w:t>Head professor enters school’s system admin name in the input filed named email.</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email address.</w:t>
            </w:r>
          </w:p>
          <w:p w:rsidR="00CB377A" w:rsidRDefault="00CB377A" w:rsidP="00B17143">
            <w:pPr>
              <w:pStyle w:val="ListParagraph"/>
              <w:numPr>
                <w:ilvl w:val="0"/>
                <w:numId w:val="31"/>
              </w:numPr>
              <w:spacing w:after="160" w:line="252" w:lineRule="auto"/>
              <w:rPr>
                <w:rFonts w:eastAsiaTheme="minorHAnsi"/>
              </w:rPr>
            </w:pPr>
            <w:r>
              <w:rPr>
                <w:rFonts w:eastAsiaTheme="minorHAnsi"/>
              </w:rPr>
              <w:t xml:space="preserve">Head professor clicks on “Set Default Email” button. </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validates email address and process request.</w:t>
            </w:r>
          </w:p>
          <w:p w:rsidR="00CB377A" w:rsidRPr="00956535" w:rsidRDefault="00CB377A" w:rsidP="00B17143">
            <w:pPr>
              <w:pStyle w:val="ListParagraph"/>
              <w:numPr>
                <w:ilvl w:val="0"/>
                <w:numId w:val="31"/>
              </w:numPr>
              <w:spacing w:after="160" w:line="252" w:lineRule="auto"/>
              <w:rPr>
                <w:rFonts w:eastAsiaTheme="minorHAnsi"/>
              </w:rPr>
            </w:pPr>
            <w:r>
              <w:rPr>
                <w:rFonts w:eastAsiaTheme="minorHAnsi"/>
              </w:rPr>
              <w:t>Head professor sees default name and email address.</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set/changed default name and email address.</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“Full Name” filed empty and clicks on “Set Default Email” button, system shows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“Email” field empty and clicks on “Set Default Email” empty, system shows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head professor enters an invalid email address, system shows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956535"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3</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sidRPr="00C873EF">
              <w:rPr>
                <w:rStyle w:val="card-name"/>
                <w:bCs w:val="0"/>
                <w:color w:val="000000"/>
                <w:szCs w:val="24"/>
              </w:rPr>
              <w:t>Add Virtual Machine Image</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956535"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#218</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 xml:space="preserve">Head professor is in </w:t>
            </w:r>
            <w:proofErr w:type="spellStart"/>
            <w:r>
              <w:rPr>
                <w:rFonts w:eastAsiaTheme="minorHAnsi"/>
              </w:rPr>
              <w:t>admin_dashboard</w:t>
            </w:r>
            <w:proofErr w:type="spellEnd"/>
            <w:r>
              <w:rPr>
                <w:rFonts w:eastAsiaTheme="minorHAnsi"/>
              </w:rPr>
              <w:t xml:space="preserve"> page.</w:t>
            </w:r>
          </w:p>
        </w:tc>
      </w:tr>
      <w:tr w:rsidR="00CB377A" w:rsidRPr="00956535"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“VM Images” button.</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navigates to vm_images page.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enters the new image in the input field named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shows inputted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“Add Image Name” button.</w:t>
            </w:r>
          </w:p>
          <w:p w:rsidR="00CB377A" w:rsidRPr="00C873EF" w:rsidRDefault="00CB377A" w:rsidP="00B17143">
            <w:pPr>
              <w:pStyle w:val="ListParagraph"/>
              <w:numPr>
                <w:ilvl w:val="0"/>
                <w:numId w:val="32"/>
              </w:numPr>
              <w:spacing w:after="160" w:line="252" w:lineRule="auto"/>
              <w:rPr>
                <w:rFonts w:eastAsiaTheme="minorHAnsi"/>
              </w:rPr>
            </w:pPr>
            <w:r>
              <w:rPr>
                <w:rFonts w:eastAsiaTheme="minorHAnsi"/>
              </w:rPr>
              <w:t>System processes request and prompts success message.</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added a new virtual machine image.</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“Image Name” filed empty and clicks on “Add Image Name” button, system displays an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enters an image name that already exists on the system, system displays an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 xml:space="preserve">If a user other than head professor attempts to access/hack into image name page, system denies user’s access to such a page and prompts warning </w:t>
            </w:r>
            <w:r>
              <w:rPr>
                <w:rFonts w:eastAsiaTheme="minorHAnsi"/>
              </w:rPr>
              <w:lastRenderedPageBreak/>
              <w:t>message.</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4</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C873EF"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3"/>
              </w:numPr>
              <w:spacing w:after="160" w:line="252" w:lineRule="auto"/>
              <w:rPr>
                <w:rFonts w:eastAsiaTheme="minorHAnsi"/>
              </w:rPr>
            </w:pPr>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p>
          <w:p w:rsidR="00CB377A" w:rsidRDefault="00CB377A" w:rsidP="00B17143">
            <w:pPr>
              <w:pStyle w:val="ListParagraph"/>
              <w:numPr>
                <w:ilvl w:val="0"/>
                <w:numId w:val="33"/>
              </w:numPr>
              <w:spacing w:after="160" w:line="252" w:lineRule="auto"/>
              <w:rPr>
                <w:rFonts w:eastAsiaTheme="minorHAnsi"/>
              </w:rPr>
            </w:pPr>
            <w:r>
              <w:rPr>
                <w:rFonts w:eastAsiaTheme="minorHAnsi"/>
              </w:rPr>
              <w:t>System displays the selected filter option.</w:t>
            </w:r>
          </w:p>
          <w:p w:rsidR="00CB377A" w:rsidRDefault="00CB377A" w:rsidP="00B17143">
            <w:pPr>
              <w:pStyle w:val="ListParagraph"/>
              <w:numPr>
                <w:ilvl w:val="0"/>
                <w:numId w:val="33"/>
              </w:numPr>
              <w:spacing w:after="160" w:line="252" w:lineRule="auto"/>
              <w:rPr>
                <w:rFonts w:eastAsiaTheme="minorHAnsi"/>
              </w:rPr>
            </w:pPr>
            <w:r>
              <w:rPr>
                <w:rFonts w:eastAsiaTheme="minorHAnsi"/>
              </w:rPr>
              <w:t xml:space="preserve">Head professor hits enter key. </w:t>
            </w:r>
          </w:p>
          <w:p w:rsidR="00CB377A" w:rsidRPr="00FB0FF3" w:rsidRDefault="00CB377A" w:rsidP="00B17143">
            <w:pPr>
              <w:pStyle w:val="ListParagraph"/>
              <w:numPr>
                <w:ilvl w:val="0"/>
                <w:numId w:val="33"/>
              </w:numPr>
              <w:spacing w:after="160" w:line="252" w:lineRule="auto"/>
              <w:rPr>
                <w:rFonts w:eastAsiaTheme="minorHAnsi"/>
              </w:rPr>
            </w:pPr>
            <w:r>
              <w:rPr>
                <w:rFonts w:eastAsiaTheme="minorHAnsi"/>
              </w:rPr>
              <w:t xml:space="preserve">System processes request and prompts the images according to the selected filter option.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 the full or partial name of an image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images.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5</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Set Image Status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F542C0">
              <w:rPr>
                <w:rFonts w:ascii="Arial" w:eastAsia="Times New Roman" w:hAnsi="Arial" w:cs="Arial"/>
                <w:color w:val="000000"/>
                <w:sz w:val="21"/>
                <w:szCs w:val="21"/>
              </w:rPr>
              <w:t>As a head professor I want to be able to set the status of the images in the system, so just active images are offered to students.</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4"/>
              </w:numPr>
              <w:spacing w:after="160" w:line="252" w:lineRule="auto"/>
              <w:rPr>
                <w:rFonts w:eastAsiaTheme="minorHAnsi"/>
              </w:rPr>
            </w:pPr>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p>
          <w:p w:rsidR="00CB377A" w:rsidRPr="00B91C3B" w:rsidRDefault="00CB377A" w:rsidP="00B17143">
            <w:pPr>
              <w:pStyle w:val="ListParagraph"/>
              <w:numPr>
                <w:ilvl w:val="0"/>
                <w:numId w:val="34"/>
              </w:numPr>
              <w:spacing w:after="160" w:line="252" w:lineRule="auto"/>
              <w:rPr>
                <w:rFonts w:eastAsiaTheme="minorHAnsi"/>
              </w:rPr>
            </w:pPr>
            <w:r>
              <w:rPr>
                <w:rFonts w:eastAsiaTheme="minorHAnsi"/>
              </w:rPr>
              <w:t>System collects image’s information, processes change status request and prompts success message.</w:t>
            </w:r>
            <w:r w:rsidRPr="00B91C3B">
              <w:rPr>
                <w:rFonts w:eastAsiaTheme="minorHAnsi"/>
              </w:rPr>
              <w:t xml:space="preserve"> </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changed images status.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6</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B91C3B"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This use case starts when the head professor clicks on an existing </w:t>
            </w:r>
            <w:r>
              <w:rPr>
                <w:rFonts w:eastAsiaTheme="minorHAnsi"/>
              </w:rPr>
              <w:t xml:space="preserve">“delete” </w:t>
            </w:r>
            <w:r w:rsidRPr="004B67C8">
              <w:rPr>
                <w:rFonts w:eastAsiaTheme="minorHAnsi"/>
              </w:rPr>
              <w:t>link/button in vm_images page.</w:t>
            </w:r>
          </w:p>
          <w:p w:rsidR="00CB377A" w:rsidRDefault="00CB377A" w:rsidP="00B17143">
            <w:pPr>
              <w:pStyle w:val="ListParagraph"/>
              <w:numPr>
                <w:ilvl w:val="0"/>
                <w:numId w:val="35"/>
              </w:numPr>
              <w:spacing w:after="160" w:line="252" w:lineRule="auto"/>
              <w:rPr>
                <w:rFonts w:eastAsiaTheme="minorHAnsi"/>
              </w:rPr>
            </w:pPr>
            <w:r>
              <w:rPr>
                <w:rFonts w:eastAsiaTheme="minorHAnsi"/>
              </w:rPr>
              <w:t>System prompts confirmation message for deletion.</w:t>
            </w:r>
          </w:p>
          <w:p w:rsidR="00CB377A" w:rsidRPr="004B67C8" w:rsidRDefault="00CB377A" w:rsidP="00B17143">
            <w:pPr>
              <w:pStyle w:val="ListParagraph"/>
              <w:numPr>
                <w:ilvl w:val="0"/>
                <w:numId w:val="35"/>
              </w:numPr>
              <w:spacing w:after="160" w:line="252" w:lineRule="auto"/>
              <w:rPr>
                <w:rFonts w:eastAsiaTheme="minorHAnsi"/>
              </w:rPr>
            </w:pPr>
            <w:r>
              <w:rPr>
                <w:rFonts w:eastAsiaTheme="minorHAnsi"/>
              </w:rPr>
              <w:t>Head professor clicks on “okay” button.</w:t>
            </w:r>
          </w:p>
          <w:p w:rsidR="00CB377A" w:rsidRPr="004B67C8"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System collects image’s information, processes delete request and prompts success message. </w:t>
            </w:r>
          </w:p>
        </w:tc>
      </w:tr>
      <w:tr w:rsidR="00CB377A" w:rsidRPr="00B91C3B"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an image.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7</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Edit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w:t>
            </w:r>
            <w:r>
              <w:rPr>
                <w:rFonts w:ascii="Arial" w:eastAsia="Times New Roman" w:hAnsi="Arial" w:cs="Arial"/>
                <w:color w:val="000000"/>
                <w:sz w:val="21"/>
                <w:szCs w:val="21"/>
              </w:rPr>
              <w:t>ssor I want to be able to edit</w:t>
            </w:r>
            <w:r w:rsidRPr="00AE337E">
              <w:rPr>
                <w:rFonts w:ascii="Arial" w:eastAsia="Times New Roman" w:hAnsi="Arial" w:cs="Arial"/>
                <w:color w:val="000000"/>
                <w:sz w:val="21"/>
                <w:szCs w:val="21"/>
              </w:rPr>
              <w:t xml:space="preserve"> an image from th</w:t>
            </w:r>
            <w:r>
              <w:rPr>
                <w:rFonts w:ascii="Arial" w:eastAsia="Times New Roman" w:hAnsi="Arial" w:cs="Arial"/>
                <w:color w:val="000000"/>
                <w:sz w:val="21"/>
                <w:szCs w:val="21"/>
              </w:rPr>
              <w:t>e system, so I can upgrade existing images from the system or correct the ones that already exist if need be.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7"/>
              </w:numPr>
              <w:spacing w:after="160" w:line="252" w:lineRule="auto"/>
              <w:rPr>
                <w:rFonts w:eastAsiaTheme="minorHAnsi"/>
              </w:rPr>
            </w:pPr>
            <w:r w:rsidRPr="008E41C3">
              <w:rPr>
                <w:rFonts w:eastAsiaTheme="minorHAnsi"/>
              </w:rPr>
              <w:t xml:space="preserve">This use case starts when the head professor </w:t>
            </w:r>
            <w:r>
              <w:rPr>
                <w:rFonts w:eastAsiaTheme="minorHAnsi"/>
              </w:rPr>
              <w:t>enters in the input field a new image name</w:t>
            </w:r>
            <w:r w:rsidRPr="008E41C3">
              <w:rPr>
                <w:rFonts w:eastAsiaTheme="minorHAnsi"/>
              </w:rPr>
              <w:t>.</w:t>
            </w:r>
          </w:p>
          <w:p w:rsidR="00CB377A" w:rsidRDefault="00CB377A" w:rsidP="00B17143">
            <w:pPr>
              <w:pStyle w:val="ListParagraph"/>
              <w:numPr>
                <w:ilvl w:val="0"/>
                <w:numId w:val="37"/>
              </w:numPr>
              <w:spacing w:after="160" w:line="252" w:lineRule="auto"/>
              <w:rPr>
                <w:rFonts w:eastAsiaTheme="minorHAnsi"/>
              </w:rPr>
            </w:pPr>
            <w:r>
              <w:rPr>
                <w:rFonts w:eastAsiaTheme="minorHAnsi"/>
              </w:rPr>
              <w:t>System displays the information on the input field.</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Head professor clicks on “</w:t>
            </w:r>
            <w:r>
              <w:rPr>
                <w:rFonts w:eastAsiaTheme="minorHAnsi"/>
              </w:rPr>
              <w:t>Submit</w:t>
            </w:r>
            <w:r w:rsidRPr="008E41C3">
              <w:rPr>
                <w:rFonts w:eastAsiaTheme="minorHAnsi"/>
              </w:rPr>
              <w:t>” button.</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System collects image’</w:t>
            </w:r>
            <w:r>
              <w:rPr>
                <w:rFonts w:eastAsiaTheme="minorHAnsi"/>
              </w:rPr>
              <w:t xml:space="preserve">s information, processes </w:t>
            </w:r>
            <w:r w:rsidRPr="008E41C3">
              <w:rPr>
                <w:rFonts w:eastAsiaTheme="minorHAnsi"/>
              </w:rPr>
              <w:t xml:space="preserve">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“submit”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edited an image.</w:t>
            </w:r>
          </w:p>
        </w:tc>
      </w:tr>
      <w:tr w:rsidR="00CB377A" w:rsidRPr="003649BE" w:rsidTr="00CB377A">
        <w:trPr>
          <w:trHeight w:val="583"/>
        </w:trPr>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3649BE">
              <w:rPr>
                <w:rFonts w:ascii="Times New Roman" w:eastAsia="Times New Roman" w:hAnsi="Times New Roman" w:cs="Times New Roman"/>
                <w:b/>
                <w:i/>
                <w:sz w:val="24"/>
              </w:rPr>
              <w:t>Exceptions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977CBF" w:rsidRDefault="00CB377A" w:rsidP="00B17143">
            <w:pPr>
              <w:pStyle w:val="ListParagraph"/>
              <w:numPr>
                <w:ilvl w:val="0"/>
                <w:numId w:val="23"/>
              </w:numPr>
              <w:spacing w:after="160" w:line="252" w:lineRule="auto"/>
              <w:rPr>
                <w:rFonts w:ascii="Times New Roman" w:hAnsi="Times New Roman" w:cs="Times New Roman"/>
              </w:rPr>
            </w:pPr>
            <w:r w:rsidRPr="003649BE">
              <w:rPr>
                <w:rFonts w:ascii="Times New Roman" w:hAnsi="Times New Roman" w:cs="Times New Roman"/>
              </w:rPr>
              <w:t xml:space="preserve">If </w:t>
            </w:r>
            <w:r>
              <w:rPr>
                <w:rFonts w:ascii="Times New Roman" w:hAnsi="Times New Roman" w:cs="Times New Roman"/>
              </w:rPr>
              <w:t>head professor clicks on “Submit” button and input filed is empty. S</w:t>
            </w:r>
            <w:r w:rsidRPr="003649BE">
              <w:rPr>
                <w:rFonts w:ascii="Times New Roman" w:hAnsi="Times New Roman" w:cs="Times New Roman"/>
              </w:rPr>
              <w:t xml:space="preserve">ystem alerts with an error message. </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8</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 Virtual Machine Requests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C60E4">
              <w:rPr>
                <w:rFonts w:ascii="Arial" w:eastAsia="Times New Roman" w:hAnsi="Arial" w:cs="Arial"/>
                <w:color w:val="000000"/>
                <w:sz w:val="21"/>
                <w:szCs w:val="21"/>
              </w:rPr>
              <w:t>As a head professor I wan</w:t>
            </w:r>
            <w:r>
              <w:rPr>
                <w:rFonts w:ascii="Arial" w:eastAsia="Times New Roman" w:hAnsi="Arial" w:cs="Arial"/>
                <w:color w:val="000000"/>
                <w:sz w:val="21"/>
                <w:szCs w:val="21"/>
              </w:rPr>
              <w:t>t</w:t>
            </w:r>
            <w:r w:rsidRPr="00AC60E4">
              <w:rPr>
                <w:rFonts w:ascii="Arial" w:eastAsia="Times New Roman" w:hAnsi="Arial" w:cs="Arial"/>
                <w:color w:val="000000"/>
                <w:sz w:val="21"/>
                <w:szCs w:val="21"/>
              </w:rPr>
              <w:t xml:space="preserve"> to be able to filter all virtual machine requests on the system, so I can easily access the information that is of interest to me.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This use case starts when t</w:t>
            </w:r>
            <w:r>
              <w:rPr>
                <w:rFonts w:eastAsiaTheme="minorHAnsi"/>
              </w:rPr>
              <w:t>he head professor selects</w:t>
            </w:r>
            <w:r w:rsidRPr="0050199F">
              <w:rPr>
                <w:rFonts w:eastAsiaTheme="minorHAnsi"/>
              </w:rPr>
              <w:t xml:space="preserve"> one </w:t>
            </w:r>
            <w:r>
              <w:rPr>
                <w:rFonts w:eastAsiaTheme="minorHAnsi"/>
              </w:rPr>
              <w:t xml:space="preserve">or more </w:t>
            </w:r>
            <w:r w:rsidRPr="0050199F">
              <w:rPr>
                <w:rFonts w:eastAsiaTheme="minorHAnsi"/>
              </w:rPr>
              <w:t xml:space="preserve">of the available options </w:t>
            </w:r>
            <w:r>
              <w:rPr>
                <w:rFonts w:eastAsiaTheme="minorHAnsi"/>
              </w:rPr>
              <w:t xml:space="preserve">to filter virtual machine requests, by status, amount of memory RAM, storage, number of VMs </w:t>
            </w:r>
            <w:r w:rsidRPr="0050199F">
              <w:rPr>
                <w:rFonts w:eastAsiaTheme="minorHAnsi"/>
              </w:rPr>
              <w:t xml:space="preserve">and/or </w:t>
            </w:r>
            <w:r>
              <w:rPr>
                <w:rFonts w:eastAsiaTheme="minorHAnsi"/>
              </w:rPr>
              <w:t>inputs the full or partial name of a student and a term.</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displays the selected filter option.</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 xml:space="preserve">Head professor </w:t>
            </w:r>
            <w:r>
              <w:rPr>
                <w:rFonts w:eastAsiaTheme="minorHAnsi"/>
              </w:rPr>
              <w:t>hits the enter key</w:t>
            </w:r>
            <w:r w:rsidRPr="0050199F">
              <w:rPr>
                <w:rFonts w:eastAsiaTheme="minorHAnsi"/>
              </w:rPr>
              <w:t>.</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processes request and prompts virtual machine requests a</w:t>
            </w:r>
            <w:r>
              <w:rPr>
                <w:rFonts w:eastAsiaTheme="minorHAnsi"/>
              </w:rPr>
              <w:t>ccording to the selected filter</w:t>
            </w:r>
            <w:r w:rsidRPr="0050199F">
              <w:rPr>
                <w:rFonts w:eastAsiaTheme="minorHAnsi"/>
              </w:rPr>
              <w:t xml:space="preserve"> option</w:t>
            </w:r>
            <w:r>
              <w:rPr>
                <w:rFonts w:eastAsiaTheme="minorHAnsi"/>
              </w:rPr>
              <w:t>s</w:t>
            </w:r>
            <w:r w:rsidRPr="0050199F">
              <w:rPr>
                <w:rFonts w:eastAsiaTheme="minorHAnsi"/>
              </w:rPr>
              <w:t xml:space="preserve">.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AC60E4"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fields the full or partial name of an image, student name, term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virtual machine requests.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Virtual Machine Request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#412</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15451D">
              <w:rPr>
                <w:rFonts w:ascii="Arial" w:eastAsia="Times New Roman" w:hAnsi="Arial" w:cs="Arial"/>
                <w:color w:val="000000"/>
                <w:sz w:val="21"/>
                <w:szCs w:val="21"/>
              </w:rPr>
              <w:t>As a head professor I want to be able to delete a virtual machine request from the system,</w:t>
            </w:r>
            <w:r>
              <w:rPr>
                <w:rFonts w:ascii="Arial" w:eastAsia="Times New Roman" w:hAnsi="Arial" w:cs="Arial"/>
                <w:color w:val="000000"/>
                <w:sz w:val="21"/>
                <w:szCs w:val="21"/>
              </w:rPr>
              <w:t xml:space="preserve"> so virtual machine requests</w:t>
            </w:r>
            <w:r w:rsidRPr="0015451D">
              <w:rPr>
                <w:rFonts w:ascii="Arial" w:eastAsia="Times New Roman" w:hAnsi="Arial" w:cs="Arial"/>
                <w:color w:val="000000"/>
                <w:sz w:val="21"/>
                <w:szCs w:val="21"/>
              </w:rPr>
              <w:t> that are no longer needed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This use case starts when the head professor clicks on an existing</w:t>
            </w:r>
            <w:r>
              <w:rPr>
                <w:rFonts w:eastAsiaTheme="minorHAnsi"/>
              </w:rPr>
              <w:t xml:space="preserve"> “delete”</w:t>
            </w:r>
            <w:r w:rsidRPr="0015451D">
              <w:rPr>
                <w:rFonts w:eastAsiaTheme="minorHAnsi"/>
              </w:rPr>
              <w:t xml:space="preserve"> link/button in vm_requests</w:t>
            </w:r>
            <w:r>
              <w:rPr>
                <w:rFonts w:eastAsiaTheme="minorHAnsi"/>
              </w:rPr>
              <w:t>2</w:t>
            </w:r>
            <w:r w:rsidRPr="0015451D">
              <w:rPr>
                <w:rFonts w:eastAsiaTheme="minorHAnsi"/>
              </w:rPr>
              <w:t xml:space="preserve"> page.</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System prompts confirmation message for deletion.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Head professor clicks on “okay” button.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 xml:space="preserve">System collects virtual machine request’s information, processes delete 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 virtual machine request.</w:t>
            </w:r>
          </w:p>
        </w:tc>
      </w:tr>
    </w:tbl>
    <w:p w:rsidR="00CB377A" w:rsidRDefault="00CB377A" w:rsidP="00CB377A"/>
    <w:p w:rsidR="00CB377A" w:rsidRDefault="00CB377A" w:rsidP="00CB377A">
      <w:pPr>
        <w:pStyle w:val="ListParagraph"/>
        <w:outlineLvl w:val="1"/>
        <w:rPr>
          <w:b/>
          <w:sz w:val="28"/>
          <w:szCs w:val="28"/>
        </w:rPr>
      </w:pPr>
    </w:p>
    <w:p w:rsidR="00115F73" w:rsidRDefault="00115F73" w:rsidP="00115F73">
      <w:pPr>
        <w:pStyle w:val="ListParagraph"/>
        <w:pBdr>
          <w:bottom w:val="single" w:sz="6" w:space="1" w:color="auto"/>
        </w:pBdr>
        <w:outlineLvl w:val="1"/>
        <w:rPr>
          <w:b/>
          <w:sz w:val="28"/>
          <w:szCs w:val="28"/>
        </w:rPr>
      </w:pPr>
      <w:bookmarkStart w:id="105" w:name="_Toc393972357"/>
      <w:r>
        <w:rPr>
          <w:b/>
          <w:sz w:val="28"/>
          <w:szCs w:val="28"/>
        </w:rPr>
        <w:t>5.3 App</w:t>
      </w:r>
      <w:r w:rsidR="003879AE">
        <w:rPr>
          <w:b/>
          <w:sz w:val="28"/>
          <w:szCs w:val="28"/>
        </w:rPr>
        <w:t>endix C Class Interfaces (SPWv.5</w:t>
      </w:r>
      <w:r>
        <w:rPr>
          <w:b/>
          <w:sz w:val="28"/>
          <w:szCs w:val="28"/>
        </w:rPr>
        <w:t>)</w:t>
      </w:r>
      <w:bookmarkEnd w:id="105"/>
    </w:p>
    <w:p w:rsidR="00115F73" w:rsidRDefault="00115F73" w:rsidP="00115F73">
      <w:pPr>
        <w:pStyle w:val="ListParagraph"/>
        <w:outlineLvl w:val="1"/>
        <w:rPr>
          <w:b/>
          <w:sz w:val="28"/>
          <w:szCs w:val="28"/>
        </w:rPr>
      </w:pPr>
    </w:p>
    <w:p w:rsidR="00DF29F2" w:rsidRDefault="00CB377A" w:rsidP="00115F73">
      <w:pPr>
        <w:pStyle w:val="ListParagraph"/>
        <w:outlineLvl w:val="1"/>
        <w:rPr>
          <w:szCs w:val="28"/>
        </w:rPr>
      </w:pPr>
      <w:bookmarkStart w:id="106" w:name="_Toc393972358"/>
      <w:r>
        <w:rPr>
          <w:b/>
          <w:szCs w:val="28"/>
        </w:rPr>
        <w:t>Project</w:t>
      </w:r>
      <w:r w:rsidR="00DF29F2" w:rsidRPr="00DF29F2">
        <w:rPr>
          <w:b/>
          <w:szCs w:val="28"/>
        </w:rPr>
        <w:t xml:space="preserve"> Controller</w:t>
      </w:r>
      <w:r w:rsidR="00DF29F2">
        <w:rPr>
          <w:szCs w:val="28"/>
        </w:rPr>
        <w:t>:</w:t>
      </w:r>
      <w:bookmarkEnd w:id="106"/>
    </w:p>
    <w:p w:rsidR="000E4FCF" w:rsidRDefault="000E4FCF" w:rsidP="00115F73">
      <w:pPr>
        <w:pStyle w:val="ListParagraph"/>
        <w:outlineLvl w:val="1"/>
        <w:rPr>
          <w:szCs w:val="28"/>
        </w:rPr>
      </w:pPr>
      <w:r>
        <w:rPr>
          <w:szCs w:val="28"/>
        </w:rPr>
        <w:t xml:space="preserve">Declaration: class </w:t>
      </w:r>
      <w:proofErr w:type="spellStart"/>
      <w:r w:rsidRPr="000E4FCF">
        <w:rPr>
          <w:szCs w:val="28"/>
        </w:rPr>
        <w:t>ProjectController</w:t>
      </w:r>
      <w:proofErr w:type="spellEnd"/>
      <w:r w:rsidRPr="000E4FCF">
        <w:rPr>
          <w:szCs w:val="28"/>
        </w:rPr>
        <w:t xml:space="preserve"> extends </w:t>
      </w:r>
      <w:proofErr w:type="spellStart"/>
      <w:r w:rsidRPr="000E4FCF">
        <w:rPr>
          <w:szCs w:val="28"/>
        </w:rPr>
        <w:t>CI_Controller</w:t>
      </w:r>
      <w:proofErr w:type="spellEnd"/>
    </w:p>
    <w:p w:rsidR="000E4FCF" w:rsidRPr="000E4FCF" w:rsidRDefault="000E4FCF" w:rsidP="000E4FCF">
      <w:pPr>
        <w:pStyle w:val="ListParagraph"/>
        <w:ind w:left="0"/>
        <w:outlineLvl w:val="1"/>
        <w:rPr>
          <w:szCs w:val="28"/>
        </w:rPr>
      </w:pPr>
      <w:r w:rsidRPr="000E4FCF">
        <w:rPr>
          <w:szCs w:val="28"/>
        </w:rPr>
        <w:t xml:space="preserve">    </w:t>
      </w:r>
      <w:proofErr w:type="gramStart"/>
      <w:r w:rsidRPr="000E4FCF">
        <w:rPr>
          <w:szCs w:val="28"/>
        </w:rPr>
        <w:t>public</w:t>
      </w:r>
      <w:proofErr w:type="gramEnd"/>
      <w:r w:rsidRPr="000E4FCF">
        <w:rPr>
          <w:szCs w:val="28"/>
        </w:rPr>
        <w:t xml:space="preserve"> function __construct()</w:t>
      </w:r>
    </w:p>
    <w:p w:rsidR="000E4FCF" w:rsidRPr="000E4FCF" w:rsidRDefault="000E4FCF" w:rsidP="000E4FCF">
      <w:pPr>
        <w:pStyle w:val="ListParagraph"/>
        <w:ind w:left="0"/>
        <w:outlineLvl w:val="1"/>
        <w:rPr>
          <w:szCs w:val="28"/>
        </w:rPr>
      </w:pPr>
      <w:r w:rsidRPr="000E4FCF">
        <w:rPr>
          <w:szCs w:val="28"/>
        </w:rPr>
        <w:t xml:space="preserve">    {</w:t>
      </w:r>
    </w:p>
    <w:p w:rsidR="000E4FCF" w:rsidRPr="000E4FCF" w:rsidRDefault="000E4FCF" w:rsidP="000E4FCF">
      <w:pPr>
        <w:pStyle w:val="ListParagraph"/>
        <w:ind w:left="0"/>
        <w:outlineLvl w:val="1"/>
        <w:rPr>
          <w:szCs w:val="28"/>
        </w:rPr>
      </w:pPr>
      <w:r w:rsidRPr="000E4FCF">
        <w:rPr>
          <w:szCs w:val="28"/>
        </w:rPr>
        <w:t xml:space="preserve">        parent::__</w:t>
      </w:r>
      <w:proofErr w:type="gramStart"/>
      <w:r w:rsidRPr="000E4FCF">
        <w:rPr>
          <w:szCs w:val="28"/>
        </w:rPr>
        <w:t>construct(</w:t>
      </w:r>
      <w:proofErr w:type="gramEnd"/>
      <w:r w:rsidRPr="000E4FCF">
        <w:rPr>
          <w:szCs w:val="28"/>
        </w:rPr>
        <w:t>);</w:t>
      </w:r>
    </w:p>
    <w:p w:rsidR="000E4FCF" w:rsidRPr="000E4FCF" w:rsidRDefault="000E4FCF" w:rsidP="000E4FCF">
      <w:pPr>
        <w:pStyle w:val="ListParagraph"/>
        <w:ind w:left="0"/>
        <w:outlineLvl w:val="1"/>
        <w:rPr>
          <w:szCs w:val="28"/>
        </w:rPr>
      </w:pP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w:t>
      </w:r>
      <w:proofErr w:type="spellStart"/>
      <w:r w:rsidRPr="000E4FCF">
        <w:rPr>
          <w:szCs w:val="28"/>
        </w:rPr>
        <w:t>project_summary_view_model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'request');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helper(</w:t>
      </w:r>
      <w:proofErr w:type="gramEnd"/>
      <w:r w:rsidRPr="000E4FCF">
        <w:rPr>
          <w:szCs w:val="28"/>
        </w:rPr>
        <w:t>'</w:t>
      </w:r>
      <w:proofErr w:type="spellStart"/>
      <w:r w:rsidRPr="000E4FCF">
        <w:rPr>
          <w:szCs w:val="28"/>
        </w:rPr>
        <w:t>flash_message</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w:t>
      </w:r>
      <w:proofErr w:type="spellStart"/>
      <w:r w:rsidRPr="000E4FCF">
        <w:rPr>
          <w:szCs w:val="28"/>
        </w:rPr>
        <w:t>load_project_summary_</w:t>
      </w:r>
      <w:proofErr w:type="gramStart"/>
      <w:r w:rsidRPr="000E4FCF">
        <w:rPr>
          <w:szCs w:val="28"/>
        </w:rPr>
        <w:t>models</w:t>
      </w:r>
      <w:proofErr w:type="spellEnd"/>
      <w:r w:rsidRPr="000E4FCF">
        <w:rPr>
          <w:szCs w:val="28"/>
        </w:rPr>
        <w:t>(</w:t>
      </w:r>
      <w:proofErr w:type="gramEnd"/>
      <w:r w:rsidRPr="000E4FCF">
        <w:rPr>
          <w:szCs w:val="28"/>
        </w:rPr>
        <w:t>$this);</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SPW_Project_Details_View_Model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spw_notification_model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spw_vm_request_model</w:t>
      </w:r>
      <w:proofErr w:type="spellEnd"/>
      <w:r w:rsidRPr="000E4FCF">
        <w:rPr>
          <w:szCs w:val="28"/>
        </w:rPr>
        <w:t>');</w:t>
      </w:r>
    </w:p>
    <w:p w:rsidR="000E4FCF" w:rsidRPr="000E4FCF" w:rsidRDefault="000E4FCF" w:rsidP="000E4FCF">
      <w:pPr>
        <w:pStyle w:val="ListParagraph"/>
        <w:ind w:left="0"/>
        <w:outlineLvl w:val="1"/>
        <w:rPr>
          <w:szCs w:val="28"/>
        </w:rPr>
      </w:pPr>
      <w:r w:rsidRPr="000E4FCF">
        <w:rPr>
          <w:szCs w:val="28"/>
        </w:rPr>
        <w:t xml:space="preserve">        $this-&gt;load-&gt;</w:t>
      </w:r>
      <w:proofErr w:type="gramStart"/>
      <w:r w:rsidRPr="000E4FCF">
        <w:rPr>
          <w:szCs w:val="28"/>
        </w:rPr>
        <w:t>model(</w:t>
      </w:r>
      <w:proofErr w:type="gramEnd"/>
      <w:r w:rsidRPr="000E4FCF">
        <w:rPr>
          <w:szCs w:val="28"/>
        </w:rPr>
        <w:t>'</w:t>
      </w:r>
      <w:proofErr w:type="spellStart"/>
      <w:r w:rsidRPr="000E4FCF">
        <w:rPr>
          <w:szCs w:val="28"/>
        </w:rPr>
        <w:t>spw_user_model</w:t>
      </w:r>
      <w:proofErr w:type="spellEnd"/>
      <w:r w:rsidRPr="000E4FCF">
        <w:rPr>
          <w:szCs w:val="28"/>
        </w:rPr>
        <w:t>');</w:t>
      </w:r>
    </w:p>
    <w:p w:rsidR="00DF29F2" w:rsidRDefault="000E4FCF" w:rsidP="000E4FCF">
      <w:pPr>
        <w:pStyle w:val="ListParagraph"/>
        <w:ind w:left="0"/>
        <w:outlineLvl w:val="1"/>
        <w:rPr>
          <w:szCs w:val="28"/>
        </w:rPr>
      </w:pPr>
      <w:r w:rsidRPr="000E4FCF">
        <w:rPr>
          <w:szCs w:val="28"/>
        </w:rPr>
        <w:t xml:space="preserve">    }</w:t>
      </w:r>
    </w:p>
    <w:p w:rsidR="000E4FCF" w:rsidRDefault="000E4FCF" w:rsidP="000E4FCF">
      <w:pPr>
        <w:pStyle w:val="ListParagraph"/>
        <w:ind w:left="0"/>
        <w:outlineLvl w:val="1"/>
        <w:rPr>
          <w:szCs w:val="28"/>
        </w:rPr>
      </w:pPr>
      <w:r>
        <w:rPr>
          <w:szCs w:val="28"/>
        </w:rPr>
        <w:tab/>
        <w:t>Methods:</w:t>
      </w:r>
    </w:p>
    <w:p w:rsidR="000E4FCF" w:rsidRDefault="000E4FCF" w:rsidP="000E4FCF">
      <w:pPr>
        <w:pStyle w:val="ListParagraph"/>
        <w:ind w:left="0"/>
        <w:outlineLvl w:val="1"/>
        <w:rPr>
          <w:szCs w:val="28"/>
        </w:rPr>
      </w:pPr>
      <w:proofErr w:type="gramStart"/>
      <w:r w:rsidRPr="000E4FCF">
        <w:rPr>
          <w:szCs w:val="28"/>
        </w:rPr>
        <w:lastRenderedPageBreak/>
        <w:t>public</w:t>
      </w:r>
      <w:proofErr w:type="gramEnd"/>
      <w:r w:rsidRPr="000E4FCF">
        <w:rPr>
          <w:szCs w:val="28"/>
        </w:rPr>
        <w:t xml:space="preserve"> function deleteVMRequest($request_id,$image,$f_ram,$storage,$f_qty,$status,$name,$term)</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filterVMRequests($image,$f_ram,$storage,$f_qty,$status,$name,$term)</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vm_requests</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loadEditImage</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editImage</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deleteImage</w:t>
      </w:r>
      <w:proofErr w:type="spellEnd"/>
      <w:r w:rsidRPr="000E4FCF">
        <w:rPr>
          <w:szCs w:val="28"/>
        </w:rPr>
        <w:t>($</w:t>
      </w:r>
      <w:proofErr w:type="spellStart"/>
      <w:r w:rsidRPr="000E4FCF">
        <w:rPr>
          <w:szCs w:val="28"/>
        </w:rPr>
        <w:t>delete_image_name</w:t>
      </w:r>
      <w:proofErr w:type="spellEnd"/>
      <w:r w:rsidRPr="000E4FCF">
        <w:rPr>
          <w:szCs w:val="28"/>
        </w:rPr>
        <w:t>, $image,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changeImageStatus</w:t>
      </w:r>
      <w:proofErr w:type="spellEnd"/>
      <w:r w:rsidRPr="000E4FCF">
        <w:rPr>
          <w:szCs w:val="28"/>
        </w:rPr>
        <w:t>($</w:t>
      </w:r>
      <w:proofErr w:type="spellStart"/>
      <w:r w:rsidRPr="000E4FCF">
        <w:rPr>
          <w:szCs w:val="28"/>
        </w:rPr>
        <w:t>image_name</w:t>
      </w:r>
      <w:proofErr w:type="spellEnd"/>
      <w:r w:rsidRPr="000E4FCF">
        <w:rPr>
          <w:szCs w:val="28"/>
        </w:rPr>
        <w:t>, $</w:t>
      </w:r>
      <w:proofErr w:type="spellStart"/>
      <w:r w:rsidRPr="000E4FCF">
        <w:rPr>
          <w:szCs w:val="28"/>
        </w:rPr>
        <w:t>change_status</w:t>
      </w:r>
      <w:proofErr w:type="spellEnd"/>
      <w:r w:rsidRPr="000E4FCF">
        <w:rPr>
          <w:szCs w:val="28"/>
        </w:rPr>
        <w:t>, $image,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filterImages</w:t>
      </w:r>
      <w:proofErr w:type="spellEnd"/>
      <w:r w:rsidRPr="000E4FCF">
        <w:rPr>
          <w:szCs w:val="28"/>
        </w:rPr>
        <w:t>($image, $status)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vm_images()</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w:t>
      </w:r>
      <w:proofErr w:type="spellStart"/>
      <w:r w:rsidRPr="000E4FCF">
        <w:rPr>
          <w:szCs w:val="28"/>
        </w:rPr>
        <w:t>addImages</w:t>
      </w:r>
      <w:proofErr w:type="spellEnd"/>
      <w:r w:rsidRPr="000E4FCF">
        <w:rPr>
          <w:szCs w:val="28"/>
        </w:rPr>
        <w:t>()</w:t>
      </w:r>
    </w:p>
    <w:p w:rsidR="000E4FCF" w:rsidRDefault="000E4FCF" w:rsidP="000E4FCF">
      <w:pPr>
        <w:pStyle w:val="ListParagraph"/>
        <w:ind w:left="0"/>
        <w:outlineLvl w:val="1"/>
        <w:rPr>
          <w:szCs w:val="28"/>
        </w:rPr>
      </w:pPr>
      <w:proofErr w:type="gramStart"/>
      <w:r w:rsidRPr="000E4FCF">
        <w:rPr>
          <w:szCs w:val="28"/>
        </w:rPr>
        <w:t>public</w:t>
      </w:r>
      <w:proofErr w:type="gramEnd"/>
      <w:r w:rsidRPr="000E4FCF">
        <w:rPr>
          <w:szCs w:val="28"/>
        </w:rPr>
        <w:t xml:space="preserve"> function vm_request()</w:t>
      </w:r>
    </w:p>
    <w:p w:rsidR="000E4FCF" w:rsidRPr="000E4FCF" w:rsidRDefault="000E4FCF" w:rsidP="000E4FCF">
      <w:pPr>
        <w:pStyle w:val="ListParagraph"/>
        <w:ind w:left="0"/>
        <w:outlineLvl w:val="1"/>
        <w:rPr>
          <w:szCs w:val="28"/>
        </w:rPr>
      </w:pPr>
    </w:p>
    <w:p w:rsidR="00291552" w:rsidRPr="00291552" w:rsidRDefault="00CB377A" w:rsidP="00291552">
      <w:pPr>
        <w:outlineLvl w:val="1"/>
        <w:rPr>
          <w:b/>
          <w:szCs w:val="28"/>
        </w:rPr>
      </w:pPr>
      <w:bookmarkStart w:id="107" w:name="_Toc393972405"/>
      <w:r>
        <w:rPr>
          <w:b/>
          <w:szCs w:val="28"/>
        </w:rPr>
        <w:t>Virtual Machine</w:t>
      </w:r>
      <w:r w:rsidR="00291552">
        <w:rPr>
          <w:b/>
          <w:szCs w:val="28"/>
        </w:rPr>
        <w:t xml:space="preserve"> Model</w:t>
      </w:r>
      <w:bookmarkEnd w:id="107"/>
    </w:p>
    <w:p w:rsidR="00AC0E05" w:rsidRDefault="00AC0E05" w:rsidP="00AC0E05">
      <w:pPr>
        <w:spacing w:after="120" w:line="360" w:lineRule="auto"/>
        <w:rPr>
          <w:rFonts w:eastAsia="Times New Roman" w:cs="Times New Roman"/>
          <w:sz w:val="24"/>
          <w:szCs w:val="24"/>
        </w:rPr>
      </w:pPr>
      <w:r w:rsidRPr="00DF29F2">
        <w:rPr>
          <w:i/>
          <w:szCs w:val="28"/>
        </w:rPr>
        <w:t>Declaration</w:t>
      </w:r>
      <w:r>
        <w:rPr>
          <w:szCs w:val="28"/>
        </w:rPr>
        <w:t xml:space="preserve">: </w:t>
      </w:r>
      <w:r w:rsidR="00291552">
        <w:rPr>
          <w:szCs w:val="28"/>
        </w:rPr>
        <w:t xml:space="preserve"> </w:t>
      </w:r>
      <w:r w:rsidR="000E4FCF" w:rsidRPr="000E4FCF">
        <w:rPr>
          <w:rFonts w:eastAsia="Times New Roman" w:cs="Times New Roman"/>
          <w:sz w:val="24"/>
          <w:szCs w:val="24"/>
        </w:rPr>
        <w:t xml:space="preserve">class </w:t>
      </w:r>
      <w:proofErr w:type="spellStart"/>
      <w:r w:rsidR="000E4FCF" w:rsidRPr="000E4FCF">
        <w:rPr>
          <w:rFonts w:eastAsia="Times New Roman" w:cs="Times New Roman"/>
          <w:sz w:val="24"/>
          <w:szCs w:val="24"/>
        </w:rPr>
        <w:t>SPW_vm_request_Model</w:t>
      </w:r>
      <w:proofErr w:type="spellEnd"/>
      <w:r w:rsidR="000E4FCF" w:rsidRPr="000E4FCF">
        <w:rPr>
          <w:rFonts w:eastAsia="Times New Roman" w:cs="Times New Roman"/>
          <w:sz w:val="24"/>
          <w:szCs w:val="24"/>
        </w:rPr>
        <w:t xml:space="preserve"> extends </w:t>
      </w:r>
      <w:proofErr w:type="spellStart"/>
      <w:r w:rsidR="000E4FCF" w:rsidRPr="000E4FCF">
        <w:rPr>
          <w:rFonts w:eastAsia="Times New Roman" w:cs="Times New Roman"/>
          <w:sz w:val="24"/>
          <w:szCs w:val="24"/>
        </w:rPr>
        <w:t>CI_Model</w:t>
      </w:r>
      <w:proofErr w:type="spellEnd"/>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Constructor:</w:t>
      </w:r>
    </w:p>
    <w:p w:rsidR="000E4FCF" w:rsidRPr="000E4FCF" w:rsidRDefault="000E4FCF" w:rsidP="000E4FCF">
      <w:pPr>
        <w:spacing w:after="120" w:line="360" w:lineRule="auto"/>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__construct()</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parent::__</w:t>
      </w:r>
      <w:proofErr w:type="gramStart"/>
      <w:r w:rsidRPr="000E4FCF">
        <w:rPr>
          <w:rFonts w:eastAsia="Times New Roman" w:cs="Times New Roman"/>
          <w:sz w:val="24"/>
          <w:szCs w:val="24"/>
        </w:rPr>
        <w:t>construct(</w:t>
      </w:r>
      <w:proofErr w:type="gramEnd"/>
      <w:r w:rsidRPr="000E4FCF">
        <w:rPr>
          <w:rFonts w:eastAsia="Times New Roman" w:cs="Times New Roman"/>
          <w:sz w:val="24"/>
          <w:szCs w:val="24"/>
        </w:rPr>
        <w:t>);</w:t>
      </w:r>
    </w:p>
    <w:p w:rsid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AC0E05" w:rsidRDefault="00291552" w:rsidP="000E4FCF">
      <w:pPr>
        <w:spacing w:after="120" w:line="360" w:lineRule="auto"/>
        <w:rPr>
          <w:rFonts w:eastAsia="Times New Roman" w:cs="Times New Roman"/>
          <w:sz w:val="24"/>
          <w:szCs w:val="24"/>
        </w:rPr>
      </w:pPr>
      <w:r>
        <w:rPr>
          <w:rFonts w:eastAsia="Times New Roman" w:cs="Times New Roman"/>
          <w:i/>
          <w:sz w:val="24"/>
          <w:szCs w:val="24"/>
        </w:rPr>
        <w:t>Methods:</w:t>
      </w:r>
    </w:p>
    <w:p w:rsidR="000E4FCF" w:rsidRDefault="000E4FCF" w:rsidP="000E4FCF">
      <w:pPr>
        <w:spacing w:after="0" w:line="240" w:lineRule="auto"/>
        <w:jc w:val="left"/>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w:t>
      </w:r>
      <w:proofErr w:type="spellStart"/>
      <w:r w:rsidRPr="000E4FCF">
        <w:rPr>
          <w:rFonts w:eastAsia="Times New Roman" w:cs="Times New Roman"/>
          <w:sz w:val="24"/>
          <w:szCs w:val="24"/>
        </w:rPr>
        <w:t>searchFilteredVms</w:t>
      </w:r>
      <w:proofErr w:type="spellEnd"/>
      <w:r w:rsidRPr="000E4FCF">
        <w:rPr>
          <w:rFonts w:eastAsia="Times New Roman" w:cs="Times New Roman"/>
          <w:sz w:val="24"/>
          <w:szCs w:val="24"/>
        </w:rPr>
        <w:t>($where)</w:t>
      </w:r>
    </w:p>
    <w:p w:rsidR="000E4FCF" w:rsidRDefault="000E4FCF" w:rsidP="000E4FCF">
      <w:pPr>
        <w:spacing w:after="0" w:line="240" w:lineRule="auto"/>
        <w:jc w:val="left"/>
        <w:rPr>
          <w:rFonts w:eastAsia="Times New Roman" w:cs="Times New Roman"/>
          <w:sz w:val="24"/>
          <w:szCs w:val="24"/>
        </w:rPr>
      </w:pPr>
      <w:proofErr w:type="gramStart"/>
      <w:r w:rsidRPr="000E4FCF">
        <w:rPr>
          <w:rFonts w:eastAsia="Times New Roman" w:cs="Times New Roman"/>
          <w:sz w:val="24"/>
          <w:szCs w:val="24"/>
        </w:rPr>
        <w:t>public</w:t>
      </w:r>
      <w:proofErr w:type="gramEnd"/>
      <w:r w:rsidRPr="000E4FCF">
        <w:rPr>
          <w:rFonts w:eastAsia="Times New Roman" w:cs="Times New Roman"/>
          <w:sz w:val="24"/>
          <w:szCs w:val="24"/>
        </w:rPr>
        <w:t xml:space="preserve"> function </w:t>
      </w:r>
      <w:proofErr w:type="spellStart"/>
      <w:r w:rsidRPr="000E4FCF">
        <w:rPr>
          <w:rFonts w:eastAsia="Times New Roman" w:cs="Times New Roman"/>
          <w:sz w:val="24"/>
          <w:szCs w:val="24"/>
        </w:rPr>
        <w:t>getVMRequests</w:t>
      </w:r>
      <w:proofErr w:type="spellEnd"/>
      <w:r w:rsidRPr="000E4FCF">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getUserRequests</w:t>
      </w:r>
      <w:proofErr w:type="spellEnd"/>
      <w:r w:rsidRPr="00D809CC">
        <w:rPr>
          <w:rFonts w:eastAsia="Times New Roman" w:cs="Times New Roman"/>
          <w:sz w:val="24"/>
          <w:szCs w:val="24"/>
        </w:rPr>
        <w:t>($</w:t>
      </w:r>
      <w:proofErr w:type="spellStart"/>
      <w:r w:rsidRPr="00D809CC">
        <w:rPr>
          <w:rFonts w:eastAsia="Times New Roman" w:cs="Times New Roman"/>
          <w:sz w:val="24"/>
          <w:szCs w:val="24"/>
        </w:rPr>
        <w:t>user_id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deleteVMRequest</w:t>
      </w:r>
      <w:proofErr w:type="spellEnd"/>
      <w:r w:rsidRPr="00D809CC">
        <w:rPr>
          <w:rFonts w:eastAsia="Times New Roman" w:cs="Times New Roman"/>
          <w:sz w:val="24"/>
          <w:szCs w:val="24"/>
        </w:rPr>
        <w:t>($</w:t>
      </w:r>
      <w:proofErr w:type="spellStart"/>
      <w:r w:rsidRPr="00D809CC">
        <w:rPr>
          <w:rFonts w:eastAsia="Times New Roman" w:cs="Times New Roman"/>
          <w:sz w:val="24"/>
          <w:szCs w:val="24"/>
        </w:rPr>
        <w:t>request_id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insertVmRequests</w:t>
      </w:r>
      <w:proofErr w:type="spellEnd"/>
      <w:r w:rsidRPr="00D809CC">
        <w:rPr>
          <w:rFonts w:eastAsia="Times New Roman" w:cs="Times New Roman"/>
          <w:sz w:val="24"/>
          <w:szCs w:val="24"/>
        </w:rPr>
        <w:t>($requests,$</w:t>
      </w:r>
      <w:proofErr w:type="spellStart"/>
      <w:r w:rsidRPr="00D809CC">
        <w:rPr>
          <w:rFonts w:eastAsia="Times New Roman" w:cs="Times New Roman"/>
          <w:sz w:val="24"/>
          <w:szCs w:val="24"/>
        </w:rPr>
        <w:t>user_id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updateRequestsFromProject</w:t>
      </w:r>
      <w:proofErr w:type="spellEnd"/>
      <w:r w:rsidRPr="00D809CC">
        <w:rPr>
          <w:rFonts w:eastAsia="Times New Roman" w:cs="Times New Roman"/>
          <w:sz w:val="24"/>
          <w:szCs w:val="24"/>
        </w:rPr>
        <w:t>($requests)</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getHeadEmail</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getProjectTitle</w:t>
      </w:r>
      <w:proofErr w:type="spellEnd"/>
      <w:r w:rsidRPr="00D809CC">
        <w:rPr>
          <w:rFonts w:eastAsia="Times New Roman" w:cs="Times New Roman"/>
          <w:sz w:val="24"/>
          <w:szCs w:val="24"/>
        </w:rPr>
        <w:t>($</w:t>
      </w:r>
      <w:proofErr w:type="spellStart"/>
      <w:r w:rsidRPr="00D809CC">
        <w:rPr>
          <w:rFonts w:eastAsia="Times New Roman" w:cs="Times New Roman"/>
          <w:sz w:val="24"/>
          <w:szCs w:val="24"/>
        </w:rPr>
        <w:t>project_id</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searchFilteredImages</w:t>
      </w:r>
      <w:proofErr w:type="spellEnd"/>
      <w:r w:rsidRPr="00D809CC">
        <w:rPr>
          <w:rFonts w:eastAsia="Times New Roman" w:cs="Times New Roman"/>
          <w:sz w:val="24"/>
          <w:szCs w:val="24"/>
        </w:rPr>
        <w:t>($where)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getVMDefaultEmailCreation</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getAllImages</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addImage</w:t>
      </w:r>
      <w:proofErr w:type="spellEnd"/>
      <w:r w:rsidRPr="00D809CC">
        <w:rPr>
          <w:rFonts w:eastAsia="Times New Roman" w:cs="Times New Roman"/>
          <w:sz w:val="24"/>
          <w:szCs w:val="24"/>
        </w:rPr>
        <w:t>($image)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updateImageStatus</w:t>
      </w:r>
      <w:proofErr w:type="spellEnd"/>
      <w:r w:rsidRPr="00D809CC">
        <w:rPr>
          <w:rFonts w:eastAsia="Times New Roman" w:cs="Times New Roman"/>
          <w:sz w:val="24"/>
          <w:szCs w:val="24"/>
        </w:rPr>
        <w:t>($</w:t>
      </w:r>
      <w:proofErr w:type="spellStart"/>
      <w:r w:rsidRPr="00D809CC">
        <w:rPr>
          <w:rFonts w:eastAsia="Times New Roman" w:cs="Times New Roman"/>
          <w:sz w:val="24"/>
          <w:szCs w:val="24"/>
        </w:rPr>
        <w:t>status,$image</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deleteImage</w:t>
      </w:r>
      <w:proofErr w:type="spellEnd"/>
      <w:r w:rsidRPr="00D809CC">
        <w:rPr>
          <w:rFonts w:eastAsia="Times New Roman" w:cs="Times New Roman"/>
          <w:sz w:val="24"/>
          <w:szCs w:val="24"/>
        </w:rPr>
        <w:t>($image)</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editImage</w:t>
      </w:r>
      <w:proofErr w:type="spellEnd"/>
      <w:r w:rsidRPr="00D809CC">
        <w:rPr>
          <w:rFonts w:eastAsia="Times New Roman" w:cs="Times New Roman"/>
          <w:sz w:val="24"/>
          <w:szCs w:val="24"/>
        </w:rPr>
        <w:t>($</w:t>
      </w:r>
      <w:proofErr w:type="spellStart"/>
      <w:r w:rsidRPr="00D809CC">
        <w:rPr>
          <w:rFonts w:eastAsia="Times New Roman" w:cs="Times New Roman"/>
          <w:sz w:val="24"/>
          <w:szCs w:val="24"/>
        </w:rPr>
        <w:t>old_image</w:t>
      </w:r>
      <w:proofErr w:type="spellEnd"/>
      <w:r w:rsidRPr="00D809CC">
        <w:rPr>
          <w:rFonts w:eastAsia="Times New Roman" w:cs="Times New Roman"/>
          <w:sz w:val="24"/>
          <w:szCs w:val="24"/>
        </w:rPr>
        <w:t>, $</w:t>
      </w:r>
      <w:proofErr w:type="spellStart"/>
      <w:r w:rsidRPr="00D809CC">
        <w:rPr>
          <w:rFonts w:eastAsia="Times New Roman" w:cs="Times New Roman"/>
          <w:sz w:val="24"/>
          <w:szCs w:val="24"/>
        </w:rPr>
        <w:t>new_image</w:t>
      </w:r>
      <w:proofErr w:type="spellEnd"/>
      <w:r w:rsidRPr="00D809CC">
        <w:rPr>
          <w:rFonts w:eastAsia="Times New Roman" w:cs="Times New Roman"/>
          <w:sz w:val="24"/>
          <w:szCs w:val="24"/>
        </w:rPr>
        <w:t>)</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updateImageRequests</w:t>
      </w:r>
      <w:proofErr w:type="spellEnd"/>
      <w:r w:rsidRPr="00D809CC">
        <w:rPr>
          <w:rFonts w:eastAsia="Times New Roman" w:cs="Times New Roman"/>
          <w:sz w:val="24"/>
          <w:szCs w:val="24"/>
        </w:rPr>
        <w:t>($requests)</w:t>
      </w:r>
    </w:p>
    <w:p w:rsidR="00D809CC" w:rsidRDefault="00D809CC" w:rsidP="000E4FCF">
      <w:pPr>
        <w:spacing w:after="0" w:line="240" w:lineRule="auto"/>
        <w:jc w:val="left"/>
        <w:rPr>
          <w:rFonts w:eastAsia="Times New Roman" w:cs="Times New Roman"/>
          <w:sz w:val="24"/>
          <w:szCs w:val="24"/>
        </w:rPr>
      </w:pPr>
      <w:proofErr w:type="gramStart"/>
      <w:r w:rsidRPr="00D809CC">
        <w:rPr>
          <w:rFonts w:eastAsia="Times New Roman" w:cs="Times New Roman"/>
          <w:sz w:val="24"/>
          <w:szCs w:val="24"/>
        </w:rPr>
        <w:lastRenderedPageBreak/>
        <w:t>public</w:t>
      </w:r>
      <w:proofErr w:type="gramEnd"/>
      <w:r w:rsidRPr="00D809CC">
        <w:rPr>
          <w:rFonts w:eastAsia="Times New Roman" w:cs="Times New Roman"/>
          <w:sz w:val="24"/>
          <w:szCs w:val="24"/>
        </w:rPr>
        <w:t xml:space="preserve"> function </w:t>
      </w:r>
      <w:proofErr w:type="spellStart"/>
      <w:r w:rsidRPr="00D809CC">
        <w:rPr>
          <w:rFonts w:eastAsia="Times New Roman" w:cs="Times New Roman"/>
          <w:sz w:val="24"/>
          <w:szCs w:val="24"/>
        </w:rPr>
        <w:t>getActiveImages</w:t>
      </w:r>
      <w:proofErr w:type="spellEnd"/>
      <w:r w:rsidRPr="00D809CC">
        <w:rPr>
          <w:rFonts w:eastAsia="Times New Roman" w:cs="Times New Roman"/>
          <w:sz w:val="24"/>
          <w:szCs w:val="24"/>
        </w:rPr>
        <w:t>()</w:t>
      </w:r>
    </w:p>
    <w:p w:rsidR="00A66957" w:rsidRDefault="00A66957" w:rsidP="000E4FCF">
      <w:pPr>
        <w:spacing w:after="0" w:line="240" w:lineRule="auto"/>
        <w:jc w:val="left"/>
        <w:rPr>
          <w:rFonts w:eastAsia="Times New Roman" w:cs="Times New Roman"/>
          <w:sz w:val="24"/>
          <w:szCs w:val="24"/>
        </w:rPr>
      </w:pPr>
      <w:r>
        <w:rPr>
          <w:rFonts w:eastAsia="Times New Roman" w:cs="Times New Roman"/>
          <w:sz w:val="24"/>
          <w:szCs w:val="24"/>
        </w:rPr>
        <w:br w:type="page"/>
      </w:r>
    </w:p>
    <w:p w:rsidR="00A66957" w:rsidRDefault="00A66957" w:rsidP="00A66957">
      <w:pPr>
        <w:pStyle w:val="ListParagraph"/>
        <w:outlineLvl w:val="1"/>
        <w:rPr>
          <w:b/>
          <w:sz w:val="28"/>
          <w:szCs w:val="28"/>
        </w:rPr>
      </w:pPr>
      <w:bookmarkStart w:id="108" w:name="_Toc393972406"/>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464185</wp:posOffset>
                </wp:positionH>
                <wp:positionV relativeFrom="paragraph">
                  <wp:posOffset>275590</wp:posOffset>
                </wp:positionV>
                <wp:extent cx="5358765" cy="0"/>
                <wp:effectExtent l="0" t="0" r="13335" b="19050"/>
                <wp:wrapNone/>
                <wp:docPr id="262" name="Straight Connector 26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D13D9B7" id="Straight Connector 2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1.7pt" to="45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" strokecolor="windowText" strokeweight="1.25pt"/>
            </w:pict>
          </mc:Fallback>
        </mc:AlternateContent>
      </w:r>
      <w:r>
        <w:rPr>
          <w:b/>
          <w:sz w:val="28"/>
          <w:szCs w:val="28"/>
        </w:rPr>
        <w:t>5.4 Appendix D Diary of Meetings and Tasks</w:t>
      </w:r>
      <w:bookmarkEnd w:id="108"/>
    </w:p>
    <w:p w:rsidR="003879AE" w:rsidRDefault="003879AE" w:rsidP="003879AE">
      <w:pPr>
        <w:spacing w:after="0" w:line="480" w:lineRule="auto"/>
        <w:ind w:left="720"/>
        <w:jc w:val="left"/>
        <w:rPr>
          <w:rFonts w:eastAsia="Times New Roman" w:cs="Times New Roman"/>
          <w:sz w:val="24"/>
          <w:szCs w:val="24"/>
        </w:rPr>
      </w:pPr>
      <w:r>
        <w:rPr>
          <w:rFonts w:eastAsia="Times New Roman" w:cs="Times New Roman"/>
          <w:sz w:val="24"/>
          <w:szCs w:val="24"/>
        </w:rPr>
        <w:t>Developer members</w:t>
      </w:r>
      <w:r w:rsidR="007B1BC9">
        <w:rPr>
          <w:rFonts w:eastAsia="Times New Roman" w:cs="Times New Roman"/>
          <w:sz w:val="24"/>
          <w:szCs w:val="24"/>
        </w:rPr>
        <w:t xml:space="preserve"> of the team met on a daily basis. Bel</w:t>
      </w:r>
      <w:r>
        <w:rPr>
          <w:rFonts w:eastAsia="Times New Roman" w:cs="Times New Roman"/>
          <w:sz w:val="24"/>
          <w:szCs w:val="24"/>
        </w:rPr>
        <w:t>ow is a screenshot of our daily meeting u</w:t>
      </w:r>
      <w:r w:rsidR="007B1BC9">
        <w:rPr>
          <w:rFonts w:eastAsia="Times New Roman" w:cs="Times New Roman"/>
          <w:sz w:val="24"/>
          <w:szCs w:val="24"/>
        </w:rPr>
        <w:t xml:space="preserve">sing </w:t>
      </w:r>
      <w:proofErr w:type="gramStart"/>
      <w:r w:rsidR="007B1BC9">
        <w:rPr>
          <w:rFonts w:eastAsia="Times New Roman" w:cs="Times New Roman"/>
          <w:sz w:val="24"/>
          <w:szCs w:val="24"/>
        </w:rPr>
        <w:t>Mingle.</w:t>
      </w:r>
      <w:proofErr w:type="gramEnd"/>
      <w:r w:rsidR="007B1BC9">
        <w:rPr>
          <w:rFonts w:eastAsia="Times New Roman" w:cs="Times New Roman"/>
          <w:sz w:val="24"/>
          <w:szCs w:val="24"/>
        </w:rPr>
        <w:t xml:space="preserve"> Meeting with product owner</w:t>
      </w:r>
      <w:r>
        <w:rPr>
          <w:rFonts w:eastAsia="Times New Roman" w:cs="Times New Roman"/>
          <w:sz w:val="24"/>
          <w:szCs w:val="24"/>
        </w:rPr>
        <w:t xml:space="preserve"> and lead developer occurred weekly resulting in the proposed implementation generally described in this document.</w:t>
      </w:r>
    </w:p>
    <w:p w:rsidR="00A66957" w:rsidRDefault="003879AE" w:rsidP="00A66957">
      <w:pPr>
        <w:spacing w:after="120" w:line="360" w:lineRule="auto"/>
        <w:ind w:left="720" w:firstLine="720"/>
        <w:rPr>
          <w:rFonts w:eastAsia="Times New Roman" w:cs="Times New Roman"/>
          <w:sz w:val="24"/>
          <w:szCs w:val="24"/>
        </w:rPr>
      </w:pPr>
      <w:r>
        <w:rPr>
          <w:noProof/>
        </w:rPr>
        <w:drawing>
          <wp:anchor distT="0" distB="0" distL="114300" distR="114300" simplePos="0" relativeHeight="251678208" behindDoc="0" locked="0" layoutInCell="1" allowOverlap="1" wp14:anchorId="5A124A6C" wp14:editId="0ABDF1D2">
            <wp:simplePos x="0" y="0"/>
            <wp:positionH relativeFrom="column">
              <wp:posOffset>0</wp:posOffset>
            </wp:positionH>
            <wp:positionV relativeFrom="paragraph">
              <wp:posOffset>351790</wp:posOffset>
            </wp:positionV>
            <wp:extent cx="5943600" cy="283972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p>
    <w:p w:rsidR="00A66957" w:rsidRDefault="00A66957" w:rsidP="00A66957">
      <w:pPr>
        <w:pStyle w:val="ListParagraph"/>
        <w:tabs>
          <w:tab w:val="left" w:pos="3191"/>
        </w:tabs>
        <w:outlineLvl w:val="1"/>
        <w:rPr>
          <w:b/>
          <w:sz w:val="28"/>
          <w:szCs w:val="28"/>
        </w:rPr>
      </w:pPr>
      <w:r>
        <w:rPr>
          <w:b/>
          <w:sz w:val="28"/>
          <w:szCs w:val="28"/>
        </w:rPr>
        <w:tab/>
      </w:r>
    </w:p>
    <w:p w:rsidR="00A66957" w:rsidRDefault="00A66957">
      <w:pPr>
        <w:spacing w:after="200" w:line="276" w:lineRule="auto"/>
        <w:jc w:val="left"/>
        <w:rPr>
          <w:rFonts w:ascii="Calibri" w:eastAsia="Calibri" w:hAnsi="Calibri" w:cs="Calibri"/>
          <w:b/>
          <w:color w:val="000000"/>
          <w:sz w:val="28"/>
          <w:szCs w:val="28"/>
        </w:rPr>
      </w:pPr>
      <w:r>
        <w:rPr>
          <w:b/>
          <w:sz w:val="28"/>
          <w:szCs w:val="28"/>
        </w:rPr>
        <w:br w:type="page"/>
      </w:r>
    </w:p>
    <w:p w:rsidR="00A66957" w:rsidRPr="00A66957" w:rsidRDefault="00A66957" w:rsidP="00A66957">
      <w:pPr>
        <w:pStyle w:val="H1"/>
        <w:rPr>
          <w:b w:val="0"/>
        </w:rPr>
      </w:pPr>
      <w:bookmarkStart w:id="109" w:name="_Toc393972407"/>
      <w:r>
        <w:rPr>
          <w:noProof/>
        </w:rPr>
        <w:lastRenderedPageBreak/>
        <mc:AlternateContent>
          <mc:Choice Requires="wpg">
            <w:drawing>
              <wp:anchor distT="0" distB="0" distL="114300" distR="114300" simplePos="0" relativeHeight="251676160" behindDoc="1" locked="0" layoutInCell="1" allowOverlap="1" wp14:anchorId="138FF396" wp14:editId="148070DA">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64" name="Group 2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6695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39" name="Straight Connector 1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40" name="Picture 1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8FF396" id="Group 264" o:spid="_x0000_s1055" style="position:absolute;left:0;text-align:left;margin-left:2.65pt;margin-top:-8.8pt;width:455.25pt;height:68.6pt;z-index:-251640320;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">
                <v:shape id="_x0000_s1056"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R9sMA&#10;AADcAAAADwAAAGRycy9kb3ducmV2LnhtbESPTWvCQBCG74L/YRmhN91oqZTUVUQQSvFQbQ89Dtlp&#10;NiY7G7Orxn/vHARvM8z78cxi1ftGXaiLVWAD00kGirgItuLSwO/PdvwOKiZki01gMnCjCKvlcLDA&#10;3IYr7+lySKWSEI45GnAptbnWsXDkMU5CSyy3/9B5TLJ2pbYdXiXcN3qWZXPtsWJpcNjSxlFRH85e&#10;SnaxOO/D6Tjd1frP1XN8+3ZfxryM+vUHqER9eoof7k8r+K9CK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R9sMAAADcAAAADwAAAAAAAAAAAAAAAACYAgAAZHJzL2Rv&#10;d25yZXYueG1sUEsFBgAAAAAEAAQA9QAAAIgDAAAAAA==&#10;" stroked="f">
                  <v:textbox style="mso-fit-shape-to-text:t">
                    <w:txbxContent>
                      <w:p w:rsidR="00CB377A" w:rsidRDefault="00CB377A" w:rsidP="00A66957">
                        <w:pPr>
                          <w:rPr>
                            <w:rFonts w:ascii="Gabriola" w:hAnsi="Gabriola"/>
                            <w:i/>
                          </w:rPr>
                        </w:pPr>
                        <w:r>
                          <w:rPr>
                            <w:rFonts w:ascii="Gabriola" w:hAnsi="Gabriola"/>
                            <w:i/>
                          </w:rPr>
                          <w:t>Senior Project Website V4</w:t>
                        </w:r>
                      </w:p>
                    </w:txbxContent>
                  </v:textbox>
                </v:shape>
                <v:line id="Straight Connector 139" o:spid="_x0000_s1057"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u8MAAADcAAAADwAAAGRycy9kb3ducmV2LnhtbERPS4vCMBC+C/sfwix403QVfFSjLIKi&#10;p0VdBG9DM31oMylNtNVfbxaEvc3H95z5sjWluFPtCssKvvoRCOLE6oIzBb/HdW8CwnlkjaVlUvAg&#10;B8vFR2eOsbYN7+l+8JkIIexiVJB7X8VSuiQng65vK+LApbY26AOsM6lrbEK4KeUgikbSYMGhIceK&#10;Vjkl18PNKEieF9Ocx6v0J33souNtc3qmk41S3c/2ewbCU+v/xW/3Vof5wyn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frvDAAAA3AAAAA8AAAAAAAAAAAAA&#10;AAAAoQIAAGRycy9kb3ducmV2LnhtbFBLBQYAAAAABAAEAPkAAACRAwAAAAA=&#10;" strokecolor="windowText" strokeweight="5.25pt">
                  <v:stroke linestyle="thickThin"/>
                </v:line>
                <v:shape id="Picture 140" o:spid="_x0000_s1058"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E+fEAAAA3AAAAA8AAABkcnMvZG93bnJldi54bWxEj0GLwkAMhe/C/ochwl5Ep4qIVEdxlV3c&#10;o9WLt9iJbbGTKZ1Zrf/eHBa8JbyX974s152r1Z3aUHk2MB4loIhzbysuDJyO38M5qBCRLdaeycCT&#10;AqxXH70lptY/+ED3LBZKQjikaKCMsUm1DnlJDsPIN8SiXX3rMMraFtq2+JBwV+tJksy0w4qlocSG&#10;tiXlt+zPGfDd4BTPz9/5ZTIbJ7vbl89/wtSYz363WYCK1MW3+f96bwV/KvjyjEy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9E+fEAAAA3AAAAA8AAAAAAAAAAAAAAAAA&#10;nwIAAGRycy9kb3ducmV2LnhtbFBLBQYAAAAABAAEAPcAAACQAwAAAAA=&#10;">
                  <v:imagedata r:id="rId10" o:title=""/>
                  <v:path arrowok="t"/>
                </v:shape>
                <w10:wrap type="tight"/>
              </v:group>
            </w:pict>
          </mc:Fallback>
        </mc:AlternateContent>
      </w:r>
      <w:r>
        <w:t>References</w:t>
      </w:r>
      <w:bookmarkEnd w:id="109"/>
    </w:p>
    <w:p w:rsidR="00A66957" w:rsidRDefault="00A66957" w:rsidP="00A66957">
      <w:pPr>
        <w:spacing w:after="0" w:line="360" w:lineRule="auto"/>
        <w:rPr>
          <w:rFonts w:eastAsia="Times New Roman" w:cs="Times New Roman"/>
          <w:sz w:val="24"/>
          <w:szCs w:val="24"/>
        </w:rPr>
      </w:pPr>
    </w:p>
    <w:p w:rsidR="00A66957" w:rsidRDefault="00A66957" w:rsidP="00A66957">
      <w:pPr>
        <w:spacing w:line="480" w:lineRule="auto"/>
      </w:pPr>
    </w:p>
    <w:p w:rsidR="00A4378A" w:rsidRPr="00A4378A" w:rsidRDefault="00A4378A" w:rsidP="00A4378A">
      <w:pPr>
        <w:spacing w:after="0" w:line="480" w:lineRule="auto"/>
        <w:ind w:left="720" w:hanging="719"/>
        <w:rPr>
          <w:sz w:val="30"/>
        </w:rPr>
      </w:pPr>
      <w:r>
        <w:rPr>
          <w:sz w:val="24"/>
          <w:highlight w:val="white"/>
        </w:rPr>
        <w:t>Julio Perez "</w:t>
      </w:r>
      <w:r>
        <w:rPr>
          <w:i/>
          <w:sz w:val="24"/>
          <w:highlight w:val="white"/>
        </w:rPr>
        <w:t>Design Document for Senior Project Website: Version 4</w:t>
      </w:r>
      <w:r w:rsidR="005E7708">
        <w:rPr>
          <w:sz w:val="24"/>
          <w:highlight w:val="white"/>
        </w:rPr>
        <w:t>" (Summer</w:t>
      </w:r>
      <w:r>
        <w:rPr>
          <w:sz w:val="24"/>
          <w:highlight w:val="white"/>
        </w:rPr>
        <w:t xml:space="preserve"> 2014). Florida International University</w:t>
      </w:r>
      <w:r>
        <w:rPr>
          <w:sz w:val="30"/>
          <w:highlight w:val="white"/>
        </w:rPr>
        <w:t>.</w:t>
      </w:r>
    </w:p>
    <w:p w:rsidR="00A66957" w:rsidRDefault="00A66957" w:rsidP="00A66957">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Design Document for Senior Project Website: Version 3</w:t>
      </w:r>
      <w:r>
        <w:rPr>
          <w:sz w:val="24"/>
          <w:highlight w:val="white"/>
        </w:rPr>
        <w:t>" (Spring 2014). Florida International University</w:t>
      </w:r>
      <w:r>
        <w:rPr>
          <w:sz w:val="30"/>
          <w:highlight w:val="white"/>
        </w:rPr>
        <w:t>.</w:t>
      </w:r>
    </w:p>
    <w:p w:rsidR="00A66957" w:rsidRDefault="00A66957" w:rsidP="00A66957">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rsidR="00A66957" w:rsidRPr="00D55C20" w:rsidRDefault="00A66957" w:rsidP="00A66957">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A66957" w:rsidRDefault="00A66957" w:rsidP="00A66957">
          <w:pPr>
            <w:tabs>
              <w:tab w:val="left" w:pos="3191"/>
            </w:tabs>
            <w:outlineLvl w:val="1"/>
            <w:rPr>
              <w:sz w:val="24"/>
            </w:rPr>
          </w:pPr>
          <w:r w:rsidRPr="00D55C20">
            <w:rPr>
              <w:sz w:val="24"/>
            </w:rPr>
            <w:fldChar w:fldCharType="end"/>
          </w:r>
        </w:p>
      </w:sdtContent>
    </w:sdt>
    <w:p w:rsidR="00115F73" w:rsidRPr="00A66957" w:rsidRDefault="00115F73" w:rsidP="00A66957">
      <w:pPr>
        <w:tabs>
          <w:tab w:val="left" w:pos="3191"/>
        </w:tabs>
        <w:outlineLvl w:val="1"/>
        <w:rPr>
          <w:szCs w:val="28"/>
        </w:rPr>
      </w:pPr>
      <w:r w:rsidRPr="00A66957">
        <w:rPr>
          <w:b/>
          <w:sz w:val="28"/>
          <w:szCs w:val="28"/>
        </w:rPr>
        <w:br/>
      </w:r>
    </w:p>
    <w:p w:rsidR="00115F73" w:rsidRPr="00AD0D68" w:rsidRDefault="00115F73" w:rsidP="00AD0D68">
      <w:pPr>
        <w:spacing w:after="0" w:line="360" w:lineRule="auto"/>
        <w:ind w:left="720"/>
        <w:rPr>
          <w:rFonts w:ascii="Calibri" w:eastAsia="Calibri" w:hAnsi="Calibri" w:cs="Calibri"/>
          <w:color w:val="000000"/>
          <w:szCs w:val="28"/>
        </w:rPr>
      </w:pPr>
    </w:p>
    <w:sectPr w:rsidR="00115F73" w:rsidRPr="00AD0D68">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732" w:rsidRDefault="00AC4732" w:rsidP="009F0AF0">
      <w:pPr>
        <w:spacing w:after="0" w:line="240" w:lineRule="auto"/>
      </w:pPr>
      <w:r>
        <w:separator/>
      </w:r>
    </w:p>
  </w:endnote>
  <w:endnote w:type="continuationSeparator" w:id="0">
    <w:p w:rsidR="00AC4732" w:rsidRDefault="00AC4732" w:rsidP="009F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7A" w:rsidRDefault="00CB377A" w:rsidP="00A66957">
    <w:pPr>
      <w:pStyle w:val="Footer"/>
    </w:pPr>
    <w:r>
      <w:rPr>
        <w:rFonts w:cs="Times New Roman"/>
        <w:sz w:val="20"/>
        <w:szCs w:val="20"/>
      </w:rPr>
      <w:t>Design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D317B5">
      <w:rPr>
        <w:rFonts w:cs="Times New Roman"/>
        <w:noProof/>
        <w:sz w:val="20"/>
        <w:szCs w:val="20"/>
      </w:rPr>
      <w:t>110</w:t>
    </w:r>
    <w:r w:rsidRPr="00E61FF3">
      <w:rPr>
        <w:rFonts w:cs="Times New Roman"/>
        <w:sz w:val="20"/>
        <w:szCs w:val="20"/>
      </w:rPr>
      <w:fldChar w:fldCharType="end"/>
    </w:r>
  </w:p>
  <w:p w:rsidR="00CB377A" w:rsidRDefault="00CB3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732" w:rsidRDefault="00AC4732" w:rsidP="009F0AF0">
      <w:pPr>
        <w:spacing w:after="0" w:line="240" w:lineRule="auto"/>
      </w:pPr>
      <w:r>
        <w:separator/>
      </w:r>
    </w:p>
  </w:footnote>
  <w:footnote w:type="continuationSeparator" w:id="0">
    <w:p w:rsidR="00AC4732" w:rsidRDefault="00AC4732" w:rsidP="009F0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2969"/>
    <w:multiLevelType w:val="multilevel"/>
    <w:tmpl w:val="740EA1F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26DA8"/>
    <w:multiLevelType w:val="hybridMultilevel"/>
    <w:tmpl w:val="2BD2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nsid w:val="488C5F50"/>
    <w:multiLevelType w:val="hybridMultilevel"/>
    <w:tmpl w:val="D7BAA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72D9C"/>
    <w:multiLevelType w:val="hybridMultilevel"/>
    <w:tmpl w:val="645EE3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82BD3"/>
    <w:multiLevelType w:val="hybridMultilevel"/>
    <w:tmpl w:val="60B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3852F37"/>
    <w:multiLevelType w:val="hybridMultilevel"/>
    <w:tmpl w:val="0952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846987"/>
    <w:multiLevelType w:val="hybridMultilevel"/>
    <w:tmpl w:val="5BC86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D24AE8"/>
    <w:multiLevelType w:val="multilevel"/>
    <w:tmpl w:val="0BE6DC16"/>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7"/>
  </w:num>
  <w:num w:numId="6">
    <w:abstractNumId w:val="37"/>
  </w:num>
  <w:num w:numId="7">
    <w:abstractNumId w:val="1"/>
  </w:num>
  <w:num w:numId="8">
    <w:abstractNumId w:val="11"/>
  </w:num>
  <w:num w:numId="9">
    <w:abstractNumId w:val="14"/>
  </w:num>
  <w:num w:numId="10">
    <w:abstractNumId w:val="0"/>
  </w:num>
  <w:num w:numId="11">
    <w:abstractNumId w:val="18"/>
  </w:num>
  <w:num w:numId="12">
    <w:abstractNumId w:val="28"/>
  </w:num>
  <w:num w:numId="13">
    <w:abstractNumId w:val="34"/>
  </w:num>
  <w:num w:numId="14">
    <w:abstractNumId w:val="4"/>
  </w:num>
  <w:num w:numId="15">
    <w:abstractNumId w:val="36"/>
  </w:num>
  <w:num w:numId="16">
    <w:abstractNumId w:val="25"/>
  </w:num>
  <w:num w:numId="17">
    <w:abstractNumId w:val="6"/>
  </w:num>
  <w:num w:numId="18">
    <w:abstractNumId w:val="5"/>
  </w:num>
  <w:num w:numId="19">
    <w:abstractNumId w:val="20"/>
  </w:num>
  <w:num w:numId="20">
    <w:abstractNumId w:val="30"/>
  </w:num>
  <w:num w:numId="21">
    <w:abstractNumId w:val="9"/>
  </w:num>
  <w:num w:numId="22">
    <w:abstractNumId w:val="3"/>
  </w:num>
  <w:num w:numId="23">
    <w:abstractNumId w:val="29"/>
  </w:num>
  <w:num w:numId="24">
    <w:abstractNumId w:val="12"/>
  </w:num>
  <w:num w:numId="25">
    <w:abstractNumId w:val="35"/>
  </w:num>
  <w:num w:numId="26">
    <w:abstractNumId w:val="26"/>
  </w:num>
  <w:num w:numId="27">
    <w:abstractNumId w:val="33"/>
  </w:num>
  <w:num w:numId="28">
    <w:abstractNumId w:val="15"/>
  </w:num>
  <w:num w:numId="29">
    <w:abstractNumId w:val="19"/>
  </w:num>
  <w:num w:numId="30">
    <w:abstractNumId w:val="16"/>
  </w:num>
  <w:num w:numId="31">
    <w:abstractNumId w:val="13"/>
  </w:num>
  <w:num w:numId="32">
    <w:abstractNumId w:val="8"/>
  </w:num>
  <w:num w:numId="33">
    <w:abstractNumId w:val="2"/>
  </w:num>
  <w:num w:numId="34">
    <w:abstractNumId w:val="7"/>
  </w:num>
  <w:num w:numId="35">
    <w:abstractNumId w:val="24"/>
  </w:num>
  <w:num w:numId="36">
    <w:abstractNumId w:val="10"/>
  </w:num>
  <w:num w:numId="37">
    <w:abstractNumId w:val="31"/>
  </w:num>
  <w:num w:numId="38">
    <w:abstractNumId w:val="2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F87"/>
    <w:rsid w:val="000018F7"/>
    <w:rsid w:val="00024B9B"/>
    <w:rsid w:val="0003693D"/>
    <w:rsid w:val="00065760"/>
    <w:rsid w:val="00092B20"/>
    <w:rsid w:val="000A4036"/>
    <w:rsid w:val="000E4FCF"/>
    <w:rsid w:val="000E517F"/>
    <w:rsid w:val="00115F73"/>
    <w:rsid w:val="001406D0"/>
    <w:rsid w:val="00145FE7"/>
    <w:rsid w:val="001746CE"/>
    <w:rsid w:val="001B1405"/>
    <w:rsid w:val="001E49F3"/>
    <w:rsid w:val="001F2987"/>
    <w:rsid w:val="00291552"/>
    <w:rsid w:val="002C141D"/>
    <w:rsid w:val="002D2832"/>
    <w:rsid w:val="003110C4"/>
    <w:rsid w:val="00313A5A"/>
    <w:rsid w:val="00333941"/>
    <w:rsid w:val="003879AE"/>
    <w:rsid w:val="003C10C1"/>
    <w:rsid w:val="004846B7"/>
    <w:rsid w:val="004C7F3E"/>
    <w:rsid w:val="004D5920"/>
    <w:rsid w:val="004D6CF0"/>
    <w:rsid w:val="00511F87"/>
    <w:rsid w:val="00513A43"/>
    <w:rsid w:val="00521B85"/>
    <w:rsid w:val="0053667A"/>
    <w:rsid w:val="00567288"/>
    <w:rsid w:val="005708B7"/>
    <w:rsid w:val="005A62C8"/>
    <w:rsid w:val="005B3BD5"/>
    <w:rsid w:val="005D0A79"/>
    <w:rsid w:val="005E7708"/>
    <w:rsid w:val="00664D88"/>
    <w:rsid w:val="006A5C5E"/>
    <w:rsid w:val="006C4806"/>
    <w:rsid w:val="006E3212"/>
    <w:rsid w:val="006F5444"/>
    <w:rsid w:val="00712E6B"/>
    <w:rsid w:val="00724CB0"/>
    <w:rsid w:val="00730A72"/>
    <w:rsid w:val="00797DE4"/>
    <w:rsid w:val="007B1BC9"/>
    <w:rsid w:val="007C187E"/>
    <w:rsid w:val="007D2709"/>
    <w:rsid w:val="008158FC"/>
    <w:rsid w:val="00830034"/>
    <w:rsid w:val="008443D6"/>
    <w:rsid w:val="008D6D05"/>
    <w:rsid w:val="008F76CF"/>
    <w:rsid w:val="00900E69"/>
    <w:rsid w:val="00917665"/>
    <w:rsid w:val="009917F0"/>
    <w:rsid w:val="009A6BB7"/>
    <w:rsid w:val="009A7C80"/>
    <w:rsid w:val="009E59F5"/>
    <w:rsid w:val="009F0AF0"/>
    <w:rsid w:val="00A137B3"/>
    <w:rsid w:val="00A42523"/>
    <w:rsid w:val="00A4378A"/>
    <w:rsid w:val="00A45259"/>
    <w:rsid w:val="00A66957"/>
    <w:rsid w:val="00A83503"/>
    <w:rsid w:val="00AB0869"/>
    <w:rsid w:val="00AC0E05"/>
    <w:rsid w:val="00AC4732"/>
    <w:rsid w:val="00AD0D68"/>
    <w:rsid w:val="00AE1C78"/>
    <w:rsid w:val="00AF63CC"/>
    <w:rsid w:val="00B07E03"/>
    <w:rsid w:val="00B17143"/>
    <w:rsid w:val="00B40333"/>
    <w:rsid w:val="00B42CF4"/>
    <w:rsid w:val="00B45134"/>
    <w:rsid w:val="00B51376"/>
    <w:rsid w:val="00B60B8B"/>
    <w:rsid w:val="00B75BB2"/>
    <w:rsid w:val="00BD4174"/>
    <w:rsid w:val="00C07EB8"/>
    <w:rsid w:val="00C15DF0"/>
    <w:rsid w:val="00C16797"/>
    <w:rsid w:val="00C204E5"/>
    <w:rsid w:val="00C23D04"/>
    <w:rsid w:val="00C26137"/>
    <w:rsid w:val="00C37DFC"/>
    <w:rsid w:val="00C40346"/>
    <w:rsid w:val="00C42BE0"/>
    <w:rsid w:val="00C60DFA"/>
    <w:rsid w:val="00C6624E"/>
    <w:rsid w:val="00CA48DB"/>
    <w:rsid w:val="00CB377A"/>
    <w:rsid w:val="00CD0AE0"/>
    <w:rsid w:val="00CD12FA"/>
    <w:rsid w:val="00D30BD0"/>
    <w:rsid w:val="00D317B5"/>
    <w:rsid w:val="00D434EF"/>
    <w:rsid w:val="00D45272"/>
    <w:rsid w:val="00D64831"/>
    <w:rsid w:val="00D809CC"/>
    <w:rsid w:val="00D82BFB"/>
    <w:rsid w:val="00DA278D"/>
    <w:rsid w:val="00DA348B"/>
    <w:rsid w:val="00DB4BD0"/>
    <w:rsid w:val="00DE7428"/>
    <w:rsid w:val="00DF29F2"/>
    <w:rsid w:val="00E43346"/>
    <w:rsid w:val="00EA3921"/>
    <w:rsid w:val="00EB4644"/>
    <w:rsid w:val="00F8261D"/>
    <w:rsid w:val="00FB02E2"/>
    <w:rsid w:val="00FC3A6D"/>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122B87-21A5-45D1-B0FB-A4DBE02F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 w:type="paragraph" w:styleId="NormalWeb">
    <w:name w:val="Normal (Web)"/>
    <w:basedOn w:val="Normal"/>
    <w:uiPriority w:val="99"/>
    <w:unhideWhenUsed/>
    <w:rsid w:val="00CB3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name">
    <w:name w:val="card-name"/>
    <w:basedOn w:val="DefaultParagraphFont"/>
    <w:rsid w:val="00CB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0456">
      <w:bodyDiv w:val="1"/>
      <w:marLeft w:val="0"/>
      <w:marRight w:val="0"/>
      <w:marTop w:val="0"/>
      <w:marBottom w:val="0"/>
      <w:divBdr>
        <w:top w:val="none" w:sz="0" w:space="0" w:color="auto"/>
        <w:left w:val="none" w:sz="0" w:space="0" w:color="auto"/>
        <w:bottom w:val="none" w:sz="0" w:space="0" w:color="auto"/>
        <w:right w:val="none" w:sz="0" w:space="0" w:color="auto"/>
      </w:divBdr>
    </w:div>
    <w:div w:id="136992629">
      <w:bodyDiv w:val="1"/>
      <w:marLeft w:val="0"/>
      <w:marRight w:val="0"/>
      <w:marTop w:val="0"/>
      <w:marBottom w:val="0"/>
      <w:divBdr>
        <w:top w:val="none" w:sz="0" w:space="0" w:color="auto"/>
        <w:left w:val="none" w:sz="0" w:space="0" w:color="auto"/>
        <w:bottom w:val="none" w:sz="0" w:space="0" w:color="auto"/>
        <w:right w:val="none" w:sz="0" w:space="0" w:color="auto"/>
      </w:divBdr>
    </w:div>
    <w:div w:id="136995143">
      <w:bodyDiv w:val="1"/>
      <w:marLeft w:val="0"/>
      <w:marRight w:val="0"/>
      <w:marTop w:val="0"/>
      <w:marBottom w:val="0"/>
      <w:divBdr>
        <w:top w:val="none" w:sz="0" w:space="0" w:color="auto"/>
        <w:left w:val="none" w:sz="0" w:space="0" w:color="auto"/>
        <w:bottom w:val="none" w:sz="0" w:space="0" w:color="auto"/>
        <w:right w:val="none" w:sz="0" w:space="0" w:color="auto"/>
      </w:divBdr>
    </w:div>
    <w:div w:id="137310077">
      <w:bodyDiv w:val="1"/>
      <w:marLeft w:val="0"/>
      <w:marRight w:val="0"/>
      <w:marTop w:val="0"/>
      <w:marBottom w:val="0"/>
      <w:divBdr>
        <w:top w:val="none" w:sz="0" w:space="0" w:color="auto"/>
        <w:left w:val="none" w:sz="0" w:space="0" w:color="auto"/>
        <w:bottom w:val="none" w:sz="0" w:space="0" w:color="auto"/>
        <w:right w:val="none" w:sz="0" w:space="0" w:color="auto"/>
      </w:divBdr>
    </w:div>
    <w:div w:id="229704112">
      <w:bodyDiv w:val="1"/>
      <w:marLeft w:val="0"/>
      <w:marRight w:val="0"/>
      <w:marTop w:val="0"/>
      <w:marBottom w:val="0"/>
      <w:divBdr>
        <w:top w:val="none" w:sz="0" w:space="0" w:color="auto"/>
        <w:left w:val="none" w:sz="0" w:space="0" w:color="auto"/>
        <w:bottom w:val="none" w:sz="0" w:space="0" w:color="auto"/>
        <w:right w:val="none" w:sz="0" w:space="0" w:color="auto"/>
      </w:divBdr>
    </w:div>
    <w:div w:id="421881065">
      <w:bodyDiv w:val="1"/>
      <w:marLeft w:val="0"/>
      <w:marRight w:val="0"/>
      <w:marTop w:val="0"/>
      <w:marBottom w:val="0"/>
      <w:divBdr>
        <w:top w:val="none" w:sz="0" w:space="0" w:color="auto"/>
        <w:left w:val="none" w:sz="0" w:space="0" w:color="auto"/>
        <w:bottom w:val="none" w:sz="0" w:space="0" w:color="auto"/>
        <w:right w:val="none" w:sz="0" w:space="0" w:color="auto"/>
      </w:divBdr>
    </w:div>
    <w:div w:id="547227368">
      <w:bodyDiv w:val="1"/>
      <w:marLeft w:val="0"/>
      <w:marRight w:val="0"/>
      <w:marTop w:val="0"/>
      <w:marBottom w:val="0"/>
      <w:divBdr>
        <w:top w:val="none" w:sz="0" w:space="0" w:color="auto"/>
        <w:left w:val="none" w:sz="0" w:space="0" w:color="auto"/>
        <w:bottom w:val="none" w:sz="0" w:space="0" w:color="auto"/>
        <w:right w:val="none" w:sz="0" w:space="0" w:color="auto"/>
      </w:divBdr>
    </w:div>
    <w:div w:id="547422925">
      <w:bodyDiv w:val="1"/>
      <w:marLeft w:val="0"/>
      <w:marRight w:val="0"/>
      <w:marTop w:val="0"/>
      <w:marBottom w:val="0"/>
      <w:divBdr>
        <w:top w:val="none" w:sz="0" w:space="0" w:color="auto"/>
        <w:left w:val="none" w:sz="0" w:space="0" w:color="auto"/>
        <w:bottom w:val="none" w:sz="0" w:space="0" w:color="auto"/>
        <w:right w:val="none" w:sz="0" w:space="0" w:color="auto"/>
      </w:divBdr>
    </w:div>
    <w:div w:id="604339648">
      <w:bodyDiv w:val="1"/>
      <w:marLeft w:val="0"/>
      <w:marRight w:val="0"/>
      <w:marTop w:val="0"/>
      <w:marBottom w:val="0"/>
      <w:divBdr>
        <w:top w:val="none" w:sz="0" w:space="0" w:color="auto"/>
        <w:left w:val="none" w:sz="0" w:space="0" w:color="auto"/>
        <w:bottom w:val="none" w:sz="0" w:space="0" w:color="auto"/>
        <w:right w:val="none" w:sz="0" w:space="0" w:color="auto"/>
      </w:divBdr>
    </w:div>
    <w:div w:id="664433450">
      <w:bodyDiv w:val="1"/>
      <w:marLeft w:val="0"/>
      <w:marRight w:val="0"/>
      <w:marTop w:val="0"/>
      <w:marBottom w:val="0"/>
      <w:divBdr>
        <w:top w:val="none" w:sz="0" w:space="0" w:color="auto"/>
        <w:left w:val="none" w:sz="0" w:space="0" w:color="auto"/>
        <w:bottom w:val="none" w:sz="0" w:space="0" w:color="auto"/>
        <w:right w:val="none" w:sz="0" w:space="0" w:color="auto"/>
      </w:divBdr>
    </w:div>
    <w:div w:id="694304838">
      <w:bodyDiv w:val="1"/>
      <w:marLeft w:val="0"/>
      <w:marRight w:val="0"/>
      <w:marTop w:val="0"/>
      <w:marBottom w:val="0"/>
      <w:divBdr>
        <w:top w:val="none" w:sz="0" w:space="0" w:color="auto"/>
        <w:left w:val="none" w:sz="0" w:space="0" w:color="auto"/>
        <w:bottom w:val="none" w:sz="0" w:space="0" w:color="auto"/>
        <w:right w:val="none" w:sz="0" w:space="0" w:color="auto"/>
      </w:divBdr>
    </w:div>
    <w:div w:id="703019179">
      <w:bodyDiv w:val="1"/>
      <w:marLeft w:val="0"/>
      <w:marRight w:val="0"/>
      <w:marTop w:val="0"/>
      <w:marBottom w:val="0"/>
      <w:divBdr>
        <w:top w:val="none" w:sz="0" w:space="0" w:color="auto"/>
        <w:left w:val="none" w:sz="0" w:space="0" w:color="auto"/>
        <w:bottom w:val="none" w:sz="0" w:space="0" w:color="auto"/>
        <w:right w:val="none" w:sz="0" w:space="0" w:color="auto"/>
      </w:divBdr>
    </w:div>
    <w:div w:id="725104639">
      <w:bodyDiv w:val="1"/>
      <w:marLeft w:val="0"/>
      <w:marRight w:val="0"/>
      <w:marTop w:val="0"/>
      <w:marBottom w:val="0"/>
      <w:divBdr>
        <w:top w:val="none" w:sz="0" w:space="0" w:color="auto"/>
        <w:left w:val="none" w:sz="0" w:space="0" w:color="auto"/>
        <w:bottom w:val="none" w:sz="0" w:space="0" w:color="auto"/>
        <w:right w:val="none" w:sz="0" w:space="0" w:color="auto"/>
      </w:divBdr>
    </w:div>
    <w:div w:id="866910949">
      <w:bodyDiv w:val="1"/>
      <w:marLeft w:val="0"/>
      <w:marRight w:val="0"/>
      <w:marTop w:val="0"/>
      <w:marBottom w:val="0"/>
      <w:divBdr>
        <w:top w:val="none" w:sz="0" w:space="0" w:color="auto"/>
        <w:left w:val="none" w:sz="0" w:space="0" w:color="auto"/>
        <w:bottom w:val="none" w:sz="0" w:space="0" w:color="auto"/>
        <w:right w:val="none" w:sz="0" w:space="0" w:color="auto"/>
      </w:divBdr>
    </w:div>
    <w:div w:id="919607295">
      <w:bodyDiv w:val="1"/>
      <w:marLeft w:val="0"/>
      <w:marRight w:val="0"/>
      <w:marTop w:val="0"/>
      <w:marBottom w:val="0"/>
      <w:divBdr>
        <w:top w:val="none" w:sz="0" w:space="0" w:color="auto"/>
        <w:left w:val="none" w:sz="0" w:space="0" w:color="auto"/>
        <w:bottom w:val="none" w:sz="0" w:space="0" w:color="auto"/>
        <w:right w:val="none" w:sz="0" w:space="0" w:color="auto"/>
      </w:divBdr>
    </w:div>
    <w:div w:id="971904587">
      <w:bodyDiv w:val="1"/>
      <w:marLeft w:val="0"/>
      <w:marRight w:val="0"/>
      <w:marTop w:val="0"/>
      <w:marBottom w:val="0"/>
      <w:divBdr>
        <w:top w:val="none" w:sz="0" w:space="0" w:color="auto"/>
        <w:left w:val="none" w:sz="0" w:space="0" w:color="auto"/>
        <w:bottom w:val="none" w:sz="0" w:space="0" w:color="auto"/>
        <w:right w:val="none" w:sz="0" w:space="0" w:color="auto"/>
      </w:divBdr>
    </w:div>
    <w:div w:id="1009135008">
      <w:bodyDiv w:val="1"/>
      <w:marLeft w:val="0"/>
      <w:marRight w:val="0"/>
      <w:marTop w:val="0"/>
      <w:marBottom w:val="0"/>
      <w:divBdr>
        <w:top w:val="none" w:sz="0" w:space="0" w:color="auto"/>
        <w:left w:val="none" w:sz="0" w:space="0" w:color="auto"/>
        <w:bottom w:val="none" w:sz="0" w:space="0" w:color="auto"/>
        <w:right w:val="none" w:sz="0" w:space="0" w:color="auto"/>
      </w:divBdr>
    </w:div>
    <w:div w:id="1097673502">
      <w:bodyDiv w:val="1"/>
      <w:marLeft w:val="0"/>
      <w:marRight w:val="0"/>
      <w:marTop w:val="0"/>
      <w:marBottom w:val="0"/>
      <w:divBdr>
        <w:top w:val="none" w:sz="0" w:space="0" w:color="auto"/>
        <w:left w:val="none" w:sz="0" w:space="0" w:color="auto"/>
        <w:bottom w:val="none" w:sz="0" w:space="0" w:color="auto"/>
        <w:right w:val="none" w:sz="0" w:space="0" w:color="auto"/>
      </w:divBdr>
    </w:div>
    <w:div w:id="1221091896">
      <w:bodyDiv w:val="1"/>
      <w:marLeft w:val="0"/>
      <w:marRight w:val="0"/>
      <w:marTop w:val="0"/>
      <w:marBottom w:val="0"/>
      <w:divBdr>
        <w:top w:val="none" w:sz="0" w:space="0" w:color="auto"/>
        <w:left w:val="none" w:sz="0" w:space="0" w:color="auto"/>
        <w:bottom w:val="none" w:sz="0" w:space="0" w:color="auto"/>
        <w:right w:val="none" w:sz="0" w:space="0" w:color="auto"/>
      </w:divBdr>
    </w:div>
    <w:div w:id="1279801389">
      <w:bodyDiv w:val="1"/>
      <w:marLeft w:val="0"/>
      <w:marRight w:val="0"/>
      <w:marTop w:val="0"/>
      <w:marBottom w:val="0"/>
      <w:divBdr>
        <w:top w:val="none" w:sz="0" w:space="0" w:color="auto"/>
        <w:left w:val="none" w:sz="0" w:space="0" w:color="auto"/>
        <w:bottom w:val="none" w:sz="0" w:space="0" w:color="auto"/>
        <w:right w:val="none" w:sz="0" w:space="0" w:color="auto"/>
      </w:divBdr>
    </w:div>
    <w:div w:id="1288118536">
      <w:bodyDiv w:val="1"/>
      <w:marLeft w:val="0"/>
      <w:marRight w:val="0"/>
      <w:marTop w:val="0"/>
      <w:marBottom w:val="0"/>
      <w:divBdr>
        <w:top w:val="none" w:sz="0" w:space="0" w:color="auto"/>
        <w:left w:val="none" w:sz="0" w:space="0" w:color="auto"/>
        <w:bottom w:val="none" w:sz="0" w:space="0" w:color="auto"/>
        <w:right w:val="none" w:sz="0" w:space="0" w:color="auto"/>
      </w:divBdr>
    </w:div>
    <w:div w:id="1338921118">
      <w:bodyDiv w:val="1"/>
      <w:marLeft w:val="0"/>
      <w:marRight w:val="0"/>
      <w:marTop w:val="0"/>
      <w:marBottom w:val="0"/>
      <w:divBdr>
        <w:top w:val="none" w:sz="0" w:space="0" w:color="auto"/>
        <w:left w:val="none" w:sz="0" w:space="0" w:color="auto"/>
        <w:bottom w:val="none" w:sz="0" w:space="0" w:color="auto"/>
        <w:right w:val="none" w:sz="0" w:space="0" w:color="auto"/>
      </w:divBdr>
    </w:div>
    <w:div w:id="1362626735">
      <w:bodyDiv w:val="1"/>
      <w:marLeft w:val="0"/>
      <w:marRight w:val="0"/>
      <w:marTop w:val="0"/>
      <w:marBottom w:val="0"/>
      <w:divBdr>
        <w:top w:val="none" w:sz="0" w:space="0" w:color="auto"/>
        <w:left w:val="none" w:sz="0" w:space="0" w:color="auto"/>
        <w:bottom w:val="none" w:sz="0" w:space="0" w:color="auto"/>
        <w:right w:val="none" w:sz="0" w:space="0" w:color="auto"/>
      </w:divBdr>
    </w:div>
    <w:div w:id="1373387727">
      <w:bodyDiv w:val="1"/>
      <w:marLeft w:val="0"/>
      <w:marRight w:val="0"/>
      <w:marTop w:val="0"/>
      <w:marBottom w:val="0"/>
      <w:divBdr>
        <w:top w:val="none" w:sz="0" w:space="0" w:color="auto"/>
        <w:left w:val="none" w:sz="0" w:space="0" w:color="auto"/>
        <w:bottom w:val="none" w:sz="0" w:space="0" w:color="auto"/>
        <w:right w:val="none" w:sz="0" w:space="0" w:color="auto"/>
      </w:divBdr>
    </w:div>
    <w:div w:id="1488397111">
      <w:bodyDiv w:val="1"/>
      <w:marLeft w:val="0"/>
      <w:marRight w:val="0"/>
      <w:marTop w:val="0"/>
      <w:marBottom w:val="0"/>
      <w:divBdr>
        <w:top w:val="none" w:sz="0" w:space="0" w:color="auto"/>
        <w:left w:val="none" w:sz="0" w:space="0" w:color="auto"/>
        <w:bottom w:val="none" w:sz="0" w:space="0" w:color="auto"/>
        <w:right w:val="none" w:sz="0" w:space="0" w:color="auto"/>
      </w:divBdr>
    </w:div>
    <w:div w:id="1525440530">
      <w:bodyDiv w:val="1"/>
      <w:marLeft w:val="0"/>
      <w:marRight w:val="0"/>
      <w:marTop w:val="0"/>
      <w:marBottom w:val="0"/>
      <w:divBdr>
        <w:top w:val="none" w:sz="0" w:space="0" w:color="auto"/>
        <w:left w:val="none" w:sz="0" w:space="0" w:color="auto"/>
        <w:bottom w:val="none" w:sz="0" w:space="0" w:color="auto"/>
        <w:right w:val="none" w:sz="0" w:space="0" w:color="auto"/>
      </w:divBdr>
    </w:div>
    <w:div w:id="1540580699">
      <w:bodyDiv w:val="1"/>
      <w:marLeft w:val="0"/>
      <w:marRight w:val="0"/>
      <w:marTop w:val="0"/>
      <w:marBottom w:val="0"/>
      <w:divBdr>
        <w:top w:val="none" w:sz="0" w:space="0" w:color="auto"/>
        <w:left w:val="none" w:sz="0" w:space="0" w:color="auto"/>
        <w:bottom w:val="none" w:sz="0" w:space="0" w:color="auto"/>
        <w:right w:val="none" w:sz="0" w:space="0" w:color="auto"/>
      </w:divBdr>
    </w:div>
    <w:div w:id="1614164279">
      <w:bodyDiv w:val="1"/>
      <w:marLeft w:val="0"/>
      <w:marRight w:val="0"/>
      <w:marTop w:val="0"/>
      <w:marBottom w:val="0"/>
      <w:divBdr>
        <w:top w:val="none" w:sz="0" w:space="0" w:color="auto"/>
        <w:left w:val="none" w:sz="0" w:space="0" w:color="auto"/>
        <w:bottom w:val="none" w:sz="0" w:space="0" w:color="auto"/>
        <w:right w:val="none" w:sz="0" w:space="0" w:color="auto"/>
      </w:divBdr>
    </w:div>
    <w:div w:id="1646472893">
      <w:bodyDiv w:val="1"/>
      <w:marLeft w:val="0"/>
      <w:marRight w:val="0"/>
      <w:marTop w:val="0"/>
      <w:marBottom w:val="0"/>
      <w:divBdr>
        <w:top w:val="none" w:sz="0" w:space="0" w:color="auto"/>
        <w:left w:val="none" w:sz="0" w:space="0" w:color="auto"/>
        <w:bottom w:val="none" w:sz="0" w:space="0" w:color="auto"/>
        <w:right w:val="none" w:sz="0" w:space="0" w:color="auto"/>
      </w:divBdr>
    </w:div>
    <w:div w:id="1784838620">
      <w:bodyDiv w:val="1"/>
      <w:marLeft w:val="0"/>
      <w:marRight w:val="0"/>
      <w:marTop w:val="0"/>
      <w:marBottom w:val="0"/>
      <w:divBdr>
        <w:top w:val="none" w:sz="0" w:space="0" w:color="auto"/>
        <w:left w:val="none" w:sz="0" w:space="0" w:color="auto"/>
        <w:bottom w:val="none" w:sz="0" w:space="0" w:color="auto"/>
        <w:right w:val="none" w:sz="0" w:space="0" w:color="auto"/>
      </w:divBdr>
    </w:div>
    <w:div w:id="1842041220">
      <w:bodyDiv w:val="1"/>
      <w:marLeft w:val="0"/>
      <w:marRight w:val="0"/>
      <w:marTop w:val="0"/>
      <w:marBottom w:val="0"/>
      <w:divBdr>
        <w:top w:val="none" w:sz="0" w:space="0" w:color="auto"/>
        <w:left w:val="none" w:sz="0" w:space="0" w:color="auto"/>
        <w:bottom w:val="none" w:sz="0" w:space="0" w:color="auto"/>
        <w:right w:val="none" w:sz="0" w:space="0" w:color="auto"/>
      </w:divBdr>
    </w:div>
    <w:div w:id="1944073500">
      <w:bodyDiv w:val="1"/>
      <w:marLeft w:val="0"/>
      <w:marRight w:val="0"/>
      <w:marTop w:val="0"/>
      <w:marBottom w:val="0"/>
      <w:divBdr>
        <w:top w:val="none" w:sz="0" w:space="0" w:color="auto"/>
        <w:left w:val="none" w:sz="0" w:space="0" w:color="auto"/>
        <w:bottom w:val="none" w:sz="0" w:space="0" w:color="auto"/>
        <w:right w:val="none" w:sz="0" w:space="0" w:color="auto"/>
      </w:divBdr>
    </w:div>
    <w:div w:id="2130003181">
      <w:bodyDiv w:val="1"/>
      <w:marLeft w:val="0"/>
      <w:marRight w:val="0"/>
      <w:marTop w:val="0"/>
      <w:marBottom w:val="0"/>
      <w:divBdr>
        <w:top w:val="none" w:sz="0" w:space="0" w:color="auto"/>
        <w:left w:val="none" w:sz="0" w:space="0" w:color="auto"/>
        <w:bottom w:val="none" w:sz="0" w:space="0" w:color="auto"/>
        <w:right w:val="none" w:sz="0" w:space="0" w:color="auto"/>
      </w:divBdr>
    </w:div>
    <w:div w:id="2143034889">
      <w:bodyDiv w:val="1"/>
      <w:marLeft w:val="0"/>
      <w:marRight w:val="0"/>
      <w:marTop w:val="0"/>
      <w:marBottom w:val="0"/>
      <w:divBdr>
        <w:top w:val="none" w:sz="0" w:space="0" w:color="auto"/>
        <w:left w:val="none" w:sz="0" w:space="0" w:color="auto"/>
        <w:bottom w:val="none" w:sz="0" w:space="0" w:color="auto"/>
        <w:right w:val="none" w:sz="0" w:space="0" w:color="auto"/>
      </w:divBdr>
    </w:div>
    <w:div w:id="214403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oter" Target="footer1.xml"/><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6" Type="http://schemas.openxmlformats.org/officeDocument/2006/relationships/image" Target="media/image9.jpe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emf"/><Relationship Id="rId118" Type="http://schemas.openxmlformats.org/officeDocument/2006/relationships/fontTable" Target="fontTable.xml"/><Relationship Id="rId80" Type="http://schemas.openxmlformats.org/officeDocument/2006/relationships/image" Target="media/image73.emf"/><Relationship Id="rId85" Type="http://schemas.openxmlformats.org/officeDocument/2006/relationships/image" Target="media/image78.jpeg"/><Relationship Id="rId12" Type="http://schemas.openxmlformats.org/officeDocument/2006/relationships/image" Target="media/image5.emf"/><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jpg"/><Relationship Id="rId114" Type="http://schemas.openxmlformats.org/officeDocument/2006/relationships/image" Target="media/image107.jpg"/><Relationship Id="rId119"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emf"/><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emf"/><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emf"/><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emf"/><Relationship Id="rId93" Type="http://schemas.openxmlformats.org/officeDocument/2006/relationships/image" Target="media/image86.jpeg"/><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emf"/><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jpeg"/><Relationship Id="rId41" Type="http://schemas.openxmlformats.org/officeDocument/2006/relationships/image" Target="media/image34.emf"/><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97F3E124-8F29-4397-B482-4DC8A5BF4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111</Pages>
  <Words>7481</Words>
  <Characters>42642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52</cp:revision>
  <dcterms:created xsi:type="dcterms:W3CDTF">2015-02-02T18:13:00Z</dcterms:created>
  <dcterms:modified xsi:type="dcterms:W3CDTF">2015-04-29T02:49:00Z</dcterms:modified>
</cp:coreProperties>
</file>