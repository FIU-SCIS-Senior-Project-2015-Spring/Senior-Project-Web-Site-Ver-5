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Pr="00CF6612" w:rsidRDefault="00B97A5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 xml:space="preserve">Jacek </w:t>
      </w:r>
      <w:proofErr w:type="spellStart"/>
      <w:r w:rsidRPr="00CF6612">
        <w:rPr>
          <w:rFonts w:ascii="Times New Roman" w:eastAsia="Times New Roman" w:hAnsi="Times New Roman" w:cs="Times New Roman"/>
          <w:sz w:val="24"/>
          <w:szCs w:val="24"/>
        </w:rPr>
        <w:t>Kopczynski</w:t>
      </w:r>
      <w:proofErr w:type="spellEnd"/>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0"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1" w:name="_Toc393726747"/>
      <w:r w:rsidRPr="00265D9C">
        <w:t>Copyright</w:t>
      </w:r>
      <w:bookmarkEnd w:id="0"/>
      <w:bookmarkEnd w:id="1"/>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5926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9">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2" w:name="_Toc374274960"/>
      <w:bookmarkStart w:id="3" w:name="_Toc393726748"/>
      <w:r w:rsidRPr="00265D9C">
        <w:lastRenderedPageBreak/>
        <w:t>Abstract</w:t>
      </w:r>
      <w:bookmarkEnd w:id="2"/>
      <w:bookmarkEnd w:id="3"/>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6028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680D8C" w:rsidRPr="00C70986" w:rsidRDefault="00680D8C"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left:0;text-align:left;margin-left:-.9pt;margin-top:-4.45pt;width:455.25pt;height:68.25pt;z-index:-25165619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680D8C" w:rsidRPr="00C70986" w:rsidRDefault="00680D8C"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1"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680D8C">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680D8C">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680D8C">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680D8C">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680D8C">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680D8C"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680D8C">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680D8C">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680D8C">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680D8C">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680D8C">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680D8C">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680D8C">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680D8C">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680D8C">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680D8C">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680D8C">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680D8C">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680D8C">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680D8C">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680D8C">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680D8C">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680D8C">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680D8C">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680D8C">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680D8C">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680D8C">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bookmarkStart w:id="4" w:name="_Toc393726749"/>
    <w:p w14:paraId="55DB2117" w14:textId="77777777" w:rsidR="00C77142" w:rsidRPr="00265D9C" w:rsidRDefault="00C77142" w:rsidP="00C77142">
      <w:pPr>
        <w:pStyle w:val="H1"/>
      </w:pPr>
      <w:r w:rsidRPr="00265D9C">
        <w:rPr>
          <w:noProof/>
        </w:rPr>
        <w:lastRenderedPageBreak/>
        <mc:AlternateContent>
          <mc:Choice Requires="wpg">
            <w:drawing>
              <wp:anchor distT="0" distB="0" distL="114300" distR="114300" simplePos="0" relativeHeight="25166131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8" o:spid="_x0000_s1026" style="position:absolute;margin-left:2.8pt;margin-top:-8.45pt;width:455.25pt;height:62.25pt;z-index:-25165516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2" o:title=""/>
                  <v:path arrowok="t"/>
                </v:shape>
                <w10:wrap type="tight"/>
              </v:group>
            </w:pict>
          </mc:Fallback>
        </mc:AlternateContent>
      </w:r>
      <w:bookmarkStart w:id="5" w:name="_Toc374274962"/>
      <w:r w:rsidRPr="00265D9C">
        <w:t>Introduction</w:t>
      </w:r>
      <w:bookmarkEnd w:id="4"/>
      <w:bookmarkEnd w:id="5"/>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bookmarkStart w:id="6" w:name="_Toc374274963"/>
    <w:bookmarkStart w:id="7" w:name="_Toc393726750"/>
    <w:p w14:paraId="31FB81BF" w14:textId="77777777" w:rsidR="00F66020" w:rsidRPr="00265D9C" w:rsidRDefault="00F66020" w:rsidP="00F66020">
      <w:pPr>
        <w:pStyle w:val="H2"/>
        <w:numPr>
          <w:ilvl w:val="1"/>
          <w:numId w:val="2"/>
        </w:numPr>
        <w:outlineLvl w:val="1"/>
      </w:pPr>
      <w:r w:rsidRPr="00265D9C">
        <w:rPr>
          <w:noProof/>
        </w:rPr>
        <mc:AlternateContent>
          <mc:Choice Requires="wps">
            <w:drawing>
              <wp:anchor distT="0" distB="0" distL="114300" distR="114300" simplePos="0" relativeHeight="251663360"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6"/>
      <w:bookmarkEnd w:id="7"/>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bookmarkStart w:id="8" w:name="_Toc393726751"/>
    <w:p w14:paraId="3BFF01C7" w14:textId="77777777" w:rsidR="00CF1C0F" w:rsidRDefault="00CF1C0F" w:rsidP="00CF1C0F">
      <w:pPr>
        <w:pStyle w:val="H2"/>
        <w:numPr>
          <w:ilvl w:val="1"/>
          <w:numId w:val="2"/>
        </w:numPr>
        <w:tabs>
          <w:tab w:val="left" w:pos="720"/>
        </w:tabs>
        <w:outlineLvl w:val="1"/>
      </w:pPr>
      <w:r>
        <w:rPr>
          <w:noProof/>
        </w:rPr>
        <mc:AlternateContent>
          <mc:Choice Requires="wps">
            <w:drawing>
              <wp:anchor distT="0" distB="0" distL="114300" distR="114300" simplePos="0" relativeHeight="251665408"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Straight Connector 4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8"/>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9" w:name="_Toc374274965"/>
      <w:bookmarkStart w:id="10" w:name="_Toc393726752"/>
      <w:r w:rsidRPr="00265D9C">
        <w:rPr>
          <w:rFonts w:eastAsia="Times New Roman"/>
        </w:rPr>
        <w:t>Definitions, Acronyms, and Abbreviations</w:t>
      </w:r>
      <w:bookmarkEnd w:id="9"/>
      <w:r w:rsidRPr="00265D9C">
        <w:rPr>
          <w:noProof/>
        </w:rPr>
        <mc:AlternateContent>
          <mc:Choice Requires="wps">
            <w:drawing>
              <wp:anchor distT="0" distB="0" distL="114300" distR="114300" simplePos="0" relativeHeight="251667456"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0"/>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1" w:name="_Toc393537032"/>
      <w:bookmarkStart w:id="12" w:name="_Toc393718960"/>
      <w:bookmarkStart w:id="13"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1"/>
      <w:bookmarkEnd w:id="12"/>
      <w:bookmarkEnd w:id="13"/>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4" w:name="_Toc393537033"/>
      <w:bookmarkStart w:id="15" w:name="_Toc393718961"/>
      <w:bookmarkStart w:id="16"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4"/>
      <w:bookmarkEnd w:id="15"/>
      <w:bookmarkEnd w:id="16"/>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7" w:name="_Toc393537034"/>
      <w:bookmarkStart w:id="18" w:name="_Toc393718962"/>
      <w:bookmarkStart w:id="19"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7"/>
      <w:bookmarkEnd w:id="18"/>
      <w:bookmarkEnd w:id="19"/>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0" w:name="_Toc393537035"/>
      <w:bookmarkStart w:id="21" w:name="_Toc393718963"/>
      <w:bookmarkStart w:id="22"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0"/>
      <w:bookmarkEnd w:id="21"/>
      <w:bookmarkEnd w:id="22"/>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3" w:name="_Toc393537036"/>
      <w:bookmarkStart w:id="24" w:name="_Toc393718964"/>
      <w:bookmarkStart w:id="25"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3"/>
      <w:bookmarkEnd w:id="24"/>
      <w:bookmarkEnd w:id="25"/>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6" w:name="_Toc393537037"/>
      <w:bookmarkStart w:id="27" w:name="_Toc393718965"/>
      <w:bookmarkStart w:id="28"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6"/>
      <w:bookmarkEnd w:id="27"/>
      <w:bookmarkEnd w:id="28"/>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9" w:name="_Toc393537038"/>
      <w:bookmarkStart w:id="30" w:name="_Toc393718966"/>
      <w:bookmarkStart w:id="31"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29"/>
      <w:bookmarkEnd w:id="30"/>
      <w:bookmarkEnd w:id="31"/>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2" w:name="_Toc393537039"/>
      <w:bookmarkStart w:id="33" w:name="_Toc393718967"/>
      <w:bookmarkStart w:id="34"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2"/>
      <w:bookmarkEnd w:id="33"/>
      <w:bookmarkEnd w:id="34"/>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5" w:name="_Toc393537040"/>
      <w:bookmarkStart w:id="36" w:name="_Toc393718968"/>
      <w:bookmarkStart w:id="37"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5"/>
      <w:bookmarkEnd w:id="36"/>
      <w:bookmarkEnd w:id="37"/>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w:t>
      </w:r>
      <w:proofErr w:type="gramStart"/>
      <w:r>
        <w:t>time in a computer do</w:t>
      </w:r>
      <w:proofErr w:type="gramEnd"/>
      <w:r>
        <w:t xml:space="preserve">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38" w:name="_Toc393726762"/>
      <w:r w:rsidRPr="00265D9C">
        <w:rPr>
          <w:rFonts w:eastAsia="Times New Roman"/>
        </w:rPr>
        <w:t>Overview of Document</w:t>
      </w:r>
      <w:r w:rsidRPr="00265D9C">
        <w:rPr>
          <w:noProof/>
        </w:rPr>
        <mc:AlternateContent>
          <mc:Choice Requires="wps">
            <w:drawing>
              <wp:anchor distT="0" distB="0" distL="114300" distR="114300" simplePos="0" relativeHeight="251669504"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38"/>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9" w:name="_Toc393537042"/>
      <w:bookmarkStart w:id="40" w:name="_Toc393718970"/>
      <w:bookmarkStart w:id="41"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39"/>
      <w:bookmarkEnd w:id="40"/>
      <w:bookmarkEnd w:id="41"/>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 xml:space="preserve">Is the main figurehead of the document wherein discussion of the requirements as well as analysis of them is greatly </w:t>
      </w:r>
      <w:proofErr w:type="gramStart"/>
      <w:r w:rsidR="00CF2B7D">
        <w:rPr>
          <w:rFonts w:eastAsia="Times New Roman" w:cs="Times New Roman"/>
          <w:sz w:val="24"/>
          <w:szCs w:val="24"/>
        </w:rPr>
        <w:t>explore</w:t>
      </w:r>
      <w:proofErr w:type="gramEnd"/>
      <w:r w:rsidR="00CF2B7D">
        <w:rPr>
          <w:rFonts w:eastAsia="Times New Roman" w:cs="Times New Roman"/>
          <w:sz w:val="24"/>
          <w:szCs w:val="24"/>
        </w:rPr>
        <w:t>,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2" w:name="_Toc393726764"/>
      <w:r w:rsidRPr="008F00D6">
        <w:rPr>
          <w:noProof/>
        </w:rPr>
        <w:lastRenderedPageBreak/>
        <mc:AlternateContent>
          <mc:Choice Requires="wpg">
            <w:drawing>
              <wp:anchor distT="0" distB="0" distL="114300" distR="114300" simplePos="0" relativeHeight="251671552"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680D8C" w:rsidRPr="00C70986" w:rsidRDefault="00680D8C"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30" style="position:absolute;left:0;text-align:left;margin-left:2.65pt;margin-top:-8.8pt;width:455.25pt;height:68.25pt;z-index:-25164492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680D8C" w:rsidRPr="00C70986" w:rsidRDefault="00680D8C"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1" o:title=""/>
                  <v:path arrowok="t"/>
                </v:shape>
                <w10:wrap type="tight"/>
              </v:group>
            </w:pict>
          </mc:Fallback>
        </mc:AlternateContent>
      </w:r>
      <w:r w:rsidRPr="008F00D6">
        <w:t>Current System</w:t>
      </w:r>
      <w:bookmarkEnd w:id="42"/>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3" w:name="_Toc393537045"/>
      <w:bookmarkStart w:id="44" w:name="_Toc393718972"/>
      <w:bookmarkStart w:id="45"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3"/>
      <w:bookmarkEnd w:id="44"/>
      <w:bookmarkEnd w:id="45"/>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6" w:name="_Toc393726766"/>
      <w:r w:rsidRPr="008F00D6">
        <w:rPr>
          <w:noProof/>
        </w:rPr>
        <w:lastRenderedPageBreak/>
        <mc:AlternateContent>
          <mc:Choice Requires="wpg">
            <w:drawing>
              <wp:anchor distT="0" distB="0" distL="114300" distR="114300" simplePos="0" relativeHeight="251673600"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680D8C" w:rsidRPr="00C70986" w:rsidRDefault="00680D8C"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 o:spid="_x0000_s1034" style="position:absolute;left:0;text-align:left;margin-left:2.65pt;margin-top:-8.8pt;width:455.25pt;height:68.25pt;z-index:-25164288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680D8C" w:rsidRPr="00C70986" w:rsidRDefault="00680D8C"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1" o:title=""/>
                  <v:path arrowok="t"/>
                </v:shape>
                <w10:wrap type="tight"/>
              </v:group>
            </w:pict>
          </mc:Fallback>
        </mc:AlternateContent>
      </w:r>
      <w:r w:rsidRPr="008F00D6">
        <w:t>Project Plan</w:t>
      </w:r>
      <w:bookmarkEnd w:id="46"/>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bookmarkStart w:id="47" w:name="_Toc374274977"/>
    <w:bookmarkStart w:id="48" w:name="_Toc378930290"/>
    <w:bookmarkStart w:id="49" w:name="_Toc393726767"/>
    <w:p w14:paraId="6FAD37A7" w14:textId="77777777" w:rsidR="00D614BF" w:rsidRPr="008F00D6" w:rsidRDefault="00D614BF" w:rsidP="00D614BF">
      <w:pPr>
        <w:pStyle w:val="H2"/>
        <w:numPr>
          <w:ilvl w:val="1"/>
          <w:numId w:val="2"/>
        </w:numPr>
        <w:rPr>
          <w:rFonts w:eastAsia="Times New Roman"/>
        </w:rPr>
      </w:pPr>
      <w:r w:rsidRPr="008F00D6">
        <w:rPr>
          <w:noProof/>
        </w:rPr>
        <mc:AlternateContent>
          <mc:Choice Requires="wps">
            <w:drawing>
              <wp:anchor distT="0" distB="0" distL="114300" distR="114300" simplePos="0" relativeHeight="25167564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9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7"/>
      <w:bookmarkEnd w:id="48"/>
      <w:bookmarkEnd w:id="49"/>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bookmarkStart w:id="50" w:name="_Toc374274980"/>
    <w:bookmarkStart w:id="51" w:name="_Toc393726768"/>
    <w:p w14:paraId="53DD1C48" w14:textId="77777777" w:rsidR="00D614BF" w:rsidRPr="00265D9C" w:rsidRDefault="00D614BF" w:rsidP="00D614BF">
      <w:pPr>
        <w:pStyle w:val="H2"/>
        <w:numPr>
          <w:ilvl w:val="1"/>
          <w:numId w:val="2"/>
        </w:numPr>
        <w:spacing w:line="480" w:lineRule="auto"/>
        <w:rPr>
          <w:rFonts w:eastAsia="Times New Roman"/>
        </w:rPr>
      </w:pPr>
      <w:r w:rsidRPr="00265D9C">
        <w:rPr>
          <w:noProof/>
        </w:rPr>
        <mc:AlternateContent>
          <mc:Choice Requires="wps">
            <w:drawing>
              <wp:anchor distT="0" distB="0" distL="114300" distR="114300" simplePos="0" relativeHeight="251677696"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9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0"/>
      <w:bookmarkEnd w:id="51"/>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bookmarkStart w:id="52" w:name="_Toc393726769"/>
    <w:p w14:paraId="711C85F8" w14:textId="77777777" w:rsidR="00D614BF" w:rsidRPr="008F00D6" w:rsidRDefault="00D614BF" w:rsidP="00D614BF">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679744"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2"/>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3" w:name="_Toc393726770"/>
      <w:r w:rsidRPr="008F00D6">
        <w:rPr>
          <w:noProof/>
        </w:rPr>
        <w:lastRenderedPageBreak/>
        <mc:AlternateContent>
          <mc:Choice Requires="wpg">
            <w:drawing>
              <wp:anchor distT="0" distB="0" distL="114300" distR="114300" simplePos="0" relativeHeight="251681792"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680D8C" w:rsidRPr="00C70986" w:rsidRDefault="00680D8C"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38" style="position:absolute;left:0;text-align:left;margin-left:7.75pt;margin-top:-4pt;width:455.25pt;height:62.25pt;z-index:-25163468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680D8C" w:rsidRPr="00C70986" w:rsidRDefault="00680D8C"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1" o:title=""/>
                  <v:path arrowok="t"/>
                </v:shape>
                <w10:wrap type="tight"/>
              </v:group>
            </w:pict>
          </mc:Fallback>
        </mc:AlternateContent>
      </w:r>
      <w:r w:rsidRPr="008F00D6">
        <w:t>Proposed System Requirements</w:t>
      </w:r>
      <w:bookmarkEnd w:id="53"/>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bookmarkStart w:id="54" w:name="_Toc393726771"/>
    <w:p w14:paraId="1CDA10FB" w14:textId="77777777" w:rsidR="009E5339" w:rsidRPr="000D569E" w:rsidRDefault="000D569E" w:rsidP="000D569E">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706368"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4"/>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bookmarkStart w:id="55" w:name="_Toc393726772"/>
    <w:p w14:paraId="1E88A1E7" w14:textId="77777777" w:rsidR="000D569E" w:rsidRDefault="000D569E" w:rsidP="00CB2CFC">
      <w:pPr>
        <w:pStyle w:val="H2"/>
        <w:numPr>
          <w:ilvl w:val="1"/>
          <w:numId w:val="2"/>
        </w:numPr>
        <w:spacing w:line="480" w:lineRule="auto"/>
        <w:rPr>
          <w:rFonts w:eastAsia="Times New Roman"/>
        </w:rPr>
      </w:pPr>
      <w:r w:rsidRPr="008F00D6">
        <w:rPr>
          <w:noProof/>
        </w:rPr>
        <w:lastRenderedPageBreak/>
        <mc:AlternateContent>
          <mc:Choice Requires="wps">
            <w:drawing>
              <wp:anchor distT="0" distB="0" distL="114300" distR="114300" simplePos="0" relativeHeight="251708416"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5"/>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6" w:name="_Toc393726773"/>
      <w:r>
        <w:rPr>
          <w:rFonts w:eastAsia="Times New Roman"/>
        </w:rPr>
        <w:t>Scenarios</w:t>
      </w:r>
      <w:bookmarkEnd w:id="56"/>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lastRenderedPageBreak/>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57" w:name="_Toc393726774"/>
      <w:r>
        <w:rPr>
          <w:rFonts w:eastAsia="Times New Roman"/>
        </w:rPr>
        <w:lastRenderedPageBreak/>
        <w:t>Use Case Model</w:t>
      </w:r>
      <w:bookmarkEnd w:id="57"/>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58"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58"/>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59" w:name="_Toc393726776"/>
      <w:r>
        <w:rPr>
          <w:rFonts w:eastAsia="Times New Roman"/>
        </w:rPr>
        <w:t>Static Model</w:t>
      </w:r>
      <w:bookmarkEnd w:id="59"/>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60"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60"/>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61" w:name="_Toc393726778"/>
      <w:r>
        <w:rPr>
          <w:rFonts w:eastAsia="Times New Roman"/>
        </w:rPr>
        <w:lastRenderedPageBreak/>
        <w:t>Dynamic Model</w:t>
      </w:r>
      <w:bookmarkEnd w:id="61"/>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62"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62"/>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63" w:name="_Toc393726780"/>
      <w:r>
        <w:rPr>
          <w:b w:val="0"/>
          <w:spacing w:val="0"/>
          <w:sz w:val="22"/>
        </w:rPr>
        <w:t xml:space="preserve">The controller then takes a Boolean from the prior action (auto). It prepares the projects and students from the match model which holds the database data relevant to matchmaking. Now from auto the sequence splits into two paths which </w:t>
      </w:r>
      <w:proofErr w:type="spellStart"/>
      <w:proofErr w:type="gramStart"/>
      <w:r>
        <w:rPr>
          <w:b w:val="0"/>
          <w:spacing w:val="0"/>
          <w:sz w:val="22"/>
        </w:rPr>
        <w:t>reconverges</w:t>
      </w:r>
      <w:proofErr w:type="spellEnd"/>
      <w:proofErr w:type="gramEnd"/>
      <w:r>
        <w:rPr>
          <w:b w:val="0"/>
          <w:spacing w:val="0"/>
          <w:sz w:val="22"/>
        </w:rPr>
        <w:t xml:space="preserve"> later.</w:t>
      </w:r>
      <w:bookmarkEnd w:id="63"/>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64"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64"/>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65"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65"/>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66"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66"/>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67"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67"/>
    </w:p>
    <w:p w14:paraId="5983D774" w14:textId="77777777" w:rsidR="00FD117B" w:rsidRDefault="00FD117B" w:rsidP="00FD117B">
      <w:pPr>
        <w:pStyle w:val="H3"/>
        <w:numPr>
          <w:ilvl w:val="0"/>
          <w:numId w:val="0"/>
        </w:numPr>
        <w:spacing w:line="480" w:lineRule="auto"/>
        <w:ind w:left="1080" w:firstLine="360"/>
        <w:outlineLvl w:val="2"/>
      </w:pPr>
      <w:bookmarkStart w:id="68"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68"/>
    </w:p>
    <w:p w14:paraId="31ED5FF9" w14:textId="77777777" w:rsidR="009E5339" w:rsidRDefault="009E5339">
      <w:pPr>
        <w:spacing w:after="200" w:line="276" w:lineRule="auto"/>
        <w:jc w:val="left"/>
      </w:pPr>
      <w:r>
        <w:br w:type="page"/>
      </w:r>
    </w:p>
    <w:bookmarkStart w:id="69" w:name="_Toc393726786"/>
    <w:p w14:paraId="7A879D55" w14:textId="77777777" w:rsidR="009E5339" w:rsidRPr="008F00D6" w:rsidRDefault="009E5339" w:rsidP="009E5339">
      <w:pPr>
        <w:pStyle w:val="H1"/>
      </w:pPr>
      <w:r w:rsidRPr="008F00D6">
        <w:rPr>
          <w:noProof/>
        </w:rPr>
        <w:lastRenderedPageBreak/>
        <mc:AlternateContent>
          <mc:Choice Requires="wpg">
            <w:drawing>
              <wp:anchor distT="0" distB="0" distL="114300" distR="114300" simplePos="0" relativeHeight="251687936"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 o:spid="_x0000_s1026" style="position:absolute;margin-left:2.8pt;margin-top:-8.45pt;width:455.25pt;height:62.25pt;z-index:-251628544;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2" o:title=""/>
                  <v:path arrowok="t"/>
                </v:shape>
                <w10:wrap type="tight"/>
              </v:group>
            </w:pict>
          </mc:Fallback>
        </mc:AlternateContent>
      </w:r>
      <w:r w:rsidRPr="008F00D6">
        <w:t>Appendix</w:t>
      </w:r>
      <w:bookmarkEnd w:id="69"/>
    </w:p>
    <w:p w14:paraId="3FABC9D4" w14:textId="77777777" w:rsidR="009E5339" w:rsidRPr="008F00D6" w:rsidRDefault="009E5339" w:rsidP="009E5339">
      <w:bookmarkStart w:id="70" w:name="_Toc374274964"/>
      <w:bookmarkStart w:id="71" w:name="_Toc378930277"/>
    </w:p>
    <w:p w14:paraId="3C6A9EE9" w14:textId="77777777" w:rsidR="00452A67" w:rsidRPr="00B97A52" w:rsidRDefault="009E5339" w:rsidP="00B97A52">
      <w:pPr>
        <w:pStyle w:val="H2"/>
        <w:numPr>
          <w:ilvl w:val="1"/>
          <w:numId w:val="10"/>
        </w:numPr>
        <w:outlineLvl w:val="1"/>
      </w:pPr>
      <w:bookmarkStart w:id="72" w:name="_Toc393726787"/>
      <w:r w:rsidRPr="008F00D6">
        <w:rPr>
          <w:rFonts w:eastAsia="Times New Roman"/>
        </w:rPr>
        <w:t>Appendix A – Use Cases</w:t>
      </w:r>
      <w:bookmarkEnd w:id="70"/>
      <w:r w:rsidRPr="008F00D6">
        <w:rPr>
          <w:noProof/>
        </w:rPr>
        <mc:AlternateContent>
          <mc:Choice Requires="wps">
            <w:drawing>
              <wp:anchor distT="0" distB="0" distL="114300" distR="114300" simplePos="0" relativeHeight="251688960"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71"/>
      <w:bookmarkEnd w:id="72"/>
    </w:p>
    <w:p w14:paraId="615F22C4" w14:textId="5C29DB16" w:rsidR="00900A1E" w:rsidDel="00F21AE8" w:rsidRDefault="00900A1E" w:rsidP="00900A1E">
      <w:pPr>
        <w:rPr>
          <w:del w:id="73"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74"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75" w:author="Jacek" w:date="2015-02-25T09:02:00Z"/>
                <w:rFonts w:ascii="Times New Roman" w:hAnsi="Times New Roman" w:cs="Times New Roman"/>
              </w:rPr>
            </w:pPr>
            <w:del w:id="76"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77" w:author="Jacek" w:date="2015-02-25T09:02:00Z"/>
                <w:rFonts w:ascii="Times New Roman" w:hAnsi="Times New Roman" w:cs="Times New Roman"/>
              </w:rPr>
            </w:pPr>
            <w:del w:id="78"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79"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80" w:author="Jacek" w:date="2015-02-25T09:02:00Z"/>
                <w:rFonts w:ascii="Times New Roman" w:hAnsi="Times New Roman" w:cs="Times New Roman"/>
              </w:rPr>
            </w:pPr>
            <w:del w:id="81"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82" w:author="Jacek" w:date="2015-02-25T09:02:00Z"/>
                <w:rFonts w:ascii="Times New Roman" w:hAnsi="Times New Roman" w:cs="Times New Roman"/>
              </w:rPr>
            </w:pPr>
            <w:del w:id="83"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84"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85" w:author="Jacek" w:date="2015-02-25T09:02:00Z"/>
                <w:rFonts w:ascii="Times New Roman" w:hAnsi="Times New Roman" w:cs="Times New Roman"/>
              </w:rPr>
            </w:pPr>
            <w:del w:id="86"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87" w:author="Jacek" w:date="2015-02-25T09:02:00Z"/>
                <w:rFonts w:ascii="Times New Roman" w:hAnsi="Times New Roman" w:cs="Times New Roman"/>
              </w:rPr>
            </w:pPr>
            <w:del w:id="88"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89" w:author="Jacek" w:date="2015-02-25T09:02:00Z"/>
                <w:rFonts w:ascii="Times New Roman" w:hAnsi="Times New Roman" w:cs="Times New Roman"/>
              </w:rPr>
            </w:pPr>
            <w:del w:id="90"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91" w:author="Jacek" w:date="2015-02-25T09:02:00Z"/>
                <w:rFonts w:ascii="Times New Roman" w:hAnsi="Times New Roman" w:cs="Times New Roman"/>
              </w:rPr>
            </w:pPr>
            <w:del w:id="92"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93" w:author="Jacek" w:date="2015-02-25T09:02:00Z"/>
                <w:rFonts w:ascii="Times New Roman" w:hAnsi="Times New Roman" w:cs="Times New Roman"/>
              </w:rPr>
            </w:pPr>
            <w:del w:id="94"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95" w:author="Jacek" w:date="2015-02-25T09:02:00Z"/>
                <w:rFonts w:ascii="Times New Roman" w:eastAsiaTheme="minorHAnsi" w:hAnsi="Times New Roman" w:cs="Times New Roman"/>
              </w:rPr>
            </w:pPr>
            <w:del w:id="96"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97"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98" w:author="Jacek" w:date="2015-02-25T09:02:00Z"/>
                <w:rFonts w:ascii="Times New Roman" w:hAnsi="Times New Roman" w:cs="Times New Roman"/>
              </w:rPr>
            </w:pPr>
            <w:del w:id="99"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00" w:author="Jacek" w:date="2015-02-25T09:02:00Z"/>
                <w:rFonts w:ascii="Times New Roman" w:hAnsi="Times New Roman" w:cs="Times New Roman"/>
              </w:rPr>
            </w:pPr>
            <w:del w:id="101"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02" w:author="Jacek" w:date="2015-02-25T09:02:00Z"/>
                <w:rFonts w:ascii="Times New Roman" w:eastAsiaTheme="minorHAnsi" w:hAnsi="Times New Roman" w:cs="Times New Roman"/>
              </w:rPr>
            </w:pPr>
            <w:del w:id="103"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04"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05" w:author="Jacek" w:date="2015-02-25T09:02:00Z"/>
                <w:rFonts w:ascii="Times New Roman" w:hAnsi="Times New Roman" w:cs="Times New Roman"/>
              </w:rPr>
            </w:pPr>
            <w:del w:id="106"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07" w:author="Jacek" w:date="2015-02-25T09:02:00Z"/>
                <w:rFonts w:ascii="Times New Roman" w:hAnsi="Times New Roman" w:cs="Times New Roman"/>
              </w:rPr>
            </w:pPr>
            <w:del w:id="108"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09" w:author="Jacek" w:date="2015-02-25T09:02:00Z"/>
                <w:rFonts w:ascii="Times New Roman" w:hAnsi="Times New Roman" w:cs="Times New Roman"/>
              </w:rPr>
            </w:pPr>
            <w:del w:id="110"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11" w:author="Jacek" w:date="2015-02-25T09:02:00Z"/>
                <w:rFonts w:ascii="Times New Roman" w:eastAsiaTheme="minorHAnsi" w:hAnsi="Times New Roman" w:cs="Times New Roman"/>
              </w:rPr>
            </w:pPr>
            <w:del w:id="112"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13"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14" w:author="Jacek" w:date="2015-02-25T09:02:00Z"/>
                <w:rFonts w:ascii="Times New Roman" w:hAnsi="Times New Roman" w:cs="Times New Roman"/>
              </w:rPr>
            </w:pPr>
            <w:del w:id="115"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16" w:author="Jacek" w:date="2015-02-25T09:02:00Z"/>
                <w:rFonts w:ascii="Times New Roman" w:eastAsiaTheme="minorHAnsi" w:hAnsi="Times New Roman" w:cs="Times New Roman"/>
              </w:rPr>
            </w:pPr>
            <w:del w:id="117"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18"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19" w:author="Jacek" w:date="2015-02-25T09:02:00Z"/>
                <w:rFonts w:ascii="Times New Roman" w:hAnsi="Times New Roman" w:cs="Times New Roman"/>
              </w:rPr>
            </w:pPr>
            <w:del w:id="120"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21"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22" w:author="Jacek" w:date="2015-02-25T09:02:00Z"/>
        </w:rPr>
      </w:pPr>
    </w:p>
    <w:p w14:paraId="39E1F281" w14:textId="57A9FA72" w:rsidR="00900A1E" w:rsidDel="00F21AE8" w:rsidRDefault="00900A1E" w:rsidP="00900A1E">
      <w:pPr>
        <w:rPr>
          <w:del w:id="123" w:author="Jacek" w:date="2015-02-25T09:02:00Z"/>
        </w:rPr>
      </w:pPr>
    </w:p>
    <w:p w14:paraId="2C2101A0" w14:textId="2EF9D4BC" w:rsidR="00900A1E" w:rsidDel="00F21AE8" w:rsidRDefault="00900A1E" w:rsidP="00900A1E">
      <w:pPr>
        <w:rPr>
          <w:del w:id="124"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25"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lastRenderedPageBreak/>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28" w:author="Jacek" w:date="2015-02-25T09:02:00Z"/>
                <w:rFonts w:ascii="Times New Roman" w:hAnsi="Times New Roman" w:cs="Times New Roman"/>
              </w:rPr>
            </w:pPr>
            <w:del w:id="129"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30"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33" w:author="Jacek" w:date="2015-02-25T09:02:00Z"/>
                <w:rFonts w:ascii="Times New Roman" w:hAnsi="Times New Roman" w:cs="Times New Roman"/>
              </w:rPr>
            </w:pPr>
            <w:del w:id="134" w:author="Jacek" w:date="2015-02-25T09:02:00Z">
              <w:r w:rsidDel="00F21AE8">
                <w:rPr>
                  <w:rFonts w:ascii="Times New Roman" w:eastAsia="Times New Roman" w:hAnsi="Times New Roman" w:cs="Times New Roman"/>
                  <w:sz w:val="24"/>
                </w:rPr>
                <w:delText>Student</w:delText>
              </w:r>
            </w:del>
            <w:ins w:id="135" w:author="Masoud Sadjadi" w:date="2015-02-23T10:09:00Z">
              <w:del w:id="136"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37"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40" w:author="Jacek" w:date="2015-02-25T09:02:00Z"/>
                <w:rFonts w:ascii="Times New Roman" w:hAnsi="Times New Roman" w:cs="Times New Roman"/>
              </w:rPr>
            </w:pPr>
            <w:del w:id="141" w:author="Jacek" w:date="2015-02-25T09:02:00Z">
              <w:r w:rsidDel="00F21AE8">
                <w:rPr>
                  <w:rFonts w:ascii="Times New Roman" w:hAnsi="Times New Roman" w:cs="Times New Roman"/>
                </w:rPr>
                <w:delText xml:space="preserve">Student </w:delText>
              </w:r>
            </w:del>
            <w:ins w:id="142" w:author="Masoud Sadjadi" w:date="2015-02-23T10:09:00Z">
              <w:del w:id="143" w:author="Jacek" w:date="2015-02-25T09:02:00Z">
                <w:r w:rsidR="00711F32" w:rsidDel="00F21AE8">
                  <w:rPr>
                    <w:rFonts w:ascii="Times New Roman" w:hAnsi="Times New Roman" w:cs="Times New Roman"/>
                  </w:rPr>
                  <w:delText xml:space="preserve">User </w:delText>
                </w:r>
              </w:del>
            </w:ins>
            <w:del w:id="144"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45" w:author="Jacek" w:date="2015-02-25T09:02:00Z"/>
                <w:rFonts w:ascii="Times New Roman" w:hAnsi="Times New Roman" w:cs="Times New Roman"/>
              </w:rPr>
            </w:pPr>
            <w:del w:id="146" w:author="Jacek" w:date="2015-02-25T09:02:00Z">
              <w:r w:rsidDel="00F21AE8">
                <w:rPr>
                  <w:rFonts w:ascii="Times New Roman" w:hAnsi="Times New Roman" w:cs="Times New Roman"/>
                </w:rPr>
                <w:delText xml:space="preserve">A new window prompts Student </w:delText>
              </w:r>
            </w:del>
            <w:ins w:id="147" w:author="Masoud Sadjadi" w:date="2015-02-23T10:09:00Z">
              <w:del w:id="148" w:author="Jacek" w:date="2015-02-25T09:02:00Z">
                <w:r w:rsidR="00711F32" w:rsidDel="00F21AE8">
                  <w:rPr>
                    <w:rFonts w:ascii="Times New Roman" w:hAnsi="Times New Roman" w:cs="Times New Roman"/>
                  </w:rPr>
                  <w:delText xml:space="preserve">User </w:delText>
                </w:r>
              </w:del>
            </w:ins>
            <w:del w:id="149"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50" w:author="Jacek" w:date="2015-02-25T09:02:00Z"/>
                <w:rFonts w:ascii="Times New Roman" w:hAnsi="Times New Roman" w:cs="Times New Roman"/>
              </w:rPr>
            </w:pPr>
            <w:del w:id="151" w:author="Jacek" w:date="2015-02-25T09:02:00Z">
              <w:r w:rsidDel="00F21AE8">
                <w:rPr>
                  <w:rFonts w:ascii="Times New Roman" w:hAnsi="Times New Roman" w:cs="Times New Roman"/>
                </w:rPr>
                <w:delText xml:space="preserve">Student </w:delText>
              </w:r>
            </w:del>
            <w:ins w:id="152" w:author="Masoud Sadjadi" w:date="2015-02-23T10:09:00Z">
              <w:del w:id="153" w:author="Jacek" w:date="2015-02-25T09:02:00Z">
                <w:r w:rsidR="00711F32" w:rsidDel="00F21AE8">
                  <w:rPr>
                    <w:rFonts w:ascii="Times New Roman" w:hAnsi="Times New Roman" w:cs="Times New Roman"/>
                  </w:rPr>
                  <w:delText xml:space="preserve">User </w:delText>
                </w:r>
              </w:del>
            </w:ins>
            <w:del w:id="154"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55" w:author="Jacek" w:date="2015-02-25T09:02:00Z"/>
                <w:rFonts w:ascii="Times New Roman" w:hAnsi="Times New Roman" w:cs="Times New Roman"/>
              </w:rPr>
            </w:pPr>
            <w:del w:id="156" w:author="Jacek" w:date="2015-02-25T09:02:00Z">
              <w:r w:rsidDel="00F21AE8">
                <w:rPr>
                  <w:rFonts w:ascii="Times New Roman" w:hAnsi="Times New Roman" w:cs="Times New Roman"/>
                </w:rPr>
                <w:delText xml:space="preserve">System verifies </w:delText>
              </w:r>
            </w:del>
            <w:ins w:id="157" w:author="Masoud Sadjadi" w:date="2015-02-23T10:10:00Z">
              <w:del w:id="158" w:author="Jacek" w:date="2015-02-25T09:02:00Z">
                <w:r w:rsidR="00711F32" w:rsidDel="00F21AE8">
                  <w:rPr>
                    <w:rFonts w:ascii="Times New Roman" w:hAnsi="Times New Roman" w:cs="Times New Roman"/>
                  </w:rPr>
                  <w:delText xml:space="preserve">that the </w:delText>
                </w:r>
              </w:del>
            </w:ins>
            <w:del w:id="159" w:author="Jacek" w:date="2015-02-25T09:02:00Z">
              <w:r w:rsidDel="00F21AE8">
                <w:rPr>
                  <w:rFonts w:ascii="Times New Roman" w:hAnsi="Times New Roman" w:cs="Times New Roman"/>
                </w:rPr>
                <w:delText>inserted email address</w:delText>
              </w:r>
            </w:del>
            <w:ins w:id="160" w:author="Masoud Sadjadi" w:date="2015-02-23T10:10:00Z">
              <w:del w:id="161" w:author="Jacek" w:date="2015-02-25T09:02:00Z">
                <w:r w:rsidR="00711F32" w:rsidDel="00F21AE8">
                  <w:rPr>
                    <w:rFonts w:ascii="Times New Roman" w:hAnsi="Times New Roman" w:cs="Times New Roman"/>
                  </w:rPr>
                  <w:delText xml:space="preserve"> exists in the system and the user is active. If so</w:delText>
                </w:r>
              </w:del>
            </w:ins>
            <w:del w:id="162" w:author="Jacek" w:date="2015-02-25T09:02:00Z">
              <w:r w:rsidDel="00F21AE8">
                <w:rPr>
                  <w:rFonts w:ascii="Times New Roman" w:hAnsi="Times New Roman" w:cs="Times New Roman"/>
                </w:rPr>
                <w:delText xml:space="preserve">, and </w:delText>
              </w:r>
            </w:del>
            <w:ins w:id="163" w:author="Masoud Sadjadi" w:date="2015-02-23T10:10:00Z">
              <w:del w:id="164" w:author="Jacek" w:date="2015-02-25T09:02:00Z">
                <w:r w:rsidR="00711F32" w:rsidDel="00F21AE8">
                  <w:rPr>
                    <w:rFonts w:ascii="Times New Roman" w:hAnsi="Times New Roman" w:cs="Times New Roman"/>
                  </w:rPr>
                  <w:delText xml:space="preserve">System </w:delText>
                </w:r>
              </w:del>
            </w:ins>
            <w:del w:id="165" w:author="Jacek" w:date="2015-02-25T09:02:00Z">
              <w:r w:rsidDel="00F21AE8">
                <w:rPr>
                  <w:rFonts w:ascii="Times New Roman" w:hAnsi="Times New Roman" w:cs="Times New Roman"/>
                </w:rPr>
                <w:delText xml:space="preserve">sends a message to the given address with a link that resets </w:delText>
              </w:r>
            </w:del>
            <w:ins w:id="166" w:author="Masoud Sadjadi" w:date="2015-02-23T10:11:00Z">
              <w:del w:id="167" w:author="Jacek" w:date="2015-02-25T09:02:00Z">
                <w:r w:rsidR="00711F32" w:rsidDel="00F21AE8">
                  <w:rPr>
                    <w:rFonts w:ascii="Times New Roman" w:hAnsi="Times New Roman" w:cs="Times New Roman"/>
                  </w:rPr>
                  <w:delText xml:space="preserve">the </w:delText>
                </w:r>
              </w:del>
            </w:ins>
            <w:del w:id="168" w:author="Jacek" w:date="2015-02-25T09:02:00Z">
              <w:r w:rsidDel="00F21AE8">
                <w:rPr>
                  <w:rFonts w:ascii="Times New Roman" w:hAnsi="Times New Roman" w:cs="Times New Roman"/>
                </w:rPr>
                <w:delText xml:space="preserve">Student’s </w:delText>
              </w:r>
            </w:del>
            <w:ins w:id="169" w:author="Masoud Sadjadi" w:date="2015-02-23T10:10:00Z">
              <w:del w:id="170" w:author="Jacek" w:date="2015-02-25T09:02:00Z">
                <w:r w:rsidR="00711F32" w:rsidDel="00F21AE8">
                  <w:rPr>
                    <w:rFonts w:ascii="Times New Roman" w:hAnsi="Times New Roman" w:cs="Times New Roman"/>
                  </w:rPr>
                  <w:delText xml:space="preserve">User’s </w:delText>
                </w:r>
              </w:del>
            </w:ins>
            <w:del w:id="171"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72" w:author="Masoud Sadjadi" w:date="2015-02-23T10:12:00Z"/>
                <w:del w:id="173" w:author="Jacek" w:date="2015-02-25T09:02:00Z"/>
                <w:rFonts w:ascii="Times New Roman" w:hAnsi="Times New Roman" w:cs="Times New Roman"/>
              </w:rPr>
            </w:pPr>
            <w:del w:id="174" w:author="Jacek" w:date="2015-02-25T09:02:00Z">
              <w:r w:rsidDel="00F21AE8">
                <w:rPr>
                  <w:rFonts w:ascii="Times New Roman" w:hAnsi="Times New Roman" w:cs="Times New Roman"/>
                </w:rPr>
                <w:delText xml:space="preserve">Student </w:delText>
              </w:r>
            </w:del>
            <w:ins w:id="175" w:author="Masoud Sadjadi" w:date="2015-02-23T10:11:00Z">
              <w:del w:id="176"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77"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78" w:author="Masoud Sadjadi" w:date="2015-02-23T10:12:00Z"/>
                <w:del w:id="179" w:author="Jacek" w:date="2015-02-25T09:02:00Z"/>
                <w:rFonts w:ascii="Times New Roman" w:hAnsi="Times New Roman" w:cs="Times New Roman"/>
              </w:rPr>
            </w:pPr>
            <w:ins w:id="180" w:author="Masoud Sadjadi" w:date="2015-02-23T10:12:00Z">
              <w:del w:id="181" w:author="Jacek" w:date="2015-02-25T09:02:00Z">
                <w:r w:rsidDel="00F21AE8">
                  <w:rPr>
                    <w:rFonts w:ascii="Times New Roman" w:hAnsi="Times New Roman" w:cs="Times New Roman"/>
                  </w:rPr>
                  <w:delText xml:space="preserve">System provides User with the Reset Password </w:delText>
                </w:r>
              </w:del>
            </w:ins>
            <w:ins w:id="182" w:author="Masoud Sadjadi" w:date="2015-02-23T10:17:00Z">
              <w:del w:id="183" w:author="Jacek" w:date="2015-02-25T09:02:00Z">
                <w:r w:rsidDel="00F21AE8">
                  <w:rPr>
                    <w:rFonts w:ascii="Times New Roman" w:hAnsi="Times New Roman" w:cs="Times New Roman"/>
                  </w:rPr>
                  <w:delText>page</w:delText>
                </w:r>
              </w:del>
            </w:ins>
            <w:ins w:id="184" w:author="Masoud Sadjadi" w:date="2015-02-23T10:12:00Z">
              <w:del w:id="185"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86" w:author="Jacek" w:date="2015-02-25T09:02:00Z"/>
                <w:rFonts w:ascii="Times New Roman" w:hAnsi="Times New Roman" w:cs="Times New Roman"/>
              </w:rPr>
            </w:pPr>
            <w:ins w:id="187" w:author="Masoud Sadjadi" w:date="2015-02-23T10:12:00Z">
              <w:del w:id="188"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189" w:author="Jacek" w:date="2015-02-25T09:02:00Z"/>
                <w:rFonts w:ascii="Times New Roman" w:eastAsiaTheme="minorHAnsi" w:hAnsi="Times New Roman" w:cs="Times New Roman"/>
              </w:rPr>
            </w:pPr>
            <w:del w:id="190" w:author="Jacek" w:date="2015-02-25T09:02:00Z">
              <w:r w:rsidDel="00F21AE8">
                <w:rPr>
                  <w:rFonts w:ascii="Times New Roman" w:hAnsi="Times New Roman" w:cs="Times New Roman"/>
                </w:rPr>
                <w:delText xml:space="preserve">Student’s </w:delText>
              </w:r>
            </w:del>
            <w:ins w:id="191" w:author="Masoud Sadjadi" w:date="2015-02-23T10:13:00Z">
              <w:del w:id="192" w:author="Jacek" w:date="2015-02-25T09:02:00Z">
                <w:r w:rsidR="00711F32" w:rsidDel="00F21AE8">
                  <w:rPr>
                    <w:rFonts w:ascii="Times New Roman" w:hAnsi="Times New Roman" w:cs="Times New Roman"/>
                  </w:rPr>
                  <w:delText xml:space="preserve">System </w:delText>
                </w:r>
              </w:del>
            </w:ins>
            <w:del w:id="193" w:author="Jacek" w:date="2015-02-25T09:02:00Z">
              <w:r w:rsidDel="00F21AE8">
                <w:rPr>
                  <w:rFonts w:ascii="Times New Roman" w:hAnsi="Times New Roman" w:cs="Times New Roman"/>
                </w:rPr>
                <w:delText xml:space="preserve">password is </w:delText>
              </w:r>
            </w:del>
            <w:ins w:id="194" w:author="Masoud Sadjadi" w:date="2015-02-23T10:14:00Z">
              <w:del w:id="195"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196"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197"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198" w:author="Jacek" w:date="2015-02-25T09:02:00Z"/>
                <w:rFonts w:ascii="Times New Roman" w:hAnsi="Times New Roman" w:cs="Times New Roman"/>
              </w:rPr>
            </w:pPr>
            <w:del w:id="199"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00" w:author="Masoud Sadjadi" w:date="2015-02-23T10:16:00Z"/>
                <w:del w:id="201" w:author="Jacek" w:date="2015-02-25T09:02:00Z"/>
                <w:rFonts w:ascii="Times New Roman" w:eastAsiaTheme="minorHAnsi" w:hAnsi="Times New Roman" w:cs="Times New Roman"/>
                <w:rPrChange w:id="202" w:author="Masoud Sadjadi" w:date="2015-02-23T10:16:00Z">
                  <w:rPr>
                    <w:ins w:id="203" w:author="Masoud Sadjadi" w:date="2015-02-23T10:16:00Z"/>
                    <w:del w:id="204" w:author="Jacek" w:date="2015-02-25T09:02:00Z"/>
                    <w:rFonts w:ascii="Times New Roman" w:hAnsi="Times New Roman" w:cs="Times New Roman"/>
                    <w:color w:val="404040" w:themeColor="text1" w:themeTint="BF"/>
                    <w:sz w:val="20"/>
                    <w:szCs w:val="20"/>
                  </w:rPr>
                </w:rPrChange>
              </w:rPr>
            </w:pPr>
            <w:del w:id="205" w:author="Jacek" w:date="2015-02-25T09:02:00Z">
              <w:r w:rsidDel="00F21AE8">
                <w:rPr>
                  <w:rFonts w:ascii="Times New Roman" w:hAnsi="Times New Roman" w:cs="Times New Roman"/>
                </w:rPr>
                <w:delText xml:space="preserve">Student </w:delText>
              </w:r>
            </w:del>
            <w:ins w:id="206" w:author="Masoud Sadjadi" w:date="2015-02-23T10:16:00Z">
              <w:del w:id="207" w:author="Jacek" w:date="2015-02-25T09:02:00Z">
                <w:r w:rsidR="00711F32" w:rsidDel="00F21AE8">
                  <w:rPr>
                    <w:rFonts w:ascii="Times New Roman" w:hAnsi="Times New Roman" w:cs="Times New Roman"/>
                  </w:rPr>
                  <w:delText xml:space="preserve">User </w:delText>
                </w:r>
              </w:del>
            </w:ins>
            <w:del w:id="208"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09" w:author="Jacek" w:date="2015-02-25T09:02:00Z"/>
                <w:rFonts w:ascii="Times New Roman" w:eastAsiaTheme="minorHAnsi" w:hAnsi="Times New Roman" w:cs="Times New Roman"/>
              </w:rPr>
            </w:pPr>
            <w:ins w:id="210" w:author="Masoud Sadjadi" w:date="2015-02-23T10:16:00Z">
              <w:del w:id="211" w:author="Jacek" w:date="2015-02-25T09:02:00Z">
                <w:r w:rsidDel="00F21AE8">
                  <w:rPr>
                    <w:rFonts w:ascii="Times New Roman" w:hAnsi="Times New Roman" w:cs="Times New Roman"/>
                  </w:rPr>
                  <w:delText>User does not enter the same password for the two entries provide on the Reset Password page. I</w:delText>
                </w:r>
              </w:del>
            </w:ins>
            <w:ins w:id="212" w:author="Masoud Sadjadi" w:date="2015-02-23T10:17:00Z">
              <w:del w:id="213" w:author="Jacek" w:date="2015-02-25T09:02:00Z">
                <w:r w:rsidDel="00F21AE8">
                  <w:rPr>
                    <w:rFonts w:ascii="Times New Roman" w:hAnsi="Times New Roman" w:cs="Times New Roman"/>
                  </w:rPr>
                  <w:delText xml:space="preserve">n this case, System </w:delText>
                </w:r>
              </w:del>
            </w:ins>
            <w:ins w:id="214" w:author="Masoud Sadjadi" w:date="2015-02-23T10:16:00Z">
              <w:del w:id="215" w:author="Jacek" w:date="2015-02-25T09:02:00Z">
                <w:r w:rsidDel="00F21AE8">
                  <w:rPr>
                    <w:rFonts w:ascii="Times New Roman" w:hAnsi="Times New Roman" w:cs="Times New Roman"/>
                  </w:rPr>
                  <w:delText xml:space="preserve">warns User and allows User to retry until the same password </w:delText>
                </w:r>
              </w:del>
            </w:ins>
            <w:ins w:id="216" w:author="Masoud Sadjadi" w:date="2015-02-23T10:18:00Z">
              <w:del w:id="217" w:author="Jacek" w:date="2015-02-25T09:02:00Z">
                <w:r w:rsidDel="00F21AE8">
                  <w:rPr>
                    <w:rFonts w:ascii="Times New Roman" w:hAnsi="Times New Roman" w:cs="Times New Roman"/>
                  </w:rPr>
                  <w:delText xml:space="preserve">entered </w:delText>
                </w:r>
              </w:del>
            </w:ins>
            <w:ins w:id="218" w:author="Masoud Sadjadi" w:date="2015-02-23T10:16:00Z">
              <w:del w:id="219"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20"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21" w:author="Jacek" w:date="2015-02-25T09:02:00Z"/>
                <w:rFonts w:ascii="Times New Roman" w:hAnsi="Times New Roman" w:cs="Times New Roman"/>
              </w:rPr>
            </w:pPr>
            <w:del w:id="222"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23" w:author="Jacek" w:date="2015-02-25T09:02:00Z"/>
                <w:rFonts w:ascii="Times New Roman" w:hAnsi="Times New Roman" w:cs="Times New Roman"/>
              </w:rPr>
            </w:pPr>
            <w:del w:id="224"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25" w:author="Jacek" w:date="2015-02-25T09:02:00Z"/>
                <w:rFonts w:ascii="Times New Roman" w:eastAsiaTheme="minorHAnsi" w:hAnsi="Times New Roman" w:cs="Times New Roman"/>
              </w:rPr>
            </w:pPr>
            <w:del w:id="226"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27"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28" w:author="Jacek" w:date="2015-02-25T09:02:00Z"/>
                <w:rFonts w:ascii="Times New Roman" w:hAnsi="Times New Roman" w:cs="Times New Roman"/>
              </w:rPr>
            </w:pPr>
            <w:del w:id="229"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30" w:author="Jacek" w:date="2015-02-25T09:02:00Z"/>
                <w:rFonts w:ascii="Times New Roman" w:eastAsiaTheme="minorHAnsi" w:hAnsi="Times New Roman" w:cs="Times New Roman"/>
              </w:rPr>
            </w:pPr>
            <w:del w:id="231" w:author="Jacek" w:date="2015-02-25T09:02:00Z">
              <w:r w:rsidDel="00F21AE8">
                <w:rPr>
                  <w:rFonts w:ascii="Times New Roman" w:hAnsi="Times New Roman" w:cs="Times New Roman"/>
                </w:rPr>
                <w:delText xml:space="preserve">Student successfully resets </w:delText>
              </w:r>
            </w:del>
            <w:ins w:id="232" w:author="Masoud Sadjadi" w:date="2015-02-23T10:18:00Z">
              <w:del w:id="233" w:author="Jacek" w:date="2015-02-25T09:02:00Z">
                <w:r w:rsidR="00711F32" w:rsidDel="00F21AE8">
                  <w:rPr>
                    <w:rFonts w:ascii="Times New Roman" w:hAnsi="Times New Roman" w:cs="Times New Roman"/>
                  </w:rPr>
                  <w:delText xml:space="preserve">changes </w:delText>
                </w:r>
              </w:del>
            </w:ins>
            <w:del w:id="234"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3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36"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37" w:author="Jacek" w:date="2015-02-25T09:02:00Z"/>
                <w:rFonts w:ascii="Times New Roman" w:hAnsi="Times New Roman" w:cs="Times New Roman"/>
              </w:rPr>
            </w:pPr>
            <w:del w:id="238" w:author="Jacek" w:date="2015-02-25T09:02:00Z">
              <w:r w:rsidRPr="00DE75FA" w:rsidDel="00F21AE8">
                <w:rPr>
                  <w:rFonts w:ascii="Times New Roman" w:eastAsia="Times New Roman" w:hAnsi="Times New Roman" w:cs="Times New Roman"/>
                  <w:b/>
                  <w:i/>
                  <w:sz w:val="24"/>
                </w:rPr>
                <w:lastRenderedPageBreak/>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39" w:author="Jacek" w:date="2015-02-25T09:02:00Z"/>
                <w:rFonts w:ascii="Times New Roman" w:hAnsi="Times New Roman" w:cs="Times New Roman"/>
              </w:rPr>
            </w:pPr>
            <w:del w:id="240"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41"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42" w:author="Jacek" w:date="2015-02-25T09:02:00Z"/>
                <w:rFonts w:ascii="Times New Roman" w:hAnsi="Times New Roman" w:cs="Times New Roman"/>
              </w:rPr>
            </w:pPr>
            <w:del w:id="24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44" w:author="Jacek" w:date="2015-02-25T09:02:00Z"/>
                <w:rFonts w:ascii="Times New Roman" w:hAnsi="Times New Roman" w:cs="Times New Roman"/>
              </w:rPr>
            </w:pPr>
            <w:del w:id="24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46"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47" w:author="Jacek" w:date="2015-02-25T09:02:00Z"/>
                <w:rFonts w:ascii="Times New Roman" w:hAnsi="Times New Roman" w:cs="Times New Roman"/>
              </w:rPr>
            </w:pPr>
            <w:del w:id="24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49"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50" w:author="Jacek" w:date="2015-02-25T09:02:00Z"/>
                <w:rFonts w:ascii="Times New Roman" w:hAnsi="Times New Roman" w:cs="Times New Roman"/>
              </w:rPr>
            </w:pPr>
            <w:commentRangeStart w:id="251"/>
            <w:del w:id="252"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53" w:author="Jacek" w:date="2015-02-25T09:02:00Z"/>
                <w:rFonts w:ascii="Times New Roman" w:hAnsi="Times New Roman" w:cs="Times New Roman"/>
              </w:rPr>
            </w:pPr>
            <w:del w:id="254"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55" w:author="Jacek" w:date="2015-02-25T09:02:00Z"/>
                <w:rFonts w:ascii="Times New Roman" w:hAnsi="Times New Roman" w:cs="Times New Roman"/>
              </w:rPr>
            </w:pPr>
            <w:del w:id="256"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57" w:author="Jacek" w:date="2015-02-25T09:02:00Z"/>
                <w:rFonts w:ascii="Times New Roman" w:hAnsi="Times New Roman" w:cs="Times New Roman"/>
              </w:rPr>
            </w:pPr>
            <w:del w:id="258"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59" w:author="Jacek" w:date="2015-02-25T09:02:00Z"/>
                <w:rFonts w:ascii="Times New Roman" w:eastAsiaTheme="minorHAnsi" w:hAnsi="Times New Roman" w:cs="Times New Roman"/>
              </w:rPr>
            </w:pPr>
            <w:del w:id="260"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51"/>
              <w:r w:rsidR="008E3B9D" w:rsidDel="00F21AE8">
                <w:rPr>
                  <w:rStyle w:val="CommentReference"/>
                </w:rPr>
                <w:commentReference w:id="251"/>
              </w:r>
            </w:del>
          </w:p>
        </w:tc>
      </w:tr>
      <w:tr w:rsidR="00900A1E" w:rsidRPr="00DE75FA" w:rsidDel="00F21AE8" w14:paraId="5C5FC410" w14:textId="392163E5" w:rsidTr="00680D8C">
        <w:trPr>
          <w:del w:id="261"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62" w:author="Jacek" w:date="2015-02-25T09:02:00Z"/>
                <w:rFonts w:ascii="Times New Roman" w:hAnsi="Times New Roman" w:cs="Times New Roman"/>
              </w:rPr>
            </w:pPr>
            <w:del w:id="263"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64" w:author="Jacek" w:date="2015-02-25T09:02:00Z"/>
                <w:rFonts w:ascii="Times New Roman" w:eastAsiaTheme="minorHAnsi" w:hAnsi="Times New Roman" w:cs="Times New Roman"/>
              </w:rPr>
            </w:pPr>
            <w:del w:id="265"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66"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67" w:author="Jacek" w:date="2015-02-25T09:02:00Z"/>
                <w:rFonts w:ascii="Times New Roman" w:hAnsi="Times New Roman" w:cs="Times New Roman"/>
              </w:rPr>
            </w:pPr>
            <w:del w:id="26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69" w:author="Jacek" w:date="2015-02-25T09:02:00Z"/>
                <w:rFonts w:ascii="Times New Roman" w:hAnsi="Times New Roman" w:cs="Times New Roman"/>
              </w:rPr>
            </w:pPr>
            <w:del w:id="270"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71" w:author="Jacek" w:date="2015-02-25T09:02:00Z"/>
                <w:rFonts w:ascii="Times New Roman" w:eastAsiaTheme="minorHAnsi" w:hAnsi="Times New Roman" w:cs="Times New Roman"/>
              </w:rPr>
            </w:pPr>
            <w:del w:id="272"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73"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78" w:author="Jacek" w:date="2015-02-25T09:02:00Z"/>
        </w:rPr>
      </w:pPr>
    </w:p>
    <w:p w14:paraId="1A2CA663" w14:textId="77777777" w:rsidR="00F21AE8" w:rsidRDefault="00F21AE8" w:rsidP="00F21AE8">
      <w:pPr>
        <w:rPr>
          <w:ins w:id="27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80"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81" w:author="Jacek" w:date="2015-02-25T09:02:00Z"/>
                <w:rFonts w:ascii="Times New Roman" w:hAnsi="Times New Roman" w:cs="Times New Roman"/>
              </w:rPr>
            </w:pPr>
            <w:ins w:id="28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83" w:author="Jacek" w:date="2015-02-25T09:02:00Z"/>
                <w:rFonts w:ascii="Times New Roman" w:hAnsi="Times New Roman" w:cs="Times New Roman"/>
              </w:rPr>
            </w:pPr>
            <w:ins w:id="284"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85"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86" w:author="Jacek" w:date="2015-02-25T09:02:00Z"/>
                <w:rFonts w:ascii="Times New Roman" w:hAnsi="Times New Roman" w:cs="Times New Roman"/>
              </w:rPr>
            </w:pPr>
            <w:ins w:id="287"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288" w:author="Jacek" w:date="2015-02-25T09:02:00Z"/>
                <w:rFonts w:ascii="Times New Roman" w:hAnsi="Times New Roman" w:cs="Times New Roman"/>
              </w:rPr>
            </w:pPr>
            <w:ins w:id="289"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290"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291" w:author="Jacek" w:date="2015-02-25T09:02:00Z"/>
                <w:rFonts w:ascii="Times New Roman" w:hAnsi="Times New Roman" w:cs="Times New Roman"/>
              </w:rPr>
            </w:pPr>
            <w:ins w:id="292"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293" w:author="Jacek" w:date="2015-02-25T09:02:00Z"/>
                <w:rFonts w:ascii="Times New Roman" w:hAnsi="Times New Roman" w:cs="Times New Roman"/>
              </w:rPr>
            </w:pPr>
            <w:ins w:id="294" w:author="Jacek" w:date="2015-02-25T09:02:00Z">
              <w:r>
                <w:rPr>
                  <w:rFonts w:ascii="Times New Roman" w:hAnsi="Times New Roman" w:cs="Times New Roman"/>
                </w:rPr>
                <w:t xml:space="preserve">Head Professor </w:t>
              </w:r>
              <w:proofErr w:type="gramStart"/>
              <w:r>
                <w:rPr>
                  <w:rFonts w:ascii="Times New Roman" w:hAnsi="Times New Roman" w:cs="Times New Roman"/>
                </w:rPr>
                <w:t>clicks</w:t>
              </w:r>
              <w:proofErr w:type="gramEnd"/>
              <w:r>
                <w:rPr>
                  <w:rFonts w:ascii="Times New Roman" w:hAnsi="Times New Roman" w:cs="Times New Roman"/>
                </w:rPr>
                <w:t xml:space="preserve">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295" w:author="Jacek" w:date="2015-02-25T09:02:00Z"/>
                <w:rFonts w:ascii="Times New Roman" w:hAnsi="Times New Roman" w:cs="Times New Roman"/>
              </w:rPr>
            </w:pPr>
            <w:ins w:id="296"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297" w:author="Jacek" w:date="2015-02-25T09:02:00Z"/>
                <w:rFonts w:ascii="Times New Roman" w:hAnsi="Times New Roman" w:cs="Times New Roman"/>
              </w:rPr>
            </w:pPr>
            <w:ins w:id="298"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299" w:author="Jacek" w:date="2015-02-25T09:02:00Z"/>
                <w:rFonts w:ascii="Times New Roman" w:hAnsi="Times New Roman" w:cs="Times New Roman"/>
              </w:rPr>
            </w:pPr>
            <w:ins w:id="300"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01" w:author="Jacek" w:date="2015-02-25T09:02:00Z"/>
                <w:rFonts w:ascii="Times New Roman" w:eastAsiaTheme="minorHAnsi" w:hAnsi="Times New Roman" w:cs="Times New Roman"/>
              </w:rPr>
            </w:pPr>
            <w:ins w:id="302"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03"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04" w:author="Jacek" w:date="2015-02-25T09:02:00Z"/>
                <w:rFonts w:ascii="Times New Roman" w:hAnsi="Times New Roman" w:cs="Times New Roman"/>
              </w:rPr>
            </w:pPr>
            <w:ins w:id="305"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06" w:author="Jacek" w:date="2015-02-25T09:02:00Z"/>
                <w:rFonts w:ascii="Times New Roman" w:hAnsi="Times New Roman" w:cs="Times New Roman"/>
              </w:rPr>
            </w:pPr>
            <w:ins w:id="307"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08" w:author="Jacek" w:date="2015-02-25T09:02:00Z"/>
                <w:rFonts w:ascii="Times New Roman" w:eastAsiaTheme="minorHAnsi" w:hAnsi="Times New Roman" w:cs="Times New Roman"/>
              </w:rPr>
            </w:pPr>
            <w:ins w:id="309"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10"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11" w:author="Jacek" w:date="2015-02-25T09:02:00Z"/>
                <w:rFonts w:ascii="Times New Roman" w:hAnsi="Times New Roman" w:cs="Times New Roman"/>
              </w:rPr>
            </w:pPr>
            <w:ins w:id="312"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13" w:author="Jacek" w:date="2015-02-25T09:02:00Z"/>
                <w:rFonts w:ascii="Times New Roman" w:hAnsi="Times New Roman" w:cs="Times New Roman"/>
              </w:rPr>
            </w:pPr>
            <w:ins w:id="314"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15" w:author="Jacek" w:date="2015-02-25T09:02:00Z"/>
                <w:rFonts w:ascii="Times New Roman" w:hAnsi="Times New Roman" w:cs="Times New Roman"/>
              </w:rPr>
            </w:pPr>
            <w:ins w:id="316"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17" w:author="Jacek" w:date="2015-02-25T09:02:00Z"/>
                <w:rFonts w:ascii="Times New Roman" w:eastAsiaTheme="minorHAnsi" w:hAnsi="Times New Roman" w:cs="Times New Roman"/>
              </w:rPr>
            </w:pPr>
            <w:ins w:id="318"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19"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20" w:author="Jacek" w:date="2015-02-25T09:02:00Z"/>
                <w:rFonts w:ascii="Times New Roman" w:hAnsi="Times New Roman" w:cs="Times New Roman"/>
              </w:rPr>
            </w:pPr>
            <w:ins w:id="321"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22" w:author="Jacek" w:date="2015-02-25T09:02:00Z"/>
                <w:rFonts w:ascii="Times New Roman" w:eastAsiaTheme="minorHAnsi" w:hAnsi="Times New Roman" w:cs="Times New Roman"/>
              </w:rPr>
            </w:pPr>
            <w:ins w:id="323"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24"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25" w:author="Jacek" w:date="2015-02-25T09:02:00Z"/>
                <w:rFonts w:ascii="Times New Roman" w:hAnsi="Times New Roman" w:cs="Times New Roman"/>
              </w:rPr>
            </w:pPr>
            <w:ins w:id="326"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27" w:author="Jacek" w:date="2015-02-25T09:02:00Z"/>
                <w:rFonts w:ascii="Times New Roman" w:eastAsia="Times New Roman" w:hAnsi="Times New Roman" w:cs="Times New Roman"/>
                <w:sz w:val="24"/>
              </w:rPr>
            </w:pPr>
          </w:p>
        </w:tc>
      </w:tr>
    </w:tbl>
    <w:p w14:paraId="3683FA37" w14:textId="77777777" w:rsidR="00F21AE8" w:rsidRDefault="00F21AE8" w:rsidP="00F21AE8">
      <w:pPr>
        <w:rPr>
          <w:ins w:id="328" w:author="Jacek" w:date="2015-02-25T09:02:00Z"/>
        </w:rPr>
      </w:pPr>
    </w:p>
    <w:p w14:paraId="0022E840" w14:textId="77777777" w:rsidR="00F21AE8" w:rsidRDefault="00F21AE8" w:rsidP="00F21AE8">
      <w:pPr>
        <w:rPr>
          <w:ins w:id="329" w:author="Jacek" w:date="2015-02-25T09:02:00Z"/>
        </w:rPr>
      </w:pPr>
    </w:p>
    <w:p w14:paraId="563491AD" w14:textId="77777777" w:rsidR="00F21AE8" w:rsidRDefault="00F21AE8" w:rsidP="00F21AE8">
      <w:pPr>
        <w:rPr>
          <w:ins w:id="33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31"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34" w:author="Jacek" w:date="2015-02-25T09:02:00Z"/>
                <w:rFonts w:ascii="Times New Roman" w:hAnsi="Times New Roman" w:cs="Times New Roman"/>
              </w:rPr>
            </w:pPr>
            <w:ins w:id="335" w:author="Jacek" w:date="2015-02-25T09:06:00Z">
              <w:r>
                <w:rPr>
                  <w:rFonts w:ascii="Times New Roman" w:eastAsia="Times New Roman" w:hAnsi="Times New Roman" w:cs="Times New Roman"/>
                  <w:b/>
                  <w:sz w:val="24"/>
                </w:rPr>
                <w:t>Change</w:t>
              </w:r>
            </w:ins>
            <w:ins w:id="336"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37"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38" w:author="Jacek" w:date="2015-02-25T09:02:00Z"/>
                <w:rFonts w:ascii="Times New Roman" w:hAnsi="Times New Roman" w:cs="Times New Roman"/>
              </w:rPr>
            </w:pPr>
            <w:ins w:id="33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40" w:author="Jacek" w:date="2015-02-25T09:02:00Z"/>
                <w:rFonts w:ascii="Times New Roman" w:hAnsi="Times New Roman" w:cs="Times New Roman"/>
              </w:rPr>
            </w:pPr>
            <w:ins w:id="341"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42"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43" w:author="Jacek" w:date="2015-02-25T09:02:00Z"/>
                <w:rFonts w:ascii="Times New Roman" w:hAnsi="Times New Roman" w:cs="Times New Roman"/>
              </w:rPr>
            </w:pPr>
            <w:ins w:id="34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45" w:author="Jacek" w:date="2015-02-25T09:02:00Z"/>
                <w:rFonts w:ascii="Times New Roman" w:hAnsi="Times New Roman" w:cs="Times New Roman"/>
              </w:rPr>
            </w:pPr>
            <w:ins w:id="346"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47" w:author="Jacek" w:date="2015-02-25T09:02:00Z"/>
                <w:rFonts w:ascii="Times New Roman" w:hAnsi="Times New Roman" w:cs="Times New Roman"/>
              </w:rPr>
            </w:pPr>
            <w:ins w:id="348"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49" w:author="Jacek" w:date="2015-02-25T09:02:00Z"/>
                <w:rFonts w:ascii="Times New Roman" w:hAnsi="Times New Roman" w:cs="Times New Roman"/>
              </w:rPr>
            </w:pPr>
            <w:ins w:id="350" w:author="Jacek" w:date="2015-02-25T09:02:00Z">
              <w:r>
                <w:rPr>
                  <w:rFonts w:ascii="Times New Roman" w:hAnsi="Times New Roman" w:cs="Times New Roman"/>
                </w:rPr>
                <w:t xml:space="preserve">Head Professor selects one of the users and clicks on “Act </w:t>
              </w:r>
              <w:proofErr w:type="gramStart"/>
              <w:r>
                <w:rPr>
                  <w:rFonts w:ascii="Times New Roman" w:hAnsi="Times New Roman" w:cs="Times New Roman"/>
                </w:rPr>
                <w:t>As</w:t>
              </w:r>
              <w:proofErr w:type="gramEnd"/>
              <w:r>
                <w:rPr>
                  <w:rFonts w:ascii="Times New Roman" w:hAnsi="Times New Roman" w:cs="Times New Roman"/>
                </w:rPr>
                <w:t xml:space="preserve"> User” link.</w:t>
              </w:r>
            </w:ins>
          </w:p>
          <w:p w14:paraId="79BAA95D" w14:textId="77777777" w:rsidR="00F21AE8" w:rsidRDefault="00F21AE8" w:rsidP="00680D8C">
            <w:pPr>
              <w:pStyle w:val="ListParagraph"/>
              <w:numPr>
                <w:ilvl w:val="0"/>
                <w:numId w:val="57"/>
              </w:numPr>
              <w:spacing w:line="256" w:lineRule="auto"/>
              <w:jc w:val="left"/>
              <w:rPr>
                <w:ins w:id="351" w:author="Jacek" w:date="2015-02-25T09:02:00Z"/>
                <w:rFonts w:ascii="Times New Roman" w:hAnsi="Times New Roman" w:cs="Times New Roman"/>
              </w:rPr>
            </w:pPr>
            <w:proofErr w:type="gramStart"/>
            <w:ins w:id="352"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w:t>
              </w:r>
              <w:proofErr w:type="gramEnd"/>
              <w:r>
                <w:rPr>
                  <w:rFonts w:ascii="Times New Roman" w:hAnsi="Times New Roman" w:cs="Times New Roman"/>
                </w:rPr>
                <w:t xml:space="preserve">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53" w:author="Jacek" w:date="2015-02-25T09:02:00Z"/>
                <w:rFonts w:ascii="Times New Roman" w:hAnsi="Times New Roman" w:cs="Times New Roman"/>
              </w:rPr>
            </w:pPr>
            <w:ins w:id="354"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55" w:author="Jacek" w:date="2015-02-25T09:02:00Z"/>
                <w:rFonts w:ascii="Times New Roman" w:hAnsi="Times New Roman" w:cs="Times New Roman"/>
              </w:rPr>
            </w:pPr>
            <w:ins w:id="356" w:author="Jacek" w:date="2015-02-25T09:10:00Z">
              <w:r>
                <w:rPr>
                  <w:rFonts w:ascii="Times New Roman" w:hAnsi="Times New Roman" w:cs="Times New Roman"/>
                </w:rPr>
                <w:t>System</w:t>
              </w:r>
            </w:ins>
            <w:ins w:id="357"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58" w:author="Jacek" w:date="2015-02-25T09:02:00Z"/>
                <w:rFonts w:ascii="Times New Roman" w:hAnsi="Times New Roman" w:cs="Times New Roman"/>
              </w:rPr>
            </w:pPr>
            <w:ins w:id="359"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60" w:author="Jacek" w:date="2015-02-25T09:02:00Z"/>
                <w:rFonts w:ascii="Times New Roman" w:eastAsiaTheme="minorHAnsi" w:hAnsi="Times New Roman" w:cs="Times New Roman"/>
              </w:rPr>
            </w:pPr>
            <w:ins w:id="361"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62" w:author="Jacek" w:date="2015-02-25T09:02:00Z"/>
                <w:rFonts w:ascii="Times New Roman" w:eastAsiaTheme="minorHAnsi" w:hAnsi="Times New Roman" w:cs="Times New Roman"/>
              </w:rPr>
            </w:pPr>
            <w:ins w:id="363"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64" w:author="Jacek" w:date="2015-02-25T09:02:00Z"/>
                <w:rFonts w:ascii="Times New Roman" w:eastAsiaTheme="minorHAnsi" w:hAnsi="Times New Roman" w:cs="Times New Roman"/>
              </w:rPr>
            </w:pPr>
            <w:ins w:id="365"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66" w:author="Jacek" w:date="2015-02-25T09:02:00Z"/>
                <w:rFonts w:ascii="Times New Roman" w:eastAsiaTheme="minorHAnsi" w:hAnsi="Times New Roman" w:cs="Times New Roman"/>
              </w:rPr>
            </w:pPr>
            <w:ins w:id="367"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68" w:author="Jacek" w:date="2015-02-25T09:02:00Z"/>
                <w:rFonts w:ascii="Times New Roman" w:eastAsiaTheme="minorHAnsi" w:hAnsi="Times New Roman" w:cs="Times New Roman"/>
              </w:rPr>
            </w:pPr>
            <w:ins w:id="369" w:author="Jacek" w:date="2015-02-25T09:02:00Z">
              <w:r>
                <w:rPr>
                  <w:rFonts w:ascii="Times New Roman" w:eastAsiaTheme="minorHAnsi" w:hAnsi="Times New Roman" w:cs="Times New Roman"/>
                </w:rPr>
                <w:t xml:space="preserve">System redirects Head Professor back to user’s profile page, and displays a message about successful change </w:t>
              </w:r>
              <w:r>
                <w:rPr>
                  <w:rFonts w:ascii="Times New Roman" w:eastAsiaTheme="minorHAnsi" w:hAnsi="Times New Roman" w:cs="Times New Roman"/>
                </w:rPr>
                <w:lastRenderedPageBreak/>
                <w:t>of password.</w:t>
              </w:r>
            </w:ins>
          </w:p>
        </w:tc>
      </w:tr>
      <w:tr w:rsidR="00F21AE8" w:rsidRPr="00DE75FA" w14:paraId="3BA92403" w14:textId="77777777" w:rsidTr="00680D8C">
        <w:trPr>
          <w:ins w:id="370"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71" w:author="Jacek" w:date="2015-02-25T09:02:00Z"/>
                <w:rFonts w:ascii="Times New Roman" w:hAnsi="Times New Roman" w:cs="Times New Roman"/>
              </w:rPr>
            </w:pPr>
            <w:ins w:id="372"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73" w:author="Jacek" w:date="2015-02-25T09:02:00Z"/>
                <w:rFonts w:ascii="Times New Roman" w:eastAsiaTheme="minorHAnsi" w:hAnsi="Times New Roman" w:cs="Times New Roman"/>
              </w:rPr>
            </w:pPr>
            <w:ins w:id="374"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75"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76" w:author="Jacek" w:date="2015-02-25T09:02:00Z"/>
                <w:rFonts w:ascii="Times New Roman" w:hAnsi="Times New Roman" w:cs="Times New Roman"/>
              </w:rPr>
            </w:pPr>
            <w:ins w:id="377"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78" w:author="Jacek" w:date="2015-02-25T09:02:00Z"/>
                <w:rFonts w:ascii="Times New Roman" w:hAnsi="Times New Roman" w:cs="Times New Roman"/>
              </w:rPr>
            </w:pPr>
            <w:ins w:id="379"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8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388"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389" w:author="Jacek" w:date="2015-02-25T09:02:00Z"/>
                <w:rFonts w:ascii="Times New Roman" w:hAnsi="Times New Roman" w:cs="Times New Roman"/>
              </w:rPr>
            </w:pPr>
            <w:ins w:id="390"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391" w:author="Jacek" w:date="2015-02-25T09:09:00Z">
              <w:r>
                <w:rPr>
                  <w:rFonts w:ascii="Times New Roman" w:eastAsia="Times New Roman" w:hAnsi="Times New Roman" w:cs="Times New Roman"/>
                  <w:b/>
                  <w:sz w:val="24"/>
                </w:rPr>
                <w:t>2</w:t>
              </w:r>
            </w:ins>
            <w:ins w:id="392"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393" w:author="Jacek" w:date="2015-02-25T09:02:00Z"/>
                <w:rFonts w:ascii="Times New Roman" w:hAnsi="Times New Roman" w:cs="Times New Roman"/>
              </w:rPr>
            </w:pPr>
            <w:ins w:id="394"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395"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396" w:author="Jacek" w:date="2015-02-25T09:02:00Z"/>
                <w:rFonts w:ascii="Times New Roman" w:hAnsi="Times New Roman" w:cs="Times New Roman"/>
              </w:rPr>
            </w:pPr>
            <w:ins w:id="397"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398" w:author="Jacek" w:date="2015-02-25T09:02:00Z"/>
                <w:rFonts w:ascii="Times New Roman" w:hAnsi="Times New Roman" w:cs="Times New Roman"/>
              </w:rPr>
            </w:pPr>
            <w:ins w:id="399"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00"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03" w:author="Jacek" w:date="2015-02-25T09:02:00Z"/>
                <w:rFonts w:ascii="Times New Roman" w:hAnsi="Times New Roman" w:cs="Times New Roman"/>
              </w:rPr>
            </w:pPr>
            <w:ins w:id="404"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05" w:author="Jacek" w:date="2015-02-25T09:02:00Z"/>
                <w:rFonts w:ascii="Times New Roman" w:hAnsi="Times New Roman" w:cs="Times New Roman"/>
              </w:rPr>
            </w:pPr>
            <w:ins w:id="406"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07" w:author="Jacek" w:date="2015-02-25T09:02:00Z"/>
                <w:rFonts w:ascii="Times New Roman" w:hAnsi="Times New Roman" w:cs="Times New Roman"/>
              </w:rPr>
            </w:pPr>
            <w:ins w:id="408" w:author="Jacek" w:date="2015-02-25T09:02:00Z">
              <w:r>
                <w:rPr>
                  <w:rFonts w:ascii="Times New Roman" w:hAnsi="Times New Roman" w:cs="Times New Roman"/>
                </w:rPr>
                <w:t xml:space="preserve">Head professor clicks on “Act </w:t>
              </w:r>
              <w:proofErr w:type="gramStart"/>
              <w:r>
                <w:rPr>
                  <w:rFonts w:ascii="Times New Roman" w:hAnsi="Times New Roman" w:cs="Times New Roman"/>
                </w:rPr>
                <w:t>As</w:t>
              </w:r>
              <w:proofErr w:type="gramEnd"/>
              <w:r>
                <w:rPr>
                  <w:rFonts w:ascii="Times New Roman" w:hAnsi="Times New Roman" w:cs="Times New Roman"/>
                </w:rPr>
                <w:t xml:space="preserve">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09" w:author="Jacek" w:date="2015-02-25T09:02:00Z"/>
                <w:rFonts w:ascii="Times New Roman" w:hAnsi="Times New Roman" w:cs="Times New Roman"/>
              </w:rPr>
            </w:pPr>
            <w:ins w:id="410" w:author="Jacek" w:date="2015-02-25T09:02:00Z">
              <w:r w:rsidRPr="006A4B6E">
                <w:rPr>
                  <w:rFonts w:ascii="Times New Roman" w:eastAsia="Times New Roman" w:hAnsi="Times New Roman" w:cs="Times New Roman"/>
                </w:rPr>
                <w:t xml:space="preserve">The system </w:t>
              </w:r>
              <w:proofErr w:type="gramStart"/>
              <w:r w:rsidRPr="006A4B6E">
                <w:rPr>
                  <w:rFonts w:ascii="Times New Roman" w:eastAsia="Times New Roman" w:hAnsi="Times New Roman" w:cs="Times New Roman"/>
                </w:rPr>
                <w:t>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proofErr w:type="gramEnd"/>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11"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12" w:author="Jacek" w:date="2015-02-25T09:02:00Z"/>
                <w:rFonts w:ascii="Times New Roman" w:hAnsi="Times New Roman" w:cs="Times New Roman"/>
              </w:rPr>
            </w:pPr>
            <w:ins w:id="413"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14" w:author="Jacek" w:date="2015-02-25T09:02:00Z"/>
                <w:rFonts w:ascii="Times New Roman" w:eastAsiaTheme="minorHAnsi" w:hAnsi="Times New Roman" w:cs="Times New Roman"/>
              </w:rPr>
            </w:pPr>
            <w:ins w:id="415"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16"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17" w:author="Jacek" w:date="2015-02-25T09:02:00Z"/>
                <w:rFonts w:ascii="Times New Roman" w:hAnsi="Times New Roman" w:cs="Times New Roman"/>
              </w:rPr>
            </w:pPr>
            <w:ins w:id="418"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21"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22" w:author="Jacek" w:date="2015-02-25T09:02:00Z"/>
                <w:rFonts w:ascii="Times New Roman" w:hAnsi="Times New Roman" w:cs="Times New Roman"/>
              </w:rPr>
            </w:pPr>
            <w:ins w:id="42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24" w:author="Jacek" w:date="2015-02-25T09:02:00Z"/>
                <w:rFonts w:ascii="Times New Roman" w:eastAsiaTheme="minorHAnsi" w:hAnsi="Times New Roman" w:cs="Times New Roman"/>
              </w:rPr>
            </w:pPr>
            <w:ins w:id="425"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26" w:author="Jacek" w:date="2015-02-25T09:02:00Z"/>
        </w:rPr>
      </w:pPr>
    </w:p>
    <w:p w14:paraId="347C82FC" w14:textId="77777777" w:rsidR="00F21AE8" w:rsidRDefault="00F21AE8" w:rsidP="00F21AE8">
      <w:pPr>
        <w:rPr>
          <w:ins w:id="42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28"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w:t>
              </w:r>
            </w:ins>
            <w:ins w:id="431" w:author="Jacek" w:date="2015-02-25T09:09:00Z">
              <w:r>
                <w:rPr>
                  <w:rFonts w:ascii="Times New Roman" w:eastAsia="Times New Roman" w:hAnsi="Times New Roman" w:cs="Times New Roman"/>
                  <w:b/>
                  <w:sz w:val="24"/>
                </w:rPr>
                <w:t>3</w:t>
              </w:r>
            </w:ins>
            <w:ins w:id="432"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33" w:author="Jacek" w:date="2015-02-25T09:02:00Z"/>
                <w:rFonts w:ascii="Times New Roman" w:hAnsi="Times New Roman" w:cs="Times New Roman"/>
              </w:rPr>
            </w:pPr>
            <w:ins w:id="434"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35"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36" w:author="Jacek" w:date="2015-02-25T09:02:00Z"/>
                <w:rFonts w:ascii="Times New Roman" w:hAnsi="Times New Roman" w:cs="Times New Roman"/>
              </w:rPr>
            </w:pPr>
            <w:ins w:id="437"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38" w:author="Jacek" w:date="2015-02-25T09:02:00Z"/>
                <w:rFonts w:ascii="Times New Roman" w:hAnsi="Times New Roman" w:cs="Times New Roman"/>
              </w:rPr>
            </w:pPr>
            <w:ins w:id="439"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40"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43" w:author="Jacek" w:date="2015-02-25T09:02:00Z"/>
                <w:rFonts w:ascii="Times New Roman" w:hAnsi="Times New Roman" w:cs="Times New Roman"/>
              </w:rPr>
            </w:pPr>
            <w:ins w:id="444"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45" w:author="Jacek" w:date="2015-02-25T09:02:00Z"/>
                <w:rFonts w:ascii="Times New Roman" w:hAnsi="Times New Roman" w:cs="Times New Roman"/>
              </w:rPr>
            </w:pPr>
            <w:ins w:id="446" w:author="Jacek" w:date="2015-02-25T09:04:00Z">
              <w:r>
                <w:rPr>
                  <w:rFonts w:ascii="Times New Roman" w:hAnsi="Times New Roman" w:cs="Times New Roman"/>
                </w:rPr>
                <w:t>System</w:t>
              </w:r>
            </w:ins>
            <w:ins w:id="447"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48" w:author="Jacek" w:date="2015-02-25T09:02:00Z"/>
                <w:rFonts w:ascii="Times New Roman" w:hAnsi="Times New Roman" w:cs="Times New Roman"/>
              </w:rPr>
            </w:pPr>
            <w:ins w:id="449"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50" w:author="Jacek" w:date="2015-02-25T09:02:00Z"/>
                <w:rFonts w:ascii="Times New Roman" w:hAnsi="Times New Roman" w:cs="Times New Roman"/>
              </w:rPr>
            </w:pPr>
            <w:ins w:id="451" w:author="Jacek" w:date="2015-02-25T09:04:00Z">
              <w:r>
                <w:rPr>
                  <w:rFonts w:ascii="Times New Roman" w:eastAsia="Times New Roman" w:hAnsi="Times New Roman" w:cs="Times New Roman"/>
                </w:rPr>
                <w:t>System</w:t>
              </w:r>
            </w:ins>
            <w:ins w:id="452"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53" w:author="Jacek" w:date="2015-02-25T09:02:00Z"/>
                <w:rFonts w:ascii="Times New Roman" w:hAnsi="Times New Roman" w:cs="Times New Roman"/>
              </w:rPr>
            </w:pPr>
            <w:ins w:id="454"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59" w:author="Jacek" w:date="2015-02-25T09:02:00Z"/>
                <w:rFonts w:ascii="Times New Roman" w:hAnsi="Times New Roman" w:cs="Times New Roman"/>
              </w:rPr>
            </w:pPr>
            <w:ins w:id="460" w:author="Jacek" w:date="2015-02-25T09:04:00Z">
              <w:r>
                <w:rPr>
                  <w:rFonts w:ascii="Times New Roman" w:eastAsia="Times New Roman" w:hAnsi="Times New Roman" w:cs="Times New Roman"/>
                </w:rPr>
                <w:t>System</w:t>
              </w:r>
            </w:ins>
            <w:ins w:id="461"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62"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63" w:author="Jacek" w:date="2015-02-25T09:02:00Z"/>
                <w:rFonts w:ascii="Times New Roman" w:hAnsi="Times New Roman" w:cs="Times New Roman"/>
              </w:rPr>
            </w:pPr>
            <w:ins w:id="46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65" w:author="Jacek" w:date="2015-02-25T09:02:00Z"/>
                <w:rFonts w:ascii="Times New Roman" w:eastAsiaTheme="minorHAnsi" w:hAnsi="Times New Roman" w:cs="Times New Roman"/>
              </w:rPr>
            </w:pPr>
            <w:ins w:id="466"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67"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68" w:author="Jacek" w:date="2015-02-25T09:02:00Z"/>
                <w:rFonts w:ascii="Times New Roman" w:hAnsi="Times New Roman" w:cs="Times New Roman"/>
              </w:rPr>
            </w:pPr>
            <w:ins w:id="46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70" w:author="Jacek" w:date="2015-02-25T09:02:00Z"/>
                <w:rFonts w:ascii="Times New Roman" w:hAnsi="Times New Roman" w:cs="Times New Roman"/>
              </w:rPr>
            </w:pPr>
            <w:ins w:id="471"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72"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73" w:author="Jacek" w:date="2015-02-25T09:02:00Z"/>
                <w:rFonts w:ascii="Times New Roman" w:hAnsi="Times New Roman" w:cs="Times New Roman"/>
              </w:rPr>
            </w:pPr>
            <w:ins w:id="474"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75" w:author="Jacek" w:date="2015-02-25T09:02:00Z"/>
                <w:rFonts w:ascii="Times New Roman" w:eastAsiaTheme="minorHAnsi" w:hAnsi="Times New Roman" w:cs="Times New Roman"/>
              </w:rPr>
            </w:pPr>
            <w:ins w:id="476"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77" w:author="Jacek" w:date="2015-02-25T09:02:00Z"/>
        </w:rPr>
      </w:pPr>
    </w:p>
    <w:p w14:paraId="0718B555" w14:textId="77777777" w:rsidR="00F21AE8" w:rsidRDefault="00F21AE8" w:rsidP="00F21AE8">
      <w:pPr>
        <w:rPr>
          <w:ins w:id="478"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79"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82" w:author="Jacek" w:date="2015-02-25T09:08:00Z"/>
                <w:rFonts w:ascii="Times New Roman" w:hAnsi="Times New Roman" w:cs="Times New Roman"/>
              </w:rPr>
            </w:pPr>
            <w:ins w:id="483"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84" w:author="Jacek" w:date="2015-02-25T09:02:00Z"/>
                <w:rFonts w:ascii="Times New Roman" w:hAnsi="Times New Roman" w:cs="Times New Roman"/>
              </w:rPr>
            </w:pPr>
            <w:ins w:id="485"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86"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87" w:author="Jacek" w:date="2015-02-25T09:02:00Z"/>
                <w:rFonts w:ascii="Times New Roman" w:hAnsi="Times New Roman" w:cs="Times New Roman"/>
              </w:rPr>
            </w:pPr>
            <w:ins w:id="488"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489" w:author="Jacek" w:date="2015-02-25T09:02:00Z"/>
                <w:rFonts w:ascii="Times New Roman" w:eastAsiaTheme="minorHAnsi" w:hAnsi="Times New Roman" w:cs="Times New Roman"/>
              </w:rPr>
            </w:pPr>
            <w:ins w:id="490" w:author="Jacek" w:date="2015-02-25T09:08:00Z">
              <w:r>
                <w:rPr>
                  <w:rFonts w:ascii="Times New Roman" w:hAnsi="Times New Roman" w:cs="Times New Roman"/>
                </w:rPr>
                <w:t>Head Professor</w:t>
              </w:r>
            </w:ins>
            <w:ins w:id="491"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492"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493"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494" w:author="Jacek" w:date="2015-02-25T09:02:00Z"/>
                <w:rFonts w:ascii="Times New Roman" w:hAnsi="Times New Roman" w:cs="Times New Roman"/>
              </w:rPr>
            </w:pPr>
            <w:ins w:id="495"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96" w:author="Jacek" w:date="2015-02-25T09:09:00Z">
              <w:r>
                <w:rPr>
                  <w:rFonts w:ascii="Times New Roman" w:eastAsia="Times New Roman" w:hAnsi="Times New Roman" w:cs="Times New Roman"/>
                  <w:b/>
                  <w:sz w:val="24"/>
                </w:rPr>
                <w:t>4</w:t>
              </w:r>
            </w:ins>
            <w:ins w:id="497"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498" w:author="Jacek" w:date="2015-02-25T09:02:00Z"/>
                <w:rFonts w:ascii="Times New Roman" w:hAnsi="Times New Roman" w:cs="Times New Roman"/>
              </w:rPr>
            </w:pPr>
            <w:ins w:id="499"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00"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01" w:author="Jacek" w:date="2015-02-25T09:02:00Z"/>
                <w:rFonts w:ascii="Times New Roman" w:hAnsi="Times New Roman" w:cs="Times New Roman"/>
              </w:rPr>
            </w:pPr>
            <w:ins w:id="502"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03" w:author="Jacek" w:date="2015-02-25T09:02:00Z"/>
                <w:rFonts w:ascii="Times New Roman" w:hAnsi="Times New Roman" w:cs="Times New Roman"/>
              </w:rPr>
            </w:pPr>
            <w:ins w:id="504"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05"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08" w:author="Jacek" w:date="2015-02-25T09:02:00Z"/>
                <w:rFonts w:ascii="Times New Roman" w:hAnsi="Times New Roman" w:cs="Times New Roman"/>
              </w:rPr>
            </w:pPr>
            <w:ins w:id="509"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10" w:author="Jacek" w:date="2015-02-25T09:02:00Z"/>
                <w:rFonts w:ascii="Times New Roman" w:hAnsi="Times New Roman" w:cs="Times New Roman"/>
              </w:rPr>
            </w:pPr>
            <w:ins w:id="511"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12" w:author="Jacek" w:date="2015-02-25T09:02:00Z"/>
                <w:rFonts w:ascii="Times New Roman" w:hAnsi="Times New Roman" w:cs="Times New Roman"/>
              </w:rPr>
            </w:pPr>
            <w:ins w:id="513"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14" w:author="Jacek" w:date="2015-02-25T09:02:00Z"/>
                <w:rFonts w:ascii="Times New Roman" w:hAnsi="Times New Roman" w:cs="Times New Roman"/>
              </w:rPr>
            </w:pPr>
            <w:ins w:id="515"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16"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17" w:author="Jacek" w:date="2015-02-25T09:02:00Z"/>
                <w:rFonts w:ascii="Times New Roman" w:hAnsi="Times New Roman" w:cs="Times New Roman"/>
              </w:rPr>
            </w:pPr>
            <w:ins w:id="518"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1515BD9" w14:textId="77777777" w:rsidR="00F21AE8" w:rsidRPr="00692F6A" w:rsidRDefault="00F21AE8" w:rsidP="00680D8C">
            <w:pPr>
              <w:numPr>
                <w:ilvl w:val="0"/>
                <w:numId w:val="64"/>
              </w:numPr>
              <w:spacing w:line="256" w:lineRule="auto"/>
              <w:contextualSpacing/>
              <w:rPr>
                <w:ins w:id="519" w:author="Jacek" w:date="2015-02-25T09:02:00Z"/>
                <w:rFonts w:ascii="Times New Roman" w:hAnsi="Times New Roman" w:cs="Times New Roman"/>
              </w:rPr>
            </w:pPr>
            <w:ins w:id="520"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tc>
      </w:tr>
      <w:tr w:rsidR="00F21AE8" w:rsidRPr="00AE2364" w14:paraId="3F86FB2D" w14:textId="77777777" w:rsidTr="00680D8C">
        <w:trPr>
          <w:ins w:id="521"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22" w:author="Jacek" w:date="2015-02-25T09:02:00Z"/>
                <w:rFonts w:ascii="Times New Roman" w:hAnsi="Times New Roman" w:cs="Times New Roman"/>
              </w:rPr>
            </w:pPr>
            <w:ins w:id="523"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26" w:author="Jacek" w:date="2015-02-25T09:02:00Z"/>
                <w:rFonts w:ascii="Times New Roman" w:hAnsi="Times New Roman" w:cs="Times New Roman"/>
              </w:rPr>
            </w:pPr>
            <w:ins w:id="527"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31" w:author="Jacek" w:date="2015-02-25T09:02: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33" w:author="Jacek" w:date="2015-02-25T09:02:00Z"/>
        </w:rPr>
      </w:pPr>
    </w:p>
    <w:p w14:paraId="0D23455C" w14:textId="77777777" w:rsidR="00F21AE8" w:rsidRPr="00AE2364" w:rsidRDefault="00F21AE8" w:rsidP="00F21AE8">
      <w:pPr>
        <w:rPr>
          <w:ins w:id="534"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35"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36" w:author="Jacek" w:date="2015-02-25T09:02:00Z"/>
                <w:rFonts w:ascii="Times New Roman" w:hAnsi="Times New Roman" w:cs="Times New Roman"/>
              </w:rPr>
            </w:pPr>
            <w:ins w:id="53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38" w:author="Jacek" w:date="2015-02-25T09:09:00Z">
              <w:r>
                <w:rPr>
                  <w:rFonts w:ascii="Times New Roman" w:eastAsia="Times New Roman" w:hAnsi="Times New Roman" w:cs="Times New Roman"/>
                  <w:b/>
                  <w:sz w:val="24"/>
                </w:rPr>
                <w:t>5</w:t>
              </w:r>
            </w:ins>
            <w:ins w:id="53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40" w:author="Jacek" w:date="2015-02-25T09:02:00Z"/>
                <w:rFonts w:ascii="Times New Roman" w:hAnsi="Times New Roman" w:cs="Times New Roman"/>
              </w:rPr>
            </w:pPr>
            <w:ins w:id="541"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42"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43" w:author="Jacek" w:date="2015-02-25T09:02:00Z"/>
                <w:rFonts w:ascii="Times New Roman" w:hAnsi="Times New Roman" w:cs="Times New Roman"/>
              </w:rPr>
            </w:pPr>
            <w:ins w:id="54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45" w:author="Jacek" w:date="2015-02-25T09:02:00Z"/>
                <w:rFonts w:ascii="Times New Roman" w:hAnsi="Times New Roman" w:cs="Times New Roman"/>
              </w:rPr>
            </w:pPr>
            <w:ins w:id="546"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47"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48" w:author="Jacek" w:date="2015-02-25T09:02:00Z"/>
                <w:rFonts w:ascii="Times New Roman" w:hAnsi="Times New Roman" w:cs="Times New Roman"/>
              </w:rPr>
            </w:pPr>
            <w:ins w:id="54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50" w:author="Jacek" w:date="2015-02-25T09:02:00Z"/>
                <w:rFonts w:ascii="Times New Roman" w:hAnsi="Times New Roman" w:cs="Times New Roman"/>
              </w:rPr>
            </w:pPr>
            <w:ins w:id="551"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52" w:author="Jacek" w:date="2015-02-25T09:02:00Z"/>
                <w:rFonts w:ascii="Times New Roman" w:hAnsi="Times New Roman" w:cs="Times New Roman"/>
              </w:rPr>
            </w:pPr>
            <w:ins w:id="553"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54" w:author="Jacek" w:date="2015-02-25T09:02:00Z"/>
                <w:rFonts w:ascii="Times New Roman" w:hAnsi="Times New Roman" w:cs="Times New Roman"/>
              </w:rPr>
            </w:pPr>
            <w:ins w:id="555"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56" w:author="Jacek" w:date="2015-02-25T09:02:00Z"/>
                <w:rFonts w:ascii="Times New Roman" w:hAnsi="Times New Roman" w:cs="Times New Roman"/>
              </w:rPr>
            </w:pPr>
            <w:ins w:id="557"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58"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59" w:author="Jacek" w:date="2015-02-25T09:02:00Z"/>
                <w:rFonts w:ascii="Times New Roman" w:hAnsi="Times New Roman" w:cs="Times New Roman"/>
              </w:rPr>
            </w:pPr>
            <w:ins w:id="56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61" w:author="Jacek" w:date="2015-02-25T09:02:00Z"/>
                <w:rFonts w:ascii="Times New Roman" w:hAnsi="Times New Roman" w:cs="Times New Roman"/>
              </w:rPr>
            </w:pPr>
            <w:ins w:id="562"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63"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64" w:author="Jacek" w:date="2015-02-25T09:02:00Z"/>
                <w:rFonts w:ascii="Times New Roman" w:hAnsi="Times New Roman" w:cs="Times New Roman"/>
              </w:rPr>
            </w:pPr>
            <w:ins w:id="56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66" w:author="Jacek" w:date="2015-02-25T09:02:00Z"/>
                <w:rFonts w:ascii="Times New Roman" w:hAnsi="Times New Roman" w:cs="Times New Roman"/>
              </w:rPr>
            </w:pPr>
            <w:ins w:id="567"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68" w:author="Jacek" w:date="2015-02-25T09:02:00Z"/>
                <w:rFonts w:ascii="Times New Roman" w:hAnsi="Times New Roman" w:cs="Times New Roman"/>
              </w:rPr>
            </w:pPr>
            <w:ins w:id="569"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70"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71" w:author="Jacek" w:date="2015-02-25T09:02:00Z"/>
                <w:rFonts w:ascii="Times New Roman" w:hAnsi="Times New Roman" w:cs="Times New Roman"/>
              </w:rPr>
            </w:pPr>
            <w:ins w:id="572" w:author="Jacek" w:date="2015-02-25T09:02:00Z">
              <w:r w:rsidRPr="00AE2364">
                <w:rPr>
                  <w:rFonts w:ascii="Times New Roman" w:eastAsia="Times New Roman" w:hAnsi="Times New Roman" w:cs="Times New Roman"/>
                  <w:b/>
                  <w:i/>
                  <w:sz w:val="24"/>
                </w:rPr>
                <w:lastRenderedPageBreak/>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73" w:author="Jacek" w:date="2015-02-25T09:02:00Z"/>
                <w:rFonts w:ascii="Times New Roman" w:hAnsi="Times New Roman" w:cs="Times New Roman"/>
              </w:rPr>
            </w:pPr>
            <w:ins w:id="574"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7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576"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577" w:author="Jacek" w:date="2015-02-25T09:02:00Z"/>
                <w:rFonts w:ascii="Times New Roman" w:hAnsi="Times New Roman" w:cs="Times New Roman"/>
              </w:rPr>
            </w:pPr>
            <w:ins w:id="578"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79" w:author="Jacek" w:date="2015-02-25T09:09:00Z">
              <w:r>
                <w:rPr>
                  <w:rFonts w:ascii="Times New Roman" w:eastAsia="Times New Roman" w:hAnsi="Times New Roman" w:cs="Times New Roman"/>
                  <w:b/>
                  <w:sz w:val="24"/>
                </w:rPr>
                <w:t>6</w:t>
              </w:r>
            </w:ins>
            <w:ins w:id="580"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581" w:author="Jacek" w:date="2015-02-25T09:02:00Z"/>
                <w:rFonts w:ascii="Times New Roman" w:hAnsi="Times New Roman" w:cs="Times New Roman"/>
              </w:rPr>
            </w:pPr>
            <w:ins w:id="582"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583"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584" w:author="Jacek" w:date="2015-02-25T09:02:00Z"/>
                <w:rFonts w:ascii="Times New Roman" w:hAnsi="Times New Roman" w:cs="Times New Roman"/>
              </w:rPr>
            </w:pPr>
            <w:ins w:id="585"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586" w:author="Jacek" w:date="2015-02-25T09:02:00Z"/>
                <w:rFonts w:ascii="Times New Roman" w:hAnsi="Times New Roman" w:cs="Times New Roman"/>
              </w:rPr>
            </w:pPr>
            <w:ins w:id="587"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588"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589" w:author="Jacek" w:date="2015-02-25T09:02:00Z"/>
                <w:rFonts w:ascii="Times New Roman" w:hAnsi="Times New Roman" w:cs="Times New Roman"/>
              </w:rPr>
            </w:pPr>
            <w:ins w:id="590"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591" w:author="Jacek" w:date="2015-02-25T09:02:00Z"/>
                <w:rFonts w:ascii="Times New Roman" w:hAnsi="Times New Roman" w:cs="Times New Roman"/>
              </w:rPr>
            </w:pPr>
            <w:ins w:id="592"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593" w:author="Jacek" w:date="2015-02-25T09:02:00Z"/>
                <w:rFonts w:ascii="Times New Roman" w:hAnsi="Times New Roman" w:cs="Times New Roman"/>
              </w:rPr>
            </w:pPr>
            <w:ins w:id="594"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595" w:author="Jacek" w:date="2015-02-25T09:02:00Z"/>
                <w:rFonts w:ascii="Times New Roman" w:hAnsi="Times New Roman" w:cs="Times New Roman"/>
              </w:rPr>
            </w:pPr>
            <w:ins w:id="596"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597" w:author="Jacek" w:date="2015-02-25T09:02:00Z"/>
                <w:rFonts w:ascii="Times New Roman" w:hAnsi="Times New Roman" w:cs="Times New Roman"/>
              </w:rPr>
            </w:pPr>
            <w:ins w:id="598"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599" w:author="Jacek" w:date="2015-02-25T09:02:00Z"/>
                <w:rFonts w:ascii="Times New Roman" w:hAnsi="Times New Roman" w:cs="Times New Roman"/>
              </w:rPr>
            </w:pPr>
            <w:ins w:id="600"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01" w:author="Jacek" w:date="2015-02-25T09:02:00Z"/>
                <w:rFonts w:ascii="Times New Roman" w:hAnsi="Times New Roman" w:cs="Times New Roman"/>
              </w:rPr>
            </w:pPr>
            <w:ins w:id="602"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03" w:author="Jacek" w:date="2015-02-25T09:02:00Z"/>
                <w:rFonts w:ascii="Times New Roman" w:hAnsi="Times New Roman" w:cs="Times New Roman"/>
              </w:rPr>
            </w:pPr>
            <w:ins w:id="604"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05" w:author="Jacek" w:date="2015-02-25T09:02:00Z"/>
                <w:rFonts w:ascii="Times New Roman" w:hAnsi="Times New Roman" w:cs="Times New Roman"/>
              </w:rPr>
            </w:pPr>
            <w:ins w:id="606"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07" w:author="Jacek" w:date="2015-02-25T09:02:00Z"/>
                <w:rFonts w:ascii="Times New Roman" w:hAnsi="Times New Roman" w:cs="Times New Roman"/>
              </w:rPr>
            </w:pPr>
            <w:ins w:id="608"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609" w:author="Jacek" w:date="2015-02-25T09:02:00Z"/>
                <w:rFonts w:ascii="Times New Roman" w:hAnsi="Times New Roman" w:cs="Times New Roman"/>
              </w:rPr>
            </w:pPr>
            <w:ins w:id="610"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11"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12" w:author="Jacek" w:date="2015-02-25T09:02:00Z"/>
                <w:rFonts w:ascii="Times New Roman" w:hAnsi="Times New Roman" w:cs="Times New Roman"/>
              </w:rPr>
            </w:pPr>
            <w:ins w:id="613"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14" w:author="Jacek" w:date="2015-02-25T09:02:00Z"/>
                <w:rFonts w:ascii="Times New Roman" w:eastAsiaTheme="minorHAnsi" w:hAnsi="Times New Roman" w:cs="Times New Roman"/>
              </w:rPr>
            </w:pPr>
            <w:ins w:id="615"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16"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17" w:author="Jacek" w:date="2015-02-25T09:02:00Z"/>
                <w:rFonts w:ascii="Times New Roman" w:hAnsi="Times New Roman" w:cs="Times New Roman"/>
              </w:rPr>
            </w:pPr>
            <w:ins w:id="618"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19" w:author="Jacek" w:date="2015-02-25T09:02:00Z"/>
                <w:rFonts w:ascii="Times New Roman" w:hAnsi="Times New Roman" w:cs="Times New Roman"/>
              </w:rPr>
            </w:pPr>
            <w:ins w:id="620"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21" w:author="Jacek" w:date="2015-02-25T09:02:00Z"/>
                <w:rFonts w:ascii="Times New Roman" w:hAnsi="Times New Roman" w:cs="Times New Roman"/>
              </w:rPr>
            </w:pPr>
            <w:ins w:id="622"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23"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24" w:author="Jacek" w:date="2015-02-25T09:02:00Z"/>
                <w:rFonts w:ascii="Times New Roman" w:hAnsi="Times New Roman" w:cs="Times New Roman"/>
              </w:rPr>
            </w:pPr>
            <w:ins w:id="62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26" w:author="Jacek" w:date="2015-02-25T09:02:00Z"/>
                <w:rFonts w:ascii="Times New Roman" w:eastAsiaTheme="minorHAnsi" w:hAnsi="Times New Roman" w:cs="Times New Roman"/>
              </w:rPr>
            </w:pPr>
            <w:ins w:id="627"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28" w:author="Jacek" w:date="2015-02-25T09:02:00Z"/>
        </w:rPr>
      </w:pPr>
    </w:p>
    <w:p w14:paraId="658937AD" w14:textId="77777777" w:rsidR="00F21AE8" w:rsidRDefault="00F21AE8"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lastRenderedPageBreak/>
              <w:t>If manual one by one head professor chooses up to “</w:t>
            </w:r>
            <w:proofErr w:type="spellStart"/>
            <w:r w:rsidRPr="00900A1E">
              <w:rPr>
                <w:rFonts w:eastAsia="Times New Roman" w:cs="Times New Roman"/>
                <w:b/>
                <w:sz w:val="24"/>
              </w:rPr>
              <w:t>project_max</w:t>
            </w:r>
            <w:proofErr w:type="spellEnd"/>
            <w:r w:rsidRPr="00900A1E">
              <w:rPr>
                <w:rFonts w:eastAsia="Times New Roman" w:cs="Times New Roman"/>
                <w:b/>
                <w:sz w:val="24"/>
              </w:rPr>
              <w:t>”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lastRenderedPageBreak/>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w:t>
            </w:r>
            <w:proofErr w:type="spellStart"/>
            <w:r w:rsidRPr="00900A1E">
              <w:rPr>
                <w:rFonts w:eastAsia="Times New Roman" w:cs="Times New Roman"/>
                <w:b/>
                <w:sz w:val="24"/>
              </w:rPr>
              <w:t>project_max</w:t>
            </w:r>
            <w:proofErr w:type="spellEnd"/>
            <w:r w:rsidRPr="00900A1E">
              <w:rPr>
                <w:rFonts w:eastAsia="Times New Roman" w:cs="Times New Roman"/>
                <w:b/>
                <w:sz w:val="24"/>
              </w:rPr>
              <w:t>”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lastRenderedPageBreak/>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 xml:space="preserve">FIU Panther </w:t>
            </w:r>
            <w:proofErr w:type="spellStart"/>
            <w:r w:rsidRPr="008F00D6">
              <w:rPr>
                <w:rFonts w:eastAsia="Times New Roman" w:cs="Times New Roman"/>
                <w:b/>
                <w:sz w:val="24"/>
              </w:rPr>
              <w:t>EMail</w:t>
            </w:r>
            <w:proofErr w:type="spellEnd"/>
            <w:r w:rsidRPr="008F00D6">
              <w:rPr>
                <w:rFonts w:eastAsia="Times New Roman" w:cs="Times New Roman"/>
                <w:b/>
                <w:sz w:val="24"/>
              </w:rPr>
              <w:t xml:space="preserve">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lastRenderedPageBreak/>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w:t>
            </w:r>
            <w:proofErr w:type="gramStart"/>
            <w:r w:rsidRPr="008F00D6">
              <w:rPr>
                <w:rFonts w:eastAsia="Times New Roman" w:cs="Times New Roman"/>
                <w:sz w:val="24"/>
              </w:rPr>
              <w:t>the  property</w:t>
            </w:r>
            <w:proofErr w:type="gramEnd"/>
            <w:r w:rsidRPr="008F00D6">
              <w:rPr>
                <w:rFonts w:eastAsia="Times New Roman" w:cs="Times New Roman"/>
                <w:sz w:val="24"/>
              </w:rPr>
              <w:t xml:space="preserve">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SPW sends a request to the API to refresh the </w:t>
            </w:r>
            <w:r w:rsidRPr="008F00D6">
              <w:rPr>
                <w:rFonts w:eastAsia="Times New Roman" w:cs="Times New Roman"/>
                <w:sz w:val="24"/>
              </w:rPr>
              <w:lastRenderedPageBreak/>
              <w:t>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send  this LinkedIn Code to the LinkedIn </w:t>
            </w:r>
            <w:proofErr w:type="spellStart"/>
            <w:r w:rsidRPr="008F00D6">
              <w:rPr>
                <w:rFonts w:eastAsia="Times New Roman" w:cs="Times New Roman"/>
                <w:sz w:val="24"/>
              </w:rPr>
              <w:t>OAuth</w:t>
            </w:r>
            <w:proofErr w:type="spellEnd"/>
            <w:r w:rsidRPr="008F00D6">
              <w:rPr>
                <w:rFonts w:eastAsia="Times New Roman" w:cs="Times New Roman"/>
                <w:sz w:val="24"/>
              </w:rPr>
              <w:t xml:space="preserve">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LinkedIn </w:t>
            </w:r>
            <w:proofErr w:type="spellStart"/>
            <w:r w:rsidRPr="008F00D6">
              <w:rPr>
                <w:rFonts w:eastAsia="Times New Roman" w:cs="Times New Roman"/>
                <w:sz w:val="24"/>
              </w:rPr>
              <w:t>OAuth</w:t>
            </w:r>
            <w:proofErr w:type="spellEnd"/>
            <w:r w:rsidRPr="008F00D6">
              <w:rPr>
                <w:rFonts w:eastAsia="Times New Roman" w:cs="Times New Roman"/>
                <w:sz w:val="24"/>
              </w:rPr>
              <w:t xml:space="preserve">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calls LinkedIn API with the LinkedIn Token requesting for his user: LinkedIn ID, First name, Last name, e-mail,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request database to update Biography for </w:t>
            </w:r>
            <w:r w:rsidRPr="008F00D6">
              <w:rPr>
                <w:rFonts w:eastAsia="Times New Roman" w:cs="Times New Roman"/>
                <w:sz w:val="24"/>
              </w:rPr>
              <w:lastRenderedPageBreak/>
              <w:t>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request database to update picture </w:t>
            </w:r>
            <w:proofErr w:type="spellStart"/>
            <w:r w:rsidRPr="008F00D6">
              <w:rPr>
                <w:rFonts w:eastAsia="Times New Roman" w:cs="Times New Roman"/>
                <w:sz w:val="24"/>
              </w:rPr>
              <w:t>url</w:t>
            </w:r>
            <w:proofErr w:type="spellEnd"/>
            <w:r w:rsidRPr="008F00D6">
              <w:rPr>
                <w:rFonts w:eastAsia="Times New Roman" w:cs="Times New Roman"/>
                <w:sz w:val="24"/>
              </w:rPr>
              <w:t xml:space="preserve">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 xml:space="preserve">In step 13 if  user profile has picture </w:t>
            </w:r>
            <w:proofErr w:type="spellStart"/>
            <w:r w:rsidRPr="008F00D6">
              <w:rPr>
                <w:rFonts w:eastAsia="Times New Roman" w:cs="Times New Roman"/>
                <w:sz w:val="24"/>
              </w:rPr>
              <w:t>url</w:t>
            </w:r>
            <w:proofErr w:type="spellEnd"/>
            <w:r w:rsidRPr="008F00D6">
              <w:rPr>
                <w:rFonts w:eastAsia="Times New Roman" w:cs="Times New Roman"/>
                <w:sz w:val="24"/>
              </w:rPr>
              <w:t xml:space="preserve">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lastRenderedPageBreak/>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requests the past projects information  to </w:t>
            </w:r>
            <w:r w:rsidRPr="008F00D6">
              <w:rPr>
                <w:rFonts w:eastAsia="Times New Roman" w:cs="Times New Roman"/>
                <w:sz w:val="24"/>
              </w:rPr>
              <w:lastRenderedPageBreak/>
              <w:t>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lastRenderedPageBreak/>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 xml:space="preserve">The System previously filled the drop down menu </w:t>
            </w:r>
            <w:r w:rsidRPr="008F00D6">
              <w:rPr>
                <w:rFonts w:cs="Times New Roman"/>
                <w:color w:val="000000"/>
                <w:sz w:val="24"/>
                <w:szCs w:val="24"/>
              </w:rPr>
              <w:lastRenderedPageBreak/>
              <w:t>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 xml:space="preserve">Server send a request to database to remove the </w:t>
            </w:r>
            <w:r w:rsidRPr="008F00D6">
              <w:rPr>
                <w:rFonts w:cs="Times New Roman"/>
                <w:sz w:val="24"/>
                <w:szCs w:val="24"/>
              </w:rPr>
              <w:lastRenderedPageBreak/>
              <w:t>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w:t>
            </w:r>
            <w:proofErr w:type="spellStart"/>
            <w:r w:rsidRPr="008F00D6">
              <w:rPr>
                <w:rFonts w:eastAsia="Times New Roman" w:cs="Times New Roman"/>
                <w:i/>
              </w:rPr>
              <w:t>dd</w:t>
            </w:r>
            <w:proofErr w:type="spellEnd"/>
            <w:r w:rsidRPr="008F00D6">
              <w:rPr>
                <w:rFonts w:eastAsia="Times New Roman" w:cs="Times New Roman"/>
                <w:i/>
              </w:rPr>
              <w:t>/</w:t>
            </w:r>
            <w:proofErr w:type="spellStart"/>
            <w:r w:rsidRPr="008F00D6">
              <w:rPr>
                <w:rFonts w:eastAsia="Times New Roman" w:cs="Times New Roman"/>
                <w:i/>
              </w:rPr>
              <w:t>yyyy</w:t>
            </w:r>
            <w:proofErr w:type="spellEnd"/>
            <w:r w:rsidRPr="008F00D6">
              <w:rPr>
                <w:rFonts w:eastAsia="Times New Roman" w:cs="Times New Roman"/>
                <w:i/>
              </w:rPr>
              <w:t>.</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4.      The system sends </w:t>
            </w:r>
            <w:proofErr w:type="gramStart"/>
            <w:r w:rsidRPr="008F00D6">
              <w:rPr>
                <w:rFonts w:ascii="Calibri" w:eastAsia="Times New Roman" w:hAnsi="Calibri" w:cs="Times New Roman"/>
                <w:color w:val="000000"/>
                <w:sz w:val="24"/>
                <w:szCs w:val="24"/>
              </w:rPr>
              <w:t>a requests</w:t>
            </w:r>
            <w:proofErr w:type="gramEnd"/>
            <w:r w:rsidRPr="008F00D6">
              <w:rPr>
                <w:rFonts w:ascii="Calibri" w:eastAsia="Times New Roman" w:hAnsi="Calibri" w:cs="Times New Roman"/>
                <w:color w:val="000000"/>
                <w:sz w:val="24"/>
                <w:szCs w:val="24"/>
              </w:rPr>
              <w:t xml:space="preserve">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sends </w:t>
            </w:r>
            <w:proofErr w:type="gramStart"/>
            <w:r w:rsidRPr="008F00D6">
              <w:rPr>
                <w:rFonts w:eastAsia="Times New Roman" w:cs="Times New Roman"/>
                <w:sz w:val="24"/>
                <w:szCs w:val="24"/>
              </w:rPr>
              <w:t>a requests</w:t>
            </w:r>
            <w:proofErr w:type="gramEnd"/>
            <w:r w:rsidRPr="008F00D6">
              <w:rPr>
                <w:rFonts w:eastAsia="Times New Roman" w:cs="Times New Roman"/>
                <w:sz w:val="24"/>
                <w:szCs w:val="24"/>
              </w:rPr>
              <w:t xml:space="preserve">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bookmarkStart w:id="629" w:name="_Toc393726788"/>
    <w:p w14:paraId="1B2A75F7" w14:textId="77777777" w:rsidR="00FF3276" w:rsidRPr="008F00D6" w:rsidRDefault="00FF3276"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1008" behindDoc="0" locked="0" layoutInCell="1" allowOverlap="1" wp14:anchorId="301864B5" wp14:editId="32DC36F7">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B – Use Case Diagrams</w:t>
      </w:r>
      <w:bookmarkEnd w:id="629"/>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4">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 xml:space="preserve">ases from SWPv.3 unchanged in this </w:t>
      </w:r>
      <w:proofErr w:type="gramStart"/>
      <w:r w:rsidR="006560EB" w:rsidRPr="006560EB">
        <w:rPr>
          <w:b/>
          <w:sz w:val="32"/>
        </w:rPr>
        <w:t>version:</w:t>
      </w:r>
      <w:proofErr w:type="gramEnd"/>
    </w:p>
    <w:p w14:paraId="576C3F40" w14:textId="77777777" w:rsidR="006560EB" w:rsidRPr="008F00D6" w:rsidRDefault="006560EB" w:rsidP="006560EB">
      <w:pPr>
        <w:ind w:left="720"/>
        <w:jc w:val="center"/>
      </w:pPr>
      <w:r w:rsidRPr="008F00D6">
        <w:rPr>
          <w:sz w:val="24"/>
        </w:rPr>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lastRenderedPageBreak/>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bookmarkStart w:id="630" w:name="_Toc393726789"/>
    <w:p w14:paraId="22DCB434" w14:textId="77777777" w:rsidR="00E04B8B" w:rsidRPr="008F00D6" w:rsidRDefault="00E04B8B"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3056" behindDoc="0" locked="0" layoutInCell="1" allowOverlap="1" wp14:anchorId="7E3A59D7" wp14:editId="1F959567">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630"/>
    </w:p>
    <w:p w14:paraId="07F9E25F" w14:textId="77777777" w:rsidR="00720596" w:rsidRDefault="00720596" w:rsidP="00E04B8B">
      <w:pPr>
        <w:spacing w:after="200" w:line="360" w:lineRule="auto"/>
        <w:ind w:left="720"/>
        <w:jc w:val="left"/>
      </w:pPr>
    </w:p>
    <w:p w14:paraId="186E01D3" w14:textId="77777777" w:rsidR="00720596" w:rsidRDefault="00720596" w:rsidP="00E04B8B">
      <w:pPr>
        <w:spacing w:after="200" w:line="360" w:lineRule="auto"/>
        <w:ind w:left="720"/>
        <w:jc w:val="left"/>
      </w:pPr>
      <w:r>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 xml:space="preserve">Largely unchanged from SPWv.3. Any pertinent change noted below. </w:t>
      </w:r>
      <w:proofErr w:type="gramStart"/>
      <w:r>
        <w:t>Mainly just added views for matchmaking.</w:t>
      </w:r>
      <w:proofErr w:type="gramEnd"/>
      <w:r>
        <w:t xml:space="preserve"> </w:t>
      </w:r>
      <w:proofErr w:type="gramStart"/>
      <w:r>
        <w:t>Changed/added controller and model functions.</w:t>
      </w:r>
      <w:proofErr w:type="gramEnd"/>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4">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bookmarkStart w:id="631" w:name="_Toc393726790"/>
    <w:p w14:paraId="5ED3BCD4" w14:textId="36622FD2" w:rsidR="00680D8C" w:rsidRPr="00680D8C" w:rsidRDefault="00222923" w:rsidP="00680D8C">
      <w:pPr>
        <w:pStyle w:val="H2"/>
        <w:numPr>
          <w:ilvl w:val="1"/>
          <w:numId w:val="10"/>
        </w:numPr>
        <w:outlineLvl w:val="1"/>
      </w:pPr>
      <w:r w:rsidRPr="008F00D6">
        <w:rPr>
          <w:noProof/>
        </w:rPr>
        <mc:AlternateContent>
          <mc:Choice Requires="wps">
            <w:drawing>
              <wp:anchor distT="0" distB="0" distL="114300" distR="114300" simplePos="0" relativeHeight="25169510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631"/>
    </w:p>
    <w:p w14:paraId="3CC5FC9D" w14:textId="77777777" w:rsidR="00680D8C" w:rsidRDefault="00680D8C" w:rsidP="00680D8C">
      <w:pPr>
        <w:spacing w:after="200" w:line="276" w:lineRule="auto"/>
        <w:jc w:val="left"/>
        <w:rPr>
          <w:ins w:id="632" w:author="Jacek" w:date="2015-02-25T09:31:00Z"/>
        </w:rPr>
      </w:pPr>
    </w:p>
    <w:p w14:paraId="64770870" w14:textId="39948F83" w:rsidR="00A6615B" w:rsidRDefault="00A6615B" w:rsidP="00680D8C">
      <w:pPr>
        <w:spacing w:after="200" w:line="276" w:lineRule="auto"/>
        <w:jc w:val="left"/>
        <w:rPr>
          <w:ins w:id="633" w:author="Jacek" w:date="2015-02-25T09:13:00Z"/>
        </w:rPr>
      </w:pPr>
      <w:ins w:id="634" w:author="Jacek" w:date="2015-02-25T09:34:00Z">
        <w:r>
          <w:t>SPW5_101 Change user</w:t>
        </w:r>
      </w:ins>
      <w:ins w:id="635" w:author="Jacek" w:date="2015-02-25T09:35:00Z">
        <w:r>
          <w:t>’s password</w:t>
        </w:r>
      </w:ins>
    </w:p>
    <w:p w14:paraId="50AE9EBF" w14:textId="77777777" w:rsidR="00680D8C" w:rsidRDefault="00680D8C" w:rsidP="00680D8C">
      <w:pPr>
        <w:spacing w:after="200" w:line="276" w:lineRule="auto"/>
        <w:jc w:val="left"/>
        <w:rPr>
          <w:ins w:id="636" w:author="Jacek" w:date="2015-02-25T09:29:00Z"/>
        </w:rPr>
      </w:pPr>
      <w:ins w:id="637"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638" w:author="Jacek" w:date="2015-02-25T09:27:00Z"/>
        </w:rPr>
      </w:pPr>
      <w:ins w:id="639" w:author="Jacek" w:date="2015-02-25T09:32:00Z">
        <w:r>
          <w:t>SPW5_104 Request change of password</w:t>
        </w:r>
      </w:ins>
    </w:p>
    <w:p w14:paraId="79BF3AEE" w14:textId="77777777" w:rsidR="00680D8C" w:rsidRDefault="00680D8C" w:rsidP="00680D8C">
      <w:pPr>
        <w:spacing w:after="200" w:line="276" w:lineRule="auto"/>
        <w:jc w:val="left"/>
        <w:rPr>
          <w:ins w:id="640" w:author="Jacek" w:date="2015-02-25T09:33:00Z"/>
        </w:rPr>
      </w:pPr>
      <w:ins w:id="641" w:author="Jacek" w:date="2015-02-25T09:27:00Z">
        <w:r>
          <w:rPr>
            <w:noProof/>
          </w:rPr>
          <w:drawing>
            <wp:inline distT="0" distB="0" distL="0" distR="0" wp14:anchorId="48411FA4" wp14:editId="7635670C">
              <wp:extent cx="5943600" cy="2503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_forgot_password_usecas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ins>
    </w:p>
    <w:p w14:paraId="5232F788" w14:textId="77777777" w:rsidR="00A6615B" w:rsidRDefault="00A6615B" w:rsidP="00680D8C">
      <w:pPr>
        <w:spacing w:after="200" w:line="276" w:lineRule="auto"/>
        <w:jc w:val="left"/>
        <w:rPr>
          <w:ins w:id="642" w:author="Jacek" w:date="2015-02-25T09:33:00Z"/>
        </w:rPr>
      </w:pPr>
    </w:p>
    <w:p w14:paraId="084F0A8E" w14:textId="77777777" w:rsidR="00A6615B" w:rsidRDefault="00A6615B" w:rsidP="00680D8C">
      <w:pPr>
        <w:spacing w:after="200" w:line="276" w:lineRule="auto"/>
        <w:jc w:val="left"/>
        <w:rPr>
          <w:ins w:id="643" w:author="Jacek" w:date="2015-02-25T09:33:00Z"/>
        </w:rPr>
      </w:pPr>
    </w:p>
    <w:p w14:paraId="5B549D83" w14:textId="77777777" w:rsidR="00A6615B" w:rsidRDefault="00A6615B" w:rsidP="00680D8C">
      <w:pPr>
        <w:spacing w:after="200" w:line="276" w:lineRule="auto"/>
        <w:jc w:val="left"/>
        <w:rPr>
          <w:ins w:id="644" w:author="Jacek" w:date="2015-02-25T09:33:00Z"/>
        </w:rPr>
      </w:pPr>
    </w:p>
    <w:p w14:paraId="582B7FB5" w14:textId="77777777" w:rsidR="00A6615B" w:rsidRDefault="00A6615B" w:rsidP="00680D8C">
      <w:pPr>
        <w:spacing w:after="200" w:line="276" w:lineRule="auto"/>
        <w:jc w:val="left"/>
        <w:rPr>
          <w:ins w:id="645" w:author="Jacek" w:date="2015-02-25T09:33:00Z"/>
        </w:rPr>
      </w:pPr>
    </w:p>
    <w:p w14:paraId="17CF29C8" w14:textId="02D2E573" w:rsidR="00A6615B" w:rsidRDefault="00A6615B" w:rsidP="00680D8C">
      <w:pPr>
        <w:spacing w:after="200" w:line="276" w:lineRule="auto"/>
        <w:jc w:val="left"/>
        <w:rPr>
          <w:ins w:id="646" w:author="Jacek" w:date="2015-02-25T09:27:00Z"/>
        </w:rPr>
      </w:pPr>
      <w:ins w:id="647" w:author="Jacek" w:date="2015-02-25T09:33:00Z">
        <w:r>
          <w:lastRenderedPageBreak/>
          <w:t>SPW5_105 Change forgotten password</w:t>
        </w:r>
      </w:ins>
    </w:p>
    <w:p w14:paraId="67303CF5" w14:textId="77777777" w:rsidR="00A6615B" w:rsidRDefault="00A6615B" w:rsidP="00680D8C">
      <w:pPr>
        <w:spacing w:after="200" w:line="276" w:lineRule="auto"/>
        <w:jc w:val="left"/>
        <w:rPr>
          <w:ins w:id="648" w:author="Jacek" w:date="2015-02-25T09:29:00Z"/>
        </w:rPr>
      </w:pPr>
      <w:ins w:id="649"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1">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650" w:author="Jacek" w:date="2015-02-25T09:29:00Z"/>
        </w:rPr>
      </w:pPr>
      <w:ins w:id="651" w:author="Jacek" w:date="2015-02-25T09:35:00Z">
        <w:r>
          <w:t>SPW5_106 Change profile picture</w:t>
        </w:r>
      </w:ins>
      <w:bookmarkStart w:id="652" w:name="_GoBack"/>
      <w:bookmarkEnd w:id="652"/>
    </w:p>
    <w:p w14:paraId="2E3A201F" w14:textId="5C9E9776" w:rsidR="004F33B0" w:rsidRDefault="00A6615B" w:rsidP="00680D8C">
      <w:pPr>
        <w:spacing w:after="200" w:line="276" w:lineRule="auto"/>
        <w:jc w:val="left"/>
      </w:pPr>
      <w:ins w:id="653" w:author="Jacek" w:date="2015-02-25T09:30:00Z">
        <w:r>
          <w:rPr>
            <w:noProof/>
          </w:rPr>
          <w:drawing>
            <wp:inline distT="0" distB="0" distL="0" distR="0" wp14:anchorId="4B257C35" wp14:editId="39C8B93C">
              <wp:extent cx="5943600" cy="2901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ins>
      <w:r w:rsidR="004F33B0">
        <w:br w:type="page"/>
      </w:r>
    </w:p>
    <w:p w14:paraId="06EF1D15" w14:textId="3A37D3A6" w:rsidR="00222923" w:rsidRDefault="00A6615B" w:rsidP="00E04B8B">
      <w:pPr>
        <w:spacing w:after="200" w:line="360" w:lineRule="auto"/>
        <w:ind w:left="720"/>
        <w:jc w:val="left"/>
      </w:pPr>
      <w:r>
        <w:rPr>
          <w:noProof/>
        </w:rPr>
        <w:lastRenderedPageBreak/>
        <w:drawing>
          <wp:anchor distT="0" distB="0" distL="114300" distR="114300" simplePos="0" relativeHeight="251710464" behindDoc="0" locked="0" layoutInCell="1" allowOverlap="1" wp14:anchorId="7F6C5BF9" wp14:editId="0ABF47C0">
            <wp:simplePos x="0" y="0"/>
            <wp:positionH relativeFrom="column">
              <wp:posOffset>-883285</wp:posOffset>
            </wp:positionH>
            <wp:positionV relativeFrom="paragraph">
              <wp:posOffset>-2212340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33">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r w:rsidR="004F33B0">
        <w:t>SPW4_101 is the similar to SPW3_205 from SPW3 document</w:t>
      </w:r>
      <w:r w:rsidR="00FE2766">
        <w:t xml:space="preserve"> (changed only on boundary)</w:t>
      </w:r>
    </w:p>
    <w:p w14:paraId="1E3B5D9D" w14:textId="77777777"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34">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lastRenderedPageBreak/>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bookmarkStart w:id="654" w:name="_Toc393726791"/>
    <w:p w14:paraId="200D56EB" w14:textId="77777777" w:rsidR="00FE2766" w:rsidRPr="008F00D6" w:rsidRDefault="00FE2766"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8176"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654"/>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bookmarkStart w:id="655" w:name="_Toc393726792"/>
    <w:p w14:paraId="310107B5" w14:textId="77777777" w:rsidR="00AC393C" w:rsidRPr="008F00D6" w:rsidRDefault="00AC393C" w:rsidP="00B81849">
      <w:pPr>
        <w:pStyle w:val="H2"/>
        <w:numPr>
          <w:ilvl w:val="1"/>
          <w:numId w:val="10"/>
        </w:numPr>
      </w:pPr>
      <w:r w:rsidRPr="008F00D6">
        <w:rPr>
          <w:noProof/>
        </w:rPr>
        <w:lastRenderedPageBreak/>
        <mc:AlternateContent>
          <mc:Choice Requires="wps">
            <w:drawing>
              <wp:anchor distT="0" distB="0" distL="114300" distR="114300" simplePos="0" relativeHeight="25170022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6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655"/>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711488"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656" w:name="_Toc393726793"/>
      <w:r w:rsidRPr="008F00D6">
        <w:rPr>
          <w:noProof/>
        </w:rPr>
        <w:lastRenderedPageBreak/>
        <mc:AlternateContent>
          <mc:Choice Requires="wpg">
            <w:drawing>
              <wp:anchor distT="0" distB="0" distL="114300" distR="114300" simplePos="0" relativeHeight="251702272"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680D8C" w:rsidRPr="00C70986" w:rsidRDefault="00680D8C"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55" o:spid="_x0000_s1042" style="position:absolute;left:0;text-align:left;margin-left:2.65pt;margin-top:-8.8pt;width:455.25pt;height:68.25pt;z-index:-25161420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680D8C" w:rsidRPr="00C70986" w:rsidRDefault="00680D8C"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1" o:title=""/>
                  <v:path arrowok="t"/>
                </v:shape>
                <w10:wrap type="tight"/>
              </v:group>
            </w:pict>
          </mc:Fallback>
        </mc:AlternateContent>
      </w:r>
      <w:r w:rsidRPr="008F00D6">
        <w:t>Glossary</w:t>
      </w:r>
      <w:bookmarkEnd w:id="656"/>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657" w:name="_Toc393718987"/>
      <w:bookmarkStart w:id="658"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657"/>
      <w:bookmarkEnd w:id="658"/>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659" w:name="_Toc393718988"/>
      <w:bookmarkStart w:id="660"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659"/>
      <w:bookmarkEnd w:id="660"/>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661" w:name="_Toc393718989"/>
      <w:bookmarkStart w:id="662"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661"/>
      <w:bookmarkEnd w:id="662"/>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663" w:name="_Toc393718990"/>
      <w:bookmarkStart w:id="664"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663"/>
      <w:bookmarkEnd w:id="664"/>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665" w:name="_Toc393718991"/>
      <w:bookmarkStart w:id="666"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665"/>
      <w:bookmarkEnd w:id="666"/>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667" w:name="_Toc393718992"/>
      <w:bookmarkStart w:id="668"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667"/>
      <w:bookmarkEnd w:id="668"/>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669" w:name="_Toc393718993"/>
      <w:bookmarkStart w:id="670"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669"/>
      <w:bookmarkEnd w:id="670"/>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671" w:name="_Toc393718994"/>
      <w:bookmarkStart w:id="672"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671"/>
      <w:bookmarkEnd w:id="672"/>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673" w:name="_Toc393718995"/>
      <w:bookmarkStart w:id="674"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673"/>
      <w:bookmarkEnd w:id="674"/>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w:t>
      </w:r>
      <w:proofErr w:type="gramStart"/>
      <w:r>
        <w:t>time in a computer do</w:t>
      </w:r>
      <w:proofErr w:type="gramEnd"/>
      <w:r>
        <w:t xml:space="preserve">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675" w:name="_Toc393726803"/>
      <w:r w:rsidRPr="008F00D6">
        <w:rPr>
          <w:noProof/>
        </w:rPr>
        <w:lastRenderedPageBreak/>
        <mc:AlternateContent>
          <mc:Choice Requires="wpg">
            <w:drawing>
              <wp:anchor distT="0" distB="0" distL="114300" distR="114300" simplePos="0" relativeHeight="25170432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680D8C" w:rsidRPr="00C70986" w:rsidRDefault="00680D8C"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2" o:spid="_x0000_s1046" style="position:absolute;left:0;text-align:left;margin-left:2.65pt;margin-top:-8.8pt;width:455.25pt;height:68.25pt;z-index:-25161216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680D8C" w:rsidRPr="00C70986" w:rsidRDefault="00680D8C"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1" o:title=""/>
                  <v:path arrowok="t"/>
                </v:shape>
                <w10:wrap type="tight"/>
              </v:group>
            </w:pict>
          </mc:Fallback>
        </mc:AlternateContent>
      </w:r>
      <w:r w:rsidRPr="008F00D6">
        <w:t>References</w:t>
      </w:r>
      <w:bookmarkEnd w:id="675"/>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 xml:space="preserve">Christopher </w:t>
      </w:r>
      <w:proofErr w:type="spellStart"/>
      <w:r>
        <w:rPr>
          <w:sz w:val="24"/>
          <w:highlight w:val="white"/>
        </w:rPr>
        <w:t>Kerrutt</w:t>
      </w:r>
      <w:proofErr w:type="spellEnd"/>
      <w:r>
        <w:rPr>
          <w:sz w:val="24"/>
          <w:highlight w:val="white"/>
        </w:rPr>
        <w: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8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1" w:author="Masoud Sadjadi" w:date="2015-02-23T10:58:00Z" w:initials="MS">
    <w:p w14:paraId="1209C039" w14:textId="58869D3F" w:rsidR="00680D8C" w:rsidRDefault="00680D8C">
      <w:pPr>
        <w:pStyle w:val="CommentText"/>
      </w:pPr>
      <w:r>
        <w:rPr>
          <w:rStyle w:val="CommentReference"/>
        </w:rPr>
        <w:annotationRef/>
      </w:r>
      <w:r>
        <w:t>This is not related to Impersonating a user!!!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6478E" w14:textId="77777777" w:rsidR="005717DA" w:rsidRDefault="005717DA" w:rsidP="00B80CBB">
      <w:pPr>
        <w:spacing w:after="0" w:line="240" w:lineRule="auto"/>
      </w:pPr>
      <w:r>
        <w:separator/>
      </w:r>
    </w:p>
  </w:endnote>
  <w:endnote w:type="continuationSeparator" w:id="0">
    <w:p w14:paraId="0829B163" w14:textId="77777777" w:rsidR="005717DA" w:rsidRDefault="005717DA"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E1FD8" w14:textId="77777777" w:rsidR="00680D8C" w:rsidRDefault="00680D8C">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A6615B">
      <w:rPr>
        <w:rFonts w:cs="Times New Roman"/>
        <w:noProof/>
        <w:sz w:val="20"/>
        <w:szCs w:val="20"/>
      </w:rPr>
      <w:t>78</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4C136F" w14:textId="77777777" w:rsidR="005717DA" w:rsidRDefault="005717DA" w:rsidP="00B80CBB">
      <w:pPr>
        <w:spacing w:after="0" w:line="240" w:lineRule="auto"/>
      </w:pPr>
      <w:r>
        <w:separator/>
      </w:r>
    </w:p>
  </w:footnote>
  <w:footnote w:type="continuationSeparator" w:id="0">
    <w:p w14:paraId="6F4D0978" w14:textId="77777777" w:rsidR="005717DA" w:rsidRDefault="005717DA"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0">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0">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9">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43">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8">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9">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4">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8">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6">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57"/>
  </w:num>
  <w:num w:numId="3">
    <w:abstractNumId w:val="10"/>
  </w:num>
  <w:num w:numId="4">
    <w:abstractNumId w:val="63"/>
  </w:num>
  <w:num w:numId="5">
    <w:abstractNumId w:val="14"/>
  </w:num>
  <w:num w:numId="6">
    <w:abstractNumId w:val="5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num>
  <w:num w:numId="8">
    <w:abstractNumId w:val="13"/>
  </w:num>
  <w:num w:numId="9">
    <w:abstractNumId w:val="30"/>
  </w:num>
  <w:num w:numId="10">
    <w:abstractNumId w:val="42"/>
  </w:num>
  <w:num w:numId="11">
    <w:abstractNumId w:val="24"/>
  </w:num>
  <w:num w:numId="12">
    <w:abstractNumId w:val="38"/>
  </w:num>
  <w:num w:numId="13">
    <w:abstractNumId w:val="3"/>
  </w:num>
  <w:num w:numId="14">
    <w:abstractNumId w:val="47"/>
  </w:num>
  <w:num w:numId="15">
    <w:abstractNumId w:val="12"/>
  </w:num>
  <w:num w:numId="16">
    <w:abstractNumId w:val="1"/>
  </w:num>
  <w:num w:numId="17">
    <w:abstractNumId w:val="50"/>
  </w:num>
  <w:num w:numId="18">
    <w:abstractNumId w:val="39"/>
  </w:num>
  <w:num w:numId="19">
    <w:abstractNumId w:val="66"/>
  </w:num>
  <w:num w:numId="20">
    <w:abstractNumId w:val="3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6"/>
  </w:num>
  <w:num w:numId="23">
    <w:abstractNumId w:val="21"/>
  </w:num>
  <w:num w:numId="24">
    <w:abstractNumId w:val="11"/>
  </w:num>
  <w:num w:numId="25">
    <w:abstractNumId w:val="43"/>
  </w:num>
  <w:num w:numId="26">
    <w:abstractNumId w:val="34"/>
  </w:num>
  <w:num w:numId="27">
    <w:abstractNumId w:val="48"/>
  </w:num>
  <w:num w:numId="28">
    <w:abstractNumId w:val="65"/>
  </w:num>
  <w:num w:numId="29">
    <w:abstractNumId w:val="26"/>
  </w:num>
  <w:num w:numId="30">
    <w:abstractNumId w:val="7"/>
  </w:num>
  <w:num w:numId="31">
    <w:abstractNumId w:val="37"/>
  </w:num>
  <w:num w:numId="32">
    <w:abstractNumId w:val="53"/>
  </w:num>
  <w:num w:numId="33">
    <w:abstractNumId w:val="60"/>
  </w:num>
  <w:num w:numId="34">
    <w:abstractNumId w:val="28"/>
  </w:num>
  <w:num w:numId="35">
    <w:abstractNumId w:val="29"/>
  </w:num>
  <w:num w:numId="36">
    <w:abstractNumId w:val="0"/>
  </w:num>
  <w:num w:numId="37">
    <w:abstractNumId w:val="20"/>
  </w:num>
  <w:num w:numId="38">
    <w:abstractNumId w:val="2"/>
  </w:num>
  <w:num w:numId="39">
    <w:abstractNumId w:val="8"/>
  </w:num>
  <w:num w:numId="40">
    <w:abstractNumId w:val="19"/>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3"/>
  </w:num>
  <w:num w:numId="46">
    <w:abstractNumId w:val="55"/>
  </w:num>
  <w:num w:numId="47">
    <w:abstractNumId w:val="17"/>
  </w:num>
  <w:num w:numId="48">
    <w:abstractNumId w:val="5"/>
  </w:num>
  <w:num w:numId="49">
    <w:abstractNumId w:val="51"/>
  </w:num>
  <w:num w:numId="50">
    <w:abstractNumId w:val="6"/>
  </w:num>
  <w:num w:numId="51">
    <w:abstractNumId w:val="33"/>
  </w:num>
  <w:num w:numId="52">
    <w:abstractNumId w:val="58"/>
  </w:num>
  <w:num w:numId="53">
    <w:abstractNumId w:val="64"/>
  </w:num>
  <w:num w:numId="54">
    <w:abstractNumId w:val="9"/>
  </w:num>
  <w:num w:numId="55">
    <w:abstractNumId w:val="31"/>
  </w:num>
  <w:num w:numId="56">
    <w:abstractNumId w:val="36"/>
  </w:num>
  <w:num w:numId="57">
    <w:abstractNumId w:val="4"/>
  </w:num>
  <w:num w:numId="58">
    <w:abstractNumId w:val="41"/>
  </w:num>
  <w:num w:numId="59">
    <w:abstractNumId w:val="52"/>
  </w:num>
  <w:num w:numId="60">
    <w:abstractNumId w:val="59"/>
  </w:num>
  <w:num w:numId="61">
    <w:abstractNumId w:val="15"/>
  </w:num>
  <w:num w:numId="62">
    <w:abstractNumId w:val="61"/>
  </w:num>
  <w:num w:numId="63">
    <w:abstractNumId w:val="49"/>
  </w:num>
  <w:num w:numId="64">
    <w:abstractNumId w:val="18"/>
  </w:num>
  <w:num w:numId="65">
    <w:abstractNumId w:val="16"/>
  </w:num>
  <w:num w:numId="66">
    <w:abstractNumId w:val="45"/>
  </w:num>
  <w:num w:numId="67">
    <w:abstractNumId w:val="54"/>
  </w:num>
  <w:num w:numId="68">
    <w:abstractNumId w:val="2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569E"/>
    <w:rsid w:val="0018548F"/>
    <w:rsid w:val="00222923"/>
    <w:rsid w:val="002272B4"/>
    <w:rsid w:val="002F39E4"/>
    <w:rsid w:val="0040780A"/>
    <w:rsid w:val="00452A67"/>
    <w:rsid w:val="00494D89"/>
    <w:rsid w:val="004A7470"/>
    <w:rsid w:val="004E6B41"/>
    <w:rsid w:val="004F33B0"/>
    <w:rsid w:val="00513446"/>
    <w:rsid w:val="005717DA"/>
    <w:rsid w:val="0058436E"/>
    <w:rsid w:val="0059207C"/>
    <w:rsid w:val="00607FC9"/>
    <w:rsid w:val="006560EB"/>
    <w:rsid w:val="0068006D"/>
    <w:rsid w:val="00680D8C"/>
    <w:rsid w:val="00711F32"/>
    <w:rsid w:val="00720596"/>
    <w:rsid w:val="007A1836"/>
    <w:rsid w:val="007C2BA9"/>
    <w:rsid w:val="007E29FA"/>
    <w:rsid w:val="00867064"/>
    <w:rsid w:val="008E1B47"/>
    <w:rsid w:val="008E3B9D"/>
    <w:rsid w:val="008E6A85"/>
    <w:rsid w:val="00900A1E"/>
    <w:rsid w:val="009A7C80"/>
    <w:rsid w:val="009E5339"/>
    <w:rsid w:val="00A46B94"/>
    <w:rsid w:val="00A52FD6"/>
    <w:rsid w:val="00A6615B"/>
    <w:rsid w:val="00AC393C"/>
    <w:rsid w:val="00B423FF"/>
    <w:rsid w:val="00B80CBB"/>
    <w:rsid w:val="00B81849"/>
    <w:rsid w:val="00B97A52"/>
    <w:rsid w:val="00BC1C1B"/>
    <w:rsid w:val="00C4232D"/>
    <w:rsid w:val="00C60D2C"/>
    <w:rsid w:val="00C77142"/>
    <w:rsid w:val="00CB2CFC"/>
    <w:rsid w:val="00CF1C0F"/>
    <w:rsid w:val="00CF2B7D"/>
    <w:rsid w:val="00CF6612"/>
    <w:rsid w:val="00D32579"/>
    <w:rsid w:val="00D614BF"/>
    <w:rsid w:val="00D624C4"/>
    <w:rsid w:val="00DF1558"/>
    <w:rsid w:val="00E04B8B"/>
    <w:rsid w:val="00E241C3"/>
    <w:rsid w:val="00E6412F"/>
    <w:rsid w:val="00ED4F48"/>
    <w:rsid w:val="00F21AE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emf"/><Relationship Id="rId11" Type="http://schemas.openxmlformats.org/officeDocument/2006/relationships/image" Target="media/image3.png"/><Relationship Id="rId32" Type="http://schemas.openxmlformats.org/officeDocument/2006/relationships/image" Target="media/image22.jpg"/><Relationship Id="rId37" Type="http://schemas.openxmlformats.org/officeDocument/2006/relationships/image" Target="media/image27.emf"/><Relationship Id="rId53" Type="http://schemas.openxmlformats.org/officeDocument/2006/relationships/image" Target="media/image43.jpeg"/><Relationship Id="rId58" Type="http://schemas.openxmlformats.org/officeDocument/2006/relationships/image" Target="media/image48.emf"/><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oter" Target="footer1.xml"/><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image" Target="media/image20.jpg"/><Relationship Id="rId35" Type="http://schemas.openxmlformats.org/officeDocument/2006/relationships/image" Target="media/image25.emf"/><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0.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jpeg"/><Relationship Id="rId59" Type="http://schemas.openxmlformats.org/officeDocument/2006/relationships/image" Target="media/image49.emf"/><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jpeg"/><Relationship Id="rId54" Type="http://schemas.openxmlformats.org/officeDocument/2006/relationships/image" Target="media/image44.emf"/><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jpeg"/><Relationship Id="rId57" Type="http://schemas.openxmlformats.org/officeDocument/2006/relationships/image" Target="media/image47.emf"/><Relationship Id="rId10" Type="http://schemas.openxmlformats.org/officeDocument/2006/relationships/image" Target="media/image2.pn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comments" Target="comments.xml"/><Relationship Id="rId18" Type="http://schemas.openxmlformats.org/officeDocument/2006/relationships/image" Target="media/image8.emf"/><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emf"/><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A7EF67CD-124A-4250-8799-FFD044572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123</Pages>
  <Words>12692</Words>
  <Characters>72346</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Jacek</cp:lastModifiedBy>
  <cp:revision>7</cp:revision>
  <dcterms:created xsi:type="dcterms:W3CDTF">2015-02-02T17:25:00Z</dcterms:created>
  <dcterms:modified xsi:type="dcterms:W3CDTF">2015-02-25T14:36:00Z</dcterms:modified>
</cp:coreProperties>
</file>