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BC3158D" w14:textId="40F3D0DD" w:rsidR="00CE12B0" w:rsidRDefault="00CE12B0" w:rsidP="00CE12B0">
      <w:pPr>
        <w:spacing w:after="0" w:line="360" w:lineRule="auto"/>
        <w:jc w:val="center"/>
        <w:rPr>
          <w:ins w:id="2" w:author="yamel peraza" w:date="2015-04-27T12:18:00Z"/>
          <w:rFonts w:eastAsia="Times New Roman" w:cs="Times New Roman"/>
          <w:sz w:val="24"/>
          <w:szCs w:val="24"/>
        </w:rPr>
      </w:pPr>
      <w:ins w:id="3" w:author="yamel peraza" w:date="2015-04-27T12:18:00Z">
        <w:r>
          <w:rPr>
            <w:rFonts w:eastAsia="Times New Roman" w:cs="Times New Roman"/>
            <w:sz w:val="24"/>
            <w:szCs w:val="24"/>
          </w:rPr>
          <w:t>April</w:t>
        </w:r>
        <w:r w:rsidRPr="00265D9C">
          <w:rPr>
            <w:rFonts w:eastAsia="Times New Roman" w:cs="Times New Roman"/>
            <w:sz w:val="24"/>
            <w:szCs w:val="24"/>
          </w:rPr>
          <w:t xml:space="preserve"> </w:t>
        </w:r>
        <w:r>
          <w:rPr>
            <w:rFonts w:eastAsia="Times New Roman" w:cs="Times New Roman"/>
            <w:sz w:val="24"/>
            <w:szCs w:val="24"/>
          </w:rPr>
          <w:t>21</w:t>
        </w:r>
        <w:r w:rsidRPr="00F92E3E">
          <w:rPr>
            <w:rFonts w:eastAsia="Times New Roman" w:cs="Times New Roman"/>
            <w:sz w:val="24"/>
            <w:szCs w:val="24"/>
            <w:vertAlign w:val="superscript"/>
          </w:rPr>
          <w:t>th</w:t>
        </w:r>
        <w:r>
          <w:rPr>
            <w:rFonts w:eastAsia="Times New Roman" w:cs="Times New Roman"/>
            <w:sz w:val="24"/>
            <w:szCs w:val="24"/>
          </w:rPr>
          <w:t>, 2015</w:t>
        </w:r>
      </w:ins>
    </w:p>
    <w:p w14:paraId="0F0504A0" w14:textId="7D5C5F5B" w:rsidR="00C77142" w:rsidRPr="00CF6612" w:rsidDel="00CE12B0" w:rsidRDefault="00CF6612" w:rsidP="00C77142">
      <w:pPr>
        <w:spacing w:after="0" w:line="360" w:lineRule="auto"/>
        <w:jc w:val="center"/>
        <w:rPr>
          <w:del w:id="4" w:author="yamel peraza" w:date="2015-04-27T12:18:00Z"/>
          <w:rFonts w:ascii="Times New Roman" w:eastAsia="Times New Roman" w:hAnsi="Times New Roman" w:cs="Times New Roman"/>
          <w:sz w:val="24"/>
          <w:szCs w:val="24"/>
        </w:rPr>
      </w:pPr>
      <w:del w:id="5" w:author="yamel peraza" w:date="2015-04-27T12:18:00Z">
        <w:r w:rsidRPr="00CF6612" w:rsidDel="00CE12B0">
          <w:rPr>
            <w:rFonts w:ascii="Times New Roman" w:eastAsia="Times New Roman" w:hAnsi="Times New Roman" w:cs="Times New Roman"/>
            <w:sz w:val="24"/>
            <w:szCs w:val="24"/>
          </w:rPr>
          <w:delText>Date</w:delText>
        </w:r>
      </w:del>
    </w:p>
    <w:p w14:paraId="4E8F1756" w14:textId="77777777" w:rsidR="00C77142" w:rsidRDefault="00C77142">
      <w:pPr>
        <w:spacing w:after="200" w:line="276" w:lineRule="auto"/>
        <w:jc w:val="center"/>
        <w:rPr>
          <w:rFonts w:eastAsia="Times New Roman" w:cs="Times New Roman"/>
          <w:sz w:val="24"/>
          <w:szCs w:val="24"/>
        </w:rPr>
        <w:pPrChange w:id="6" w:author="yamel peraza" w:date="2015-04-27T12:18:00Z">
          <w:pPr>
            <w:spacing w:after="200" w:line="276" w:lineRule="auto"/>
            <w:jc w:val="left"/>
          </w:pPr>
        </w:pPrChange>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7"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8" w:name="_Toc393726747"/>
      <w:r w:rsidRPr="00265D9C">
        <w:t>Copyright</w:t>
      </w:r>
      <w:bookmarkEnd w:id="7"/>
      <w:bookmarkEnd w:id="8"/>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5680" behindDoc="1" locked="0" layoutInCell="1" allowOverlap="1" wp14:anchorId="54C12E1F" wp14:editId="42D2C4B8">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9" w:name="_Toc374274960"/>
      <w:bookmarkStart w:id="10" w:name="_Toc393726748"/>
      <w:r w:rsidRPr="00265D9C">
        <w:lastRenderedPageBreak/>
        <w:t>Abstract</w:t>
      </w:r>
      <w:bookmarkEnd w:id="9"/>
      <w:bookmarkEnd w:id="10"/>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57728" behindDoc="1" locked="0" layoutInCell="1" allowOverlap="1" wp14:anchorId="097DEEDE" wp14:editId="2AD1937F">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48ED32C8" w:rsidR="003A665D" w:rsidRPr="00C70986" w:rsidRDefault="003A665D" w:rsidP="00C77142">
                              <w:pPr>
                                <w:rPr>
                                  <w:rFonts w:ascii="Gabriola" w:hAnsi="Gabriola"/>
                                  <w:i/>
                                </w:rPr>
                              </w:pPr>
                              <w:r w:rsidRPr="00C70986">
                                <w:rPr>
                                  <w:rFonts w:ascii="Gabriola" w:hAnsi="Gabriola"/>
                                  <w:i/>
                                </w:rPr>
                                <w:t>Senior Project Website V</w:t>
                              </w:r>
                              <w:ins w:id="11" w:author="yamel peraza" w:date="2015-04-27T13:28:00Z">
                                <w:r>
                                  <w:rPr>
                                    <w:rFonts w:ascii="Gabriola" w:hAnsi="Gabriola"/>
                                    <w:i/>
                                  </w:rPr>
                                  <w:t>5</w:t>
                                </w:r>
                              </w:ins>
                              <w:del w:id="12" w:author="yamel peraza" w:date="2015-04-27T13:28:00Z">
                                <w:r w:rsidDel="006E6F87">
                                  <w:rPr>
                                    <w:rFonts w:ascii="Gabriola" w:hAnsi="Gabriola"/>
                                    <w:i/>
                                  </w:rPr>
                                  <w:delText>4</w:delText>
                                </w:r>
                              </w:del>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87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48ED32C8" w:rsidR="003A665D" w:rsidRPr="00C70986" w:rsidRDefault="003A665D" w:rsidP="00C77142">
                        <w:pPr>
                          <w:rPr>
                            <w:rFonts w:ascii="Gabriola" w:hAnsi="Gabriola"/>
                            <w:i/>
                          </w:rPr>
                        </w:pPr>
                        <w:r w:rsidRPr="00C70986">
                          <w:rPr>
                            <w:rFonts w:ascii="Gabriola" w:hAnsi="Gabriola"/>
                            <w:i/>
                          </w:rPr>
                          <w:t>Senior Project Website V</w:t>
                        </w:r>
                        <w:ins w:id="13" w:author="yamel peraza" w:date="2015-04-27T13:28:00Z">
                          <w:r>
                            <w:rPr>
                              <w:rFonts w:ascii="Gabriola" w:hAnsi="Gabriola"/>
                              <w:i/>
                            </w:rPr>
                            <w:t>5</w:t>
                          </w:r>
                        </w:ins>
                        <w:del w:id="14" w:author="yamel peraza" w:date="2015-04-27T13:28:00Z">
                          <w:r w:rsidDel="006E6F87">
                            <w:rPr>
                              <w:rFonts w:ascii="Gabriola" w:hAnsi="Gabriola"/>
                              <w:i/>
                            </w:rPr>
                            <w:delText>4</w:delText>
                          </w:r>
                        </w:del>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3A665D">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3A665D">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3A665D">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3A665D">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3A665D">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3A665D"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3A665D">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3A665D">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3A665D">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3A665D">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3A665D">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3A665D">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3A665D">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3A665D">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3A665D">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3A665D">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3A665D">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3A665D">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3A665D">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3A665D">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3A665D">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3A665D">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3A665D">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3A665D">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3A665D">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3A665D">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3A665D">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15" w:name="_Toc393726749"/>
      <w:r w:rsidRPr="00265D9C">
        <w:rPr>
          <w:noProof/>
        </w:rPr>
        <w:lastRenderedPageBreak/>
        <mc:AlternateContent>
          <mc:Choice Requires="wpg">
            <w:drawing>
              <wp:anchor distT="0" distB="0" distL="114300" distR="114300" simplePos="0" relativeHeight="251658752" behindDoc="1" locked="0" layoutInCell="1" allowOverlap="1" wp14:anchorId="4A8F85CA" wp14:editId="45144202">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AE216D" id="Group 8" o:spid="_x0000_s1026" style="position:absolute;margin-left:2.8pt;margin-top:-8.45pt;width:455.25pt;height:62.25pt;z-index:-2516577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16" w:name="_Toc374274962"/>
      <w:r w:rsidRPr="00265D9C">
        <w:t>Introduction</w:t>
      </w:r>
      <w:bookmarkEnd w:id="15"/>
      <w:bookmarkEnd w:id="16"/>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5A70BFB8" w:rsidR="00F66020" w:rsidRDefault="00F66020">
      <w:pPr>
        <w:spacing w:after="0" w:line="480" w:lineRule="auto"/>
        <w:rPr>
          <w:rFonts w:eastAsia="Times New Roman" w:cs="Times New Roman"/>
          <w:sz w:val="24"/>
          <w:szCs w:val="24"/>
        </w:rPr>
        <w:pPrChange w:id="17" w:author="yamel peraza" w:date="2015-04-27T12:20:00Z">
          <w:pPr>
            <w:spacing w:after="0" w:line="480" w:lineRule="auto"/>
            <w:ind w:firstLine="360"/>
          </w:pPr>
        </w:pPrChange>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w:t>
      </w:r>
      <w:ins w:id="18" w:author="yamel peraza" w:date="2015-04-28T17:00:00Z">
        <w:r w:rsidR="003A665D">
          <w:rPr>
            <w:rFonts w:eastAsia="Times New Roman" w:cs="Times New Roman"/>
            <w:sz w:val="24"/>
            <w:szCs w:val="24"/>
          </w:rPr>
          <w:t>,</w:t>
        </w:r>
      </w:ins>
      <w:r>
        <w:rPr>
          <w:rFonts w:eastAsia="Times New Roman" w:cs="Times New Roman"/>
          <w:sz w:val="24"/>
          <w:szCs w:val="24"/>
        </w:rPr>
        <w:t xml:space="preserve">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w:t>
      </w:r>
      <w:ins w:id="19" w:author="yamel peraza" w:date="2015-04-28T17:02:00Z">
        <w:r w:rsidR="003A665D">
          <w:rPr>
            <w:rFonts w:eastAsia="Times New Roman" w:cs="Times New Roman"/>
            <w:sz w:val="24"/>
            <w:szCs w:val="24"/>
          </w:rPr>
          <w:t>,</w:t>
        </w:r>
      </w:ins>
      <w:r>
        <w:rPr>
          <w:rFonts w:eastAsia="Times New Roman" w:cs="Times New Roman"/>
          <w:sz w:val="24"/>
          <w:szCs w:val="24"/>
        </w:rPr>
        <w:t xml:space="preserve">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20" w:name="_Toc374274963"/>
      <w:bookmarkStart w:id="21" w:name="_Toc393726750"/>
      <w:r w:rsidRPr="00265D9C">
        <w:rPr>
          <w:noProof/>
        </w:rPr>
        <mc:AlternateContent>
          <mc:Choice Requires="wps">
            <w:drawing>
              <wp:anchor distT="0" distB="0" distL="114300" distR="114300" simplePos="0" relativeHeight="251662848" behindDoc="0" locked="0" layoutInCell="1" allowOverlap="1" wp14:anchorId="1D3C953B" wp14:editId="209304D9">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B88DB7" id="Straight Connector 1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20"/>
      <w:bookmarkEnd w:id="21"/>
    </w:p>
    <w:p w14:paraId="18CD669C" w14:textId="77777777" w:rsidR="00D35F48" w:rsidRDefault="00D35F48">
      <w:pPr>
        <w:spacing w:after="0" w:line="480" w:lineRule="auto"/>
        <w:ind w:left="720"/>
        <w:rPr>
          <w:ins w:id="22" w:author="yamel peraza" w:date="2015-04-27T12:20:00Z"/>
          <w:rFonts w:eastAsia="Times New Roman" w:cs="Times New Roman"/>
          <w:sz w:val="24"/>
          <w:szCs w:val="24"/>
        </w:rPr>
        <w:pPrChange w:id="23" w:author="yamel peraza" w:date="2015-04-27T12:20:00Z">
          <w:pPr>
            <w:spacing w:after="0" w:line="480" w:lineRule="auto"/>
            <w:ind w:left="720" w:firstLine="720"/>
          </w:pPr>
        </w:pPrChange>
      </w:pPr>
    </w:p>
    <w:p w14:paraId="61099D7F" w14:textId="77777777" w:rsidR="003A665D" w:rsidRDefault="003A665D" w:rsidP="003A665D">
      <w:pPr>
        <w:spacing w:after="0" w:line="480" w:lineRule="auto"/>
        <w:ind w:left="720"/>
        <w:rPr>
          <w:ins w:id="24" w:author="yamel peraza" w:date="2015-04-28T16:53:00Z"/>
          <w:rFonts w:eastAsia="Times New Roman" w:cs="Times New Roman"/>
          <w:sz w:val="24"/>
          <w:szCs w:val="24"/>
        </w:rPr>
      </w:pPr>
      <w:ins w:id="25" w:author="yamel peraza" w:date="2015-04-28T16:53:00Z">
        <w:r>
          <w:rPr>
            <w:rFonts w:eastAsia="Times New Roman" w:cs="Times New Roman"/>
            <w:sz w:val="24"/>
            <w:szCs w:val="24"/>
          </w:rPr>
          <w:t>For</w:t>
        </w:r>
        <w:r w:rsidRPr="006E518B">
          <w:rPr>
            <w:rFonts w:eastAsia="Times New Roman" w:cs="Times New Roman"/>
            <w:sz w:val="24"/>
            <w:szCs w:val="24"/>
          </w:rPr>
          <w:t xml:space="preserve"> Senior Project class</w:t>
        </w:r>
        <w:r>
          <w:rPr>
            <w:rFonts w:eastAsia="Times New Roman" w:cs="Times New Roman"/>
            <w:sz w:val="24"/>
            <w:szCs w:val="24"/>
          </w:rPr>
          <w:t>,</w:t>
        </w:r>
        <w:r w:rsidRPr="006E518B">
          <w:rPr>
            <w:rFonts w:eastAsia="Times New Roman" w:cs="Times New Roman"/>
            <w:sz w:val="24"/>
            <w:szCs w:val="24"/>
          </w:rPr>
          <w:t xml:space="preserve"> students are required to use virtual machines to develop and deploy their applications. The process of requesting virtual environments currently is done manually, given that Senior Project Website does not have the functionality of processing or managing virtual machine requests for its users</w:t>
        </w:r>
        <w:r>
          <w:rPr>
            <w:rFonts w:eastAsia="Times New Roman" w:cs="Times New Roman"/>
            <w:sz w:val="24"/>
            <w:szCs w:val="24"/>
          </w:rPr>
          <w:t xml:space="preserve">. </w:t>
        </w:r>
        <w:r w:rsidRPr="006E518B">
          <w:rPr>
            <w:rFonts w:eastAsia="Times New Roman" w:cs="Times New Roman"/>
            <w:sz w:val="24"/>
            <w:szCs w:val="24"/>
          </w:rPr>
          <w:t>The impractical approach of manually finding each student’s email requesting virtual machines is time-consuming, lack</w:t>
        </w:r>
        <w:r>
          <w:rPr>
            <w:rFonts w:eastAsia="Times New Roman" w:cs="Times New Roman"/>
            <w:sz w:val="24"/>
            <w:szCs w:val="24"/>
          </w:rPr>
          <w:t>s efficiency and is error prone</w:t>
        </w:r>
        <w:r w:rsidRPr="006E518B">
          <w:rPr>
            <w:rFonts w:eastAsia="Times New Roman" w:cs="Times New Roman"/>
            <w:sz w:val="24"/>
            <w:szCs w:val="24"/>
          </w:rPr>
          <w:t>.</w:t>
        </w:r>
        <w:r>
          <w:rPr>
            <w:rFonts w:eastAsia="Times New Roman" w:cs="Times New Roman"/>
            <w:sz w:val="24"/>
            <w:szCs w:val="24"/>
          </w:rPr>
          <w:t xml:space="preserve"> </w:t>
        </w:r>
      </w:ins>
    </w:p>
    <w:p w14:paraId="48EC019B" w14:textId="77777777" w:rsidR="003A665D" w:rsidRDefault="003A665D" w:rsidP="003A665D">
      <w:pPr>
        <w:spacing w:after="0" w:line="480" w:lineRule="auto"/>
        <w:ind w:left="720"/>
        <w:rPr>
          <w:ins w:id="26" w:author="yamel peraza" w:date="2015-04-28T16:53:00Z"/>
          <w:rFonts w:eastAsia="Times New Roman" w:cs="Times New Roman"/>
          <w:sz w:val="24"/>
          <w:szCs w:val="24"/>
        </w:rPr>
      </w:pPr>
      <w:ins w:id="27" w:author="yamel peraza" w:date="2015-04-28T16:53:00Z">
        <w:r w:rsidRPr="006E518B">
          <w:rPr>
            <w:rFonts w:eastAsia="Times New Roman" w:cs="Times New Roman"/>
            <w:sz w:val="24"/>
            <w:szCs w:val="24"/>
          </w:rPr>
          <w:t>The head professor would like to extend the usability of the system by allowing students to request and customize their virtual machine settings, while letting him manage the students’ requests.</w:t>
        </w:r>
      </w:ins>
    </w:p>
    <w:p w14:paraId="21066370" w14:textId="77777777" w:rsidR="003A665D" w:rsidRPr="006E518B" w:rsidRDefault="003A665D" w:rsidP="003A665D">
      <w:pPr>
        <w:spacing w:after="0" w:line="480" w:lineRule="auto"/>
        <w:ind w:left="720"/>
        <w:rPr>
          <w:ins w:id="28" w:author="yamel peraza" w:date="2015-04-28T16:53:00Z"/>
          <w:rFonts w:eastAsia="Times New Roman" w:cs="Times New Roman"/>
          <w:sz w:val="24"/>
          <w:szCs w:val="24"/>
        </w:rPr>
      </w:pPr>
      <w:ins w:id="29" w:author="yamel peraza" w:date="2015-04-28T16:53:00Z">
        <w:r>
          <w:rPr>
            <w:rFonts w:eastAsia="Times New Roman" w:cs="Times New Roman"/>
            <w:sz w:val="24"/>
            <w:szCs w:val="24"/>
          </w:rPr>
          <w:lastRenderedPageBreak/>
          <w:t>We also plan to extend the functionality of the site by adding</w:t>
        </w:r>
        <w:r w:rsidRPr="004D360D">
          <w:rPr>
            <w:rFonts w:eastAsia="Times New Roman" w:cs="Times New Roman"/>
            <w:sz w:val="24"/>
            <w:szCs w:val="24"/>
          </w:rPr>
          <w:t xml:space="preserve"> smaller features like: forgot password, adding students with incomplete grades, changing passwords through act as user, and fixing problems with functionality of the old site.</w:t>
        </w:r>
      </w:ins>
    </w:p>
    <w:p w14:paraId="1AE62A18" w14:textId="77777777" w:rsidR="00D35F48" w:rsidRDefault="00D35F48">
      <w:pPr>
        <w:spacing w:after="0" w:line="480" w:lineRule="auto"/>
        <w:ind w:left="720"/>
        <w:rPr>
          <w:ins w:id="30" w:author="yamel peraza" w:date="2015-04-27T12:20:00Z"/>
          <w:rFonts w:eastAsia="Times New Roman" w:cs="Times New Roman"/>
          <w:sz w:val="24"/>
          <w:szCs w:val="24"/>
        </w:rPr>
        <w:pPrChange w:id="31" w:author="yamel peraza" w:date="2015-04-27T12:20:00Z">
          <w:pPr>
            <w:spacing w:after="0" w:line="480" w:lineRule="auto"/>
            <w:ind w:left="720" w:firstLine="720"/>
          </w:pPr>
        </w:pPrChange>
      </w:pPr>
    </w:p>
    <w:p w14:paraId="0AE98FC6" w14:textId="77777777" w:rsidR="00D35F48" w:rsidRDefault="00D35F48">
      <w:pPr>
        <w:spacing w:after="0" w:line="480" w:lineRule="auto"/>
        <w:ind w:left="720"/>
        <w:rPr>
          <w:ins w:id="32" w:author="yamel peraza" w:date="2015-04-27T12:20:00Z"/>
          <w:rFonts w:eastAsia="Times New Roman" w:cs="Times New Roman"/>
          <w:sz w:val="24"/>
          <w:szCs w:val="24"/>
        </w:rPr>
        <w:pPrChange w:id="33" w:author="yamel peraza" w:date="2015-04-27T12:20:00Z">
          <w:pPr>
            <w:spacing w:after="0" w:line="480" w:lineRule="auto"/>
            <w:ind w:left="720" w:firstLine="720"/>
          </w:pPr>
        </w:pPrChange>
      </w:pPr>
    </w:p>
    <w:p w14:paraId="18AD37BC" w14:textId="5E8912FE" w:rsidR="00F66020" w:rsidDel="00D35F48" w:rsidRDefault="00F66020">
      <w:pPr>
        <w:spacing w:after="0" w:line="480" w:lineRule="auto"/>
        <w:ind w:left="720"/>
        <w:rPr>
          <w:del w:id="34" w:author="yamel peraza" w:date="2015-04-27T12:21:00Z"/>
          <w:rFonts w:eastAsia="Times New Roman" w:cs="Times New Roman"/>
          <w:sz w:val="24"/>
          <w:szCs w:val="24"/>
        </w:rPr>
        <w:pPrChange w:id="35" w:author="yamel peraza" w:date="2015-04-27T12:20:00Z">
          <w:pPr>
            <w:spacing w:after="0" w:line="480" w:lineRule="auto"/>
            <w:ind w:left="720" w:firstLine="720"/>
          </w:pPr>
        </w:pPrChange>
      </w:pPr>
      <w:del w:id="36" w:author="yamel peraza" w:date="2015-04-27T12:21:00Z">
        <w:r w:rsidDel="00D35F48">
          <w:rPr>
            <w:rFonts w:eastAsia="Times New Roman" w:cs="Times New Roman"/>
            <w:sz w:val="24"/>
            <w:szCs w:val="24"/>
          </w:rPr>
          <w:delTex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delText>
        </w:r>
      </w:del>
    </w:p>
    <w:p w14:paraId="483FD561" w14:textId="03E78F2B" w:rsidR="00F66020" w:rsidDel="00D35F48" w:rsidRDefault="00F66020" w:rsidP="00F66020">
      <w:pPr>
        <w:spacing w:after="0" w:line="480" w:lineRule="auto"/>
        <w:rPr>
          <w:del w:id="37" w:author="yamel peraza" w:date="2015-04-27T12:21:00Z"/>
          <w:rFonts w:eastAsia="Times New Roman" w:cs="Times New Roman"/>
          <w:sz w:val="24"/>
          <w:szCs w:val="24"/>
        </w:rPr>
      </w:pPr>
      <w:del w:id="38" w:author="yamel peraza" w:date="2015-04-27T12:21:00Z">
        <w:r w:rsidDel="00D35F48">
          <w:rPr>
            <w:rFonts w:eastAsia="Times New Roman" w:cs="Times New Roman"/>
            <w:sz w:val="24"/>
            <w:szCs w:val="24"/>
          </w:rPr>
          <w:tab/>
        </w:r>
        <w:r w:rsidDel="00D35F48">
          <w:rPr>
            <w:rFonts w:eastAsia="Times New Roman" w:cs="Times New Roman"/>
            <w:b/>
            <w:sz w:val="24"/>
            <w:szCs w:val="24"/>
          </w:rPr>
          <w:delText>Constraint Fulfillment</w:delText>
        </w:r>
      </w:del>
    </w:p>
    <w:p w14:paraId="53E9B8E9" w14:textId="7D4D1B1D" w:rsidR="00F66020" w:rsidDel="00D35F48" w:rsidRDefault="00F66020" w:rsidP="00F66020">
      <w:pPr>
        <w:spacing w:after="0" w:line="480" w:lineRule="auto"/>
        <w:ind w:left="720" w:firstLine="720"/>
        <w:rPr>
          <w:del w:id="39" w:author="yamel peraza" w:date="2015-04-27T12:21:00Z"/>
          <w:rFonts w:eastAsia="Times New Roman" w:cs="Times New Roman"/>
          <w:sz w:val="24"/>
          <w:szCs w:val="24"/>
        </w:rPr>
      </w:pPr>
      <w:del w:id="40" w:author="yamel peraza" w:date="2015-04-27T12:21:00Z">
        <w:r w:rsidDel="00D35F48">
          <w:rPr>
            <w:rFonts w:eastAsia="Times New Roman" w:cs="Times New Roman"/>
            <w:sz w:val="24"/>
            <w:szCs w:val="24"/>
          </w:rPr>
          <w:delText xml:space="preserve">The generation of a team for a project carries many constraints requiring consideration. Those constraints are threefold:  </w:delText>
        </w:r>
      </w:del>
    </w:p>
    <w:p w14:paraId="4867B835" w14:textId="21CF509D" w:rsidR="00F66020" w:rsidDel="00D35F48" w:rsidRDefault="00F66020" w:rsidP="00F66020">
      <w:pPr>
        <w:pStyle w:val="ListParagraph"/>
        <w:numPr>
          <w:ilvl w:val="0"/>
          <w:numId w:val="4"/>
        </w:numPr>
        <w:spacing w:after="0" w:line="480" w:lineRule="auto"/>
        <w:rPr>
          <w:del w:id="41" w:author="yamel peraza" w:date="2015-04-27T12:21:00Z"/>
          <w:rFonts w:eastAsia="Times New Roman" w:cs="Times New Roman"/>
          <w:sz w:val="24"/>
          <w:szCs w:val="24"/>
        </w:rPr>
      </w:pPr>
      <w:del w:id="42" w:author="yamel peraza" w:date="2015-04-27T12:21:00Z">
        <w:r w:rsidDel="00D35F48">
          <w:rPr>
            <w:rFonts w:eastAsia="Times New Roman" w:cs="Times New Roman"/>
            <w:sz w:val="24"/>
            <w:szCs w:val="24"/>
          </w:rPr>
          <w:delText>T</w:delText>
        </w:r>
        <w:r w:rsidRPr="00BE4314" w:rsidDel="00D35F48">
          <w:rPr>
            <w:rFonts w:eastAsia="Times New Roman" w:cs="Times New Roman"/>
            <w:sz w:val="24"/>
            <w:szCs w:val="24"/>
          </w:rPr>
          <w:delText xml:space="preserve">he </w:delText>
        </w:r>
        <w:r w:rsidDel="00D35F48">
          <w:rPr>
            <w:rFonts w:eastAsia="Times New Roman" w:cs="Times New Roman"/>
            <w:i/>
            <w:sz w:val="24"/>
            <w:szCs w:val="24"/>
          </w:rPr>
          <w:delText>h</w:delText>
        </w:r>
        <w:r w:rsidRPr="00BE4314" w:rsidDel="00D35F48">
          <w:rPr>
            <w:rFonts w:eastAsia="Times New Roman" w:cs="Times New Roman"/>
            <w:i/>
            <w:sz w:val="24"/>
            <w:szCs w:val="24"/>
          </w:rPr>
          <w:delText xml:space="preserve">ead </w:delText>
        </w:r>
        <w:r w:rsidDel="00D35F48">
          <w:rPr>
            <w:rFonts w:eastAsia="Times New Roman" w:cs="Times New Roman"/>
            <w:i/>
            <w:sz w:val="24"/>
            <w:szCs w:val="24"/>
          </w:rPr>
          <w:delText>p</w:delText>
        </w:r>
        <w:r w:rsidRPr="00BE4314" w:rsidDel="00D35F48">
          <w:rPr>
            <w:rFonts w:eastAsia="Times New Roman" w:cs="Times New Roman"/>
            <w:i/>
            <w:sz w:val="24"/>
            <w:szCs w:val="24"/>
          </w:rPr>
          <w:delText>rofessor</w:delText>
        </w:r>
        <w:r w:rsidRPr="00BE4314" w:rsidDel="00D35F48">
          <w:rPr>
            <w:rFonts w:eastAsia="Times New Roman" w:cs="Times New Roman"/>
            <w:sz w:val="24"/>
            <w:szCs w:val="24"/>
          </w:rPr>
          <w:delText>, primary manager of the website and course, wants certain projects optimized with regards to having a team that fulfills all of a projects requirements, having s</w:delText>
        </w:r>
        <w:r w:rsidDel="00D35F48">
          <w:rPr>
            <w:rFonts w:eastAsia="Times New Roman" w:cs="Times New Roman"/>
            <w:sz w:val="24"/>
            <w:szCs w:val="24"/>
          </w:rPr>
          <w:delText>tudents who have the most project-relevant skills</w:delText>
        </w:r>
        <w:r w:rsidRPr="00BE4314" w:rsidDel="00D35F48">
          <w:rPr>
            <w:rFonts w:eastAsia="Times New Roman" w:cs="Times New Roman"/>
            <w:sz w:val="24"/>
            <w:szCs w:val="24"/>
          </w:rPr>
          <w:delText xml:space="preserve"> for the project, and havin</w:delText>
        </w:r>
        <w:r w:rsidDel="00D35F48">
          <w:rPr>
            <w:rFonts w:eastAsia="Times New Roman" w:cs="Times New Roman"/>
            <w:sz w:val="24"/>
            <w:szCs w:val="24"/>
          </w:rPr>
          <w:delText>g students’ skills efficiently distributed whenever possible</w:delText>
        </w:r>
      </w:del>
    </w:p>
    <w:p w14:paraId="4E12A2DE" w14:textId="4CB67FA7" w:rsidR="00F66020" w:rsidDel="00D35F48" w:rsidRDefault="00F66020" w:rsidP="00F66020">
      <w:pPr>
        <w:pStyle w:val="ListParagraph"/>
        <w:numPr>
          <w:ilvl w:val="0"/>
          <w:numId w:val="4"/>
        </w:numPr>
        <w:spacing w:after="0" w:line="480" w:lineRule="auto"/>
        <w:rPr>
          <w:del w:id="43" w:author="yamel peraza" w:date="2015-04-27T12:21:00Z"/>
          <w:rFonts w:eastAsia="Times New Roman" w:cs="Times New Roman"/>
          <w:sz w:val="24"/>
          <w:szCs w:val="24"/>
        </w:rPr>
      </w:pPr>
      <w:del w:id="44" w:author="yamel peraza" w:date="2015-04-27T12:21:00Z">
        <w:r w:rsidDel="00D35F48">
          <w:rPr>
            <w:rFonts w:eastAsia="Times New Roman" w:cs="Times New Roman"/>
            <w:sz w:val="24"/>
            <w:szCs w:val="24"/>
          </w:rPr>
          <w:delText xml:space="preserve">The </w:delText>
        </w:r>
        <w:r w:rsidDel="00D35F48">
          <w:rPr>
            <w:rFonts w:eastAsia="Times New Roman" w:cs="Times New Roman"/>
            <w:i/>
            <w:sz w:val="24"/>
            <w:szCs w:val="24"/>
          </w:rPr>
          <w:delText>project proposer</w:delText>
        </w:r>
        <w:r w:rsidDel="00D35F48">
          <w:rPr>
            <w:rFonts w:eastAsia="Times New Roman" w:cs="Times New Roman"/>
            <w:sz w:val="24"/>
            <w:szCs w:val="24"/>
          </w:rPr>
          <w:delText>, the proposer of a project, can be the head professor, the person who proposed a certain project wants the same thing the head professor wants but only for their project. Can also be seen as “what the project wants”</w:delText>
        </w:r>
      </w:del>
    </w:p>
    <w:p w14:paraId="3BFF01C7" w14:textId="77777777" w:rsidR="00CF1C0F" w:rsidRDefault="00CF1C0F" w:rsidP="00CF1C0F">
      <w:pPr>
        <w:pStyle w:val="H2"/>
        <w:numPr>
          <w:ilvl w:val="1"/>
          <w:numId w:val="2"/>
        </w:numPr>
        <w:tabs>
          <w:tab w:val="left" w:pos="720"/>
        </w:tabs>
        <w:outlineLvl w:val="1"/>
      </w:pPr>
      <w:bookmarkStart w:id="45" w:name="_Toc393726751"/>
      <w:r>
        <w:rPr>
          <w:noProof/>
        </w:rPr>
        <mc:AlternateContent>
          <mc:Choice Requires="wps">
            <w:drawing>
              <wp:anchor distT="0" distB="0" distL="114300" distR="114300" simplePos="0" relativeHeight="251642368" behindDoc="0" locked="0" layoutInCell="1" allowOverlap="1" wp14:anchorId="0271E8E2" wp14:editId="432DCE1A">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77A077" id="Straight Connector 45"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45"/>
    </w:p>
    <w:p w14:paraId="43A0A29C" w14:textId="77777777" w:rsidR="00970184" w:rsidRDefault="00970184" w:rsidP="00F66020">
      <w:pPr>
        <w:spacing w:after="0" w:line="480" w:lineRule="auto"/>
        <w:ind w:left="720"/>
        <w:rPr>
          <w:ins w:id="46" w:author="yamel peraza" w:date="2015-04-27T12:22:00Z"/>
          <w:rFonts w:eastAsia="Times New Roman" w:cs="Times New Roman"/>
          <w:sz w:val="24"/>
          <w:szCs w:val="24"/>
        </w:rPr>
      </w:pPr>
    </w:p>
    <w:p w14:paraId="7B683ECC" w14:textId="0B01CD04" w:rsidR="00970184" w:rsidRDefault="00970184" w:rsidP="007738E2">
      <w:pPr>
        <w:spacing w:after="120" w:line="480" w:lineRule="auto"/>
        <w:ind w:left="720"/>
        <w:rPr>
          <w:ins w:id="47" w:author="yamel peraza" w:date="2015-04-28T17:04:00Z"/>
          <w:rFonts w:eastAsia="Times New Roman" w:cs="Times New Roman"/>
          <w:sz w:val="24"/>
          <w:szCs w:val="24"/>
        </w:rPr>
        <w:pPrChange w:id="48" w:author="yamel peraza" w:date="2015-04-28T17:04:00Z">
          <w:pPr>
            <w:spacing w:after="120" w:line="480" w:lineRule="auto"/>
          </w:pPr>
        </w:pPrChange>
      </w:pPr>
      <w:ins w:id="49" w:author="yamel peraza" w:date="2015-04-27T12:24:00Z">
        <w:r>
          <w:rPr>
            <w:rFonts w:eastAsia="Times New Roman" w:cs="Times New Roman"/>
            <w:sz w:val="24"/>
            <w:szCs w:val="24"/>
          </w:rPr>
          <w:t>The objective of SPWv.5 is to make the Senior Project website more useful and responsive by tu</w:t>
        </w:r>
      </w:ins>
      <w:ins w:id="50" w:author="yamel peraza" w:date="2015-04-28T17:03:00Z">
        <w:r w:rsidR="007738E2">
          <w:rPr>
            <w:rFonts w:eastAsia="Times New Roman" w:cs="Times New Roman"/>
            <w:sz w:val="24"/>
            <w:szCs w:val="24"/>
          </w:rPr>
          <w:t>r</w:t>
        </w:r>
      </w:ins>
      <w:ins w:id="51" w:author="yamel peraza" w:date="2015-04-27T12:24:00Z">
        <w:r>
          <w:rPr>
            <w:rFonts w:eastAsia="Times New Roman" w:cs="Times New Roman"/>
            <w:sz w:val="24"/>
            <w:szCs w:val="24"/>
          </w:rPr>
          <w:t>ning existing functionalities in the system and implement</w:t>
        </w:r>
      </w:ins>
      <w:ins w:id="52" w:author="yamel peraza" w:date="2015-04-28T17:03:00Z">
        <w:r w:rsidR="007738E2">
          <w:rPr>
            <w:rFonts w:eastAsia="Times New Roman" w:cs="Times New Roman"/>
            <w:sz w:val="24"/>
            <w:szCs w:val="24"/>
          </w:rPr>
          <w:t>ing</w:t>
        </w:r>
      </w:ins>
      <w:ins w:id="53" w:author="yamel peraza" w:date="2015-04-27T12:24:00Z">
        <w:r>
          <w:rPr>
            <w:rFonts w:eastAsia="Times New Roman" w:cs="Times New Roman"/>
            <w:sz w:val="24"/>
            <w:szCs w:val="24"/>
          </w:rPr>
          <w:t xml:space="preserve"> a new feature that permits students to request their virtual machine need</w:t>
        </w:r>
        <w:r w:rsidR="007738E2">
          <w:rPr>
            <w:rFonts w:eastAsia="Times New Roman" w:cs="Times New Roman"/>
            <w:sz w:val="24"/>
            <w:szCs w:val="24"/>
          </w:rPr>
          <w:t xml:space="preserve">s to the head professor for </w:t>
        </w:r>
        <w:r>
          <w:rPr>
            <w:rFonts w:eastAsia="Times New Roman" w:cs="Times New Roman"/>
            <w:sz w:val="24"/>
            <w:szCs w:val="24"/>
          </w:rPr>
          <w:t>completion of their project.</w:t>
        </w:r>
      </w:ins>
      <w:ins w:id="54" w:author="yamel peraza" w:date="2015-04-27T12:25:00Z">
        <w:r>
          <w:rPr>
            <w:rFonts w:eastAsia="Times New Roman" w:cs="Times New Roman"/>
            <w:sz w:val="24"/>
            <w:szCs w:val="24"/>
          </w:rPr>
          <w:t xml:space="preserve"> Also, this feature will allow the head professor to have a much more organized web-tool to manage Senior Project class.</w:t>
        </w:r>
      </w:ins>
    </w:p>
    <w:p w14:paraId="5F22C5B4" w14:textId="77777777" w:rsidR="007738E2" w:rsidRDefault="007738E2" w:rsidP="007738E2">
      <w:pPr>
        <w:spacing w:after="120" w:line="480" w:lineRule="auto"/>
        <w:ind w:left="720"/>
        <w:rPr>
          <w:ins w:id="55" w:author="yamel peraza" w:date="2015-04-27T12:25:00Z"/>
          <w:rFonts w:eastAsia="Times New Roman" w:cs="Times New Roman"/>
          <w:sz w:val="24"/>
          <w:szCs w:val="24"/>
        </w:rPr>
        <w:pPrChange w:id="56" w:author="yamel peraza" w:date="2015-04-28T17:04:00Z">
          <w:pPr>
            <w:spacing w:after="120" w:line="480" w:lineRule="auto"/>
          </w:pPr>
        </w:pPrChange>
      </w:pPr>
    </w:p>
    <w:p w14:paraId="40F4150C" w14:textId="4843B278" w:rsidR="00CF1C0F" w:rsidDel="00970184" w:rsidRDefault="00CF6612" w:rsidP="00F66020">
      <w:pPr>
        <w:spacing w:after="0" w:line="480" w:lineRule="auto"/>
        <w:ind w:left="720"/>
        <w:rPr>
          <w:del w:id="57" w:author="yamel peraza" w:date="2015-04-27T12:27:00Z"/>
          <w:rFonts w:eastAsia="Times New Roman" w:cs="Times New Roman"/>
          <w:sz w:val="24"/>
          <w:szCs w:val="24"/>
        </w:rPr>
      </w:pPr>
      <w:del w:id="58" w:author="yamel peraza" w:date="2015-04-27T12:27:00Z">
        <w:r w:rsidDel="00970184">
          <w:rPr>
            <w:rFonts w:eastAsia="Times New Roman" w:cs="Times New Roman"/>
            <w:sz w:val="24"/>
            <w:szCs w:val="24"/>
          </w:rPr>
          <w:delText>The objective of SPWv.5</w:delText>
        </w:r>
        <w:r w:rsidR="00CF1C0F" w:rsidDel="00970184">
          <w:rPr>
            <w:rFonts w:eastAsia="Times New Roman" w:cs="Times New Roman"/>
            <w:sz w:val="24"/>
            <w:szCs w:val="24"/>
          </w:rPr>
          <w:delTex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delText>
        </w:r>
      </w:del>
    </w:p>
    <w:p w14:paraId="6ED83A75" w14:textId="202E725B" w:rsidR="00CF1C0F" w:rsidDel="00970184" w:rsidRDefault="00CF1C0F" w:rsidP="00CF1C0F">
      <w:pPr>
        <w:spacing w:after="0" w:line="480" w:lineRule="auto"/>
        <w:ind w:left="720"/>
        <w:rPr>
          <w:del w:id="59" w:author="yamel peraza" w:date="2015-04-27T12:27:00Z"/>
          <w:rFonts w:eastAsia="Times New Roman" w:cs="Times New Roman"/>
          <w:sz w:val="24"/>
          <w:szCs w:val="24"/>
        </w:rPr>
      </w:pPr>
      <w:del w:id="60" w:author="yamel peraza" w:date="2015-04-27T12:27:00Z">
        <w:r w:rsidDel="00970184">
          <w:rPr>
            <w:rFonts w:eastAsia="Times New Roman" w:cs="Times New Roman"/>
            <w:sz w:val="24"/>
            <w:szCs w:val="24"/>
          </w:rPr>
          <w:delTex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delText>
        </w:r>
      </w:del>
    </w:p>
    <w:p w14:paraId="7847972E" w14:textId="30E5CFF9" w:rsidR="00CF1C0F" w:rsidDel="00970184" w:rsidRDefault="00CF1C0F" w:rsidP="00CF1C0F">
      <w:pPr>
        <w:spacing w:after="0" w:line="480" w:lineRule="auto"/>
        <w:ind w:left="720"/>
        <w:rPr>
          <w:del w:id="61" w:author="yamel peraza" w:date="2015-04-27T12:27:00Z"/>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62" w:name="_Toc374274965"/>
      <w:bookmarkStart w:id="63" w:name="_Toc393726752"/>
      <w:r w:rsidRPr="00265D9C">
        <w:rPr>
          <w:rFonts w:eastAsia="Times New Roman"/>
        </w:rPr>
        <w:t>Definitions, Acronyms, and Abbreviations</w:t>
      </w:r>
      <w:bookmarkEnd w:id="62"/>
      <w:r w:rsidRPr="00265D9C">
        <w:rPr>
          <w:noProof/>
        </w:rPr>
        <mc:AlternateContent>
          <mc:Choice Requires="wps">
            <w:drawing>
              <wp:anchor distT="0" distB="0" distL="114300" distR="114300" simplePos="0" relativeHeight="251643392" behindDoc="0" locked="0" layoutInCell="1" allowOverlap="1" wp14:anchorId="00D4CE3D" wp14:editId="4F488A0B">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1578E" id="Straight Connector 16"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63"/>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64" w:name="_Toc393537032"/>
      <w:bookmarkStart w:id="65" w:name="_Toc393718960"/>
      <w:bookmarkStart w:id="66"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64"/>
      <w:bookmarkEnd w:id="65"/>
      <w:bookmarkEnd w:id="66"/>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67" w:name="_Toc393537033"/>
      <w:bookmarkStart w:id="68" w:name="_Toc393718961"/>
      <w:bookmarkStart w:id="69"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67"/>
      <w:bookmarkEnd w:id="68"/>
      <w:bookmarkEnd w:id="69"/>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70" w:name="_Toc393537034"/>
      <w:bookmarkStart w:id="71" w:name="_Toc393718962"/>
      <w:bookmarkStart w:id="72"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70"/>
      <w:bookmarkEnd w:id="71"/>
      <w:bookmarkEnd w:id="72"/>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3" w:name="_Toc393537035"/>
      <w:bookmarkStart w:id="74" w:name="_Toc393718963"/>
      <w:bookmarkStart w:id="75" w:name="_Toc393726756"/>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73"/>
      <w:bookmarkEnd w:id="74"/>
      <w:bookmarkEnd w:id="75"/>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6" w:name="_Toc393537036"/>
      <w:bookmarkStart w:id="77" w:name="_Toc393718964"/>
      <w:bookmarkStart w:id="78"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76"/>
      <w:bookmarkEnd w:id="77"/>
      <w:bookmarkEnd w:id="78"/>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9" w:name="_Toc393537037"/>
      <w:bookmarkStart w:id="80" w:name="_Toc393718965"/>
      <w:bookmarkStart w:id="81"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79"/>
      <w:bookmarkEnd w:id="80"/>
      <w:bookmarkEnd w:id="81"/>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82" w:name="_Toc393537038"/>
      <w:bookmarkStart w:id="83" w:name="_Toc393718966"/>
      <w:bookmarkStart w:id="84"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82"/>
      <w:bookmarkEnd w:id="83"/>
      <w:bookmarkEnd w:id="84"/>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85" w:name="_Toc393537039"/>
      <w:bookmarkStart w:id="86" w:name="_Toc393718967"/>
      <w:bookmarkStart w:id="87" w:name="_Toc393726760"/>
      <w:r w:rsidRPr="00C51D4F">
        <w:rPr>
          <w:rFonts w:eastAsia="Times New Roman" w:cs="Times New Roman"/>
          <w:spacing w:val="0"/>
          <w:sz w:val="24"/>
          <w:szCs w:val="24"/>
        </w:rPr>
        <w:lastRenderedPageBreak/>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85"/>
      <w:bookmarkEnd w:id="86"/>
      <w:bookmarkEnd w:id="87"/>
    </w:p>
    <w:p w14:paraId="0DD6F7C3" w14:textId="77777777" w:rsidR="00CF1C0F" w:rsidRDefault="00CF1C0F" w:rsidP="00CF1C0F">
      <w:pPr>
        <w:pStyle w:val="H1"/>
        <w:numPr>
          <w:ilvl w:val="0"/>
          <w:numId w:val="0"/>
        </w:numPr>
        <w:spacing w:line="480" w:lineRule="auto"/>
        <w:ind w:left="720"/>
        <w:rPr>
          <w:ins w:id="88" w:author="yamel peraza" w:date="2015-04-27T12:22:00Z"/>
          <w:rFonts w:eastAsia="Times New Roman" w:cs="Times New Roman"/>
          <w:b w:val="0"/>
          <w:spacing w:val="0"/>
          <w:sz w:val="24"/>
          <w:szCs w:val="24"/>
        </w:rPr>
      </w:pPr>
      <w:bookmarkStart w:id="89" w:name="_Toc393537040"/>
      <w:bookmarkStart w:id="90" w:name="_Toc393718968"/>
      <w:bookmarkStart w:id="91"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89"/>
      <w:bookmarkEnd w:id="90"/>
      <w:bookmarkEnd w:id="91"/>
    </w:p>
    <w:p w14:paraId="16D4C39C" w14:textId="718248BE" w:rsidR="00D35F48" w:rsidRPr="00D35F48" w:rsidRDefault="00D35F48">
      <w:pPr>
        <w:pStyle w:val="H1"/>
        <w:numPr>
          <w:ilvl w:val="0"/>
          <w:numId w:val="0"/>
        </w:numPr>
        <w:spacing w:line="480" w:lineRule="auto"/>
        <w:ind w:left="720"/>
        <w:rPr>
          <w:rFonts w:eastAsia="Times New Roman" w:cs="Times New Roman"/>
          <w:b w:val="0"/>
          <w:spacing w:val="0"/>
          <w:sz w:val="24"/>
          <w:szCs w:val="24"/>
        </w:rPr>
        <w:pPrChange w:id="92" w:author="yamel peraza" w:date="2015-04-27T12:22:00Z">
          <w:pPr>
            <w:pStyle w:val="H1"/>
            <w:numPr>
              <w:numId w:val="0"/>
            </w:numPr>
            <w:spacing w:line="480" w:lineRule="auto"/>
            <w:ind w:left="0" w:firstLine="0"/>
          </w:pPr>
        </w:pPrChange>
      </w:pPr>
      <w:ins w:id="93" w:author="yamel peraza" w:date="2015-04-27T12:22:00Z">
        <w:r>
          <w:rPr>
            <w:rFonts w:eastAsia="Times New Roman" w:cs="Times New Roman"/>
            <w:spacing w:val="0"/>
            <w:sz w:val="24"/>
            <w:szCs w:val="24"/>
          </w:rPr>
          <w:t>SPWv.5</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5</w:t>
        </w:r>
      </w:ins>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622BEEAC" w14:textId="09B86574" w:rsidR="003C36C2" w:rsidDel="00E238E6" w:rsidRDefault="003C36C2" w:rsidP="00E238E6">
      <w:pPr>
        <w:spacing w:line="480" w:lineRule="auto"/>
        <w:rPr>
          <w:del w:id="94" w:author="yamel peraza" w:date="2015-04-28T17:04:00Z"/>
        </w:rPr>
        <w:pPrChange w:id="95" w:author="yamel peraza" w:date="2015-04-28T17:04:00Z">
          <w:pPr>
            <w:spacing w:line="480" w:lineRule="auto"/>
            <w:ind w:left="720"/>
          </w:pPr>
        </w:pPrChange>
      </w:pPr>
    </w:p>
    <w:p w14:paraId="4F9111B4" w14:textId="77777777" w:rsidR="00CF2B7D" w:rsidRPr="0018548F" w:rsidRDefault="00CF2B7D" w:rsidP="00E238E6">
      <w:pPr>
        <w:spacing w:line="480" w:lineRule="auto"/>
        <w:pPrChange w:id="96" w:author="yamel peraza" w:date="2015-04-28T17:04:00Z">
          <w:pPr>
            <w:spacing w:line="480" w:lineRule="auto"/>
            <w:ind w:left="720"/>
          </w:pPr>
        </w:pPrChange>
      </w:pPr>
    </w:p>
    <w:p w14:paraId="0B610F5E" w14:textId="77777777" w:rsidR="00CF1C0F" w:rsidRDefault="00CF1C0F" w:rsidP="00CF1C0F">
      <w:pPr>
        <w:pStyle w:val="H2"/>
        <w:numPr>
          <w:ilvl w:val="1"/>
          <w:numId w:val="2"/>
        </w:numPr>
        <w:spacing w:line="480" w:lineRule="auto"/>
        <w:outlineLvl w:val="1"/>
        <w:rPr>
          <w:rFonts w:eastAsia="Times New Roman"/>
        </w:rPr>
      </w:pPr>
      <w:bookmarkStart w:id="97" w:name="_Toc393726762"/>
      <w:r w:rsidRPr="00265D9C">
        <w:rPr>
          <w:rFonts w:eastAsia="Times New Roman"/>
        </w:rPr>
        <w:lastRenderedPageBreak/>
        <w:t>Overview of Document</w:t>
      </w:r>
      <w:r w:rsidRPr="00265D9C">
        <w:rPr>
          <w:noProof/>
        </w:rPr>
        <mc:AlternateContent>
          <mc:Choice Requires="wps">
            <w:drawing>
              <wp:anchor distT="0" distB="0" distL="114300" distR="114300" simplePos="0" relativeHeight="251657216" behindDoc="0" locked="0" layoutInCell="1" allowOverlap="1" wp14:anchorId="21E59D86" wp14:editId="71D6F8F7">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5CB51" id="Straight Connector 1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97"/>
    </w:p>
    <w:p w14:paraId="25974EFC" w14:textId="6C87D46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98" w:name="_Toc393537042"/>
      <w:bookmarkStart w:id="99" w:name="_Toc393718970"/>
      <w:bookmarkStart w:id="100"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w:t>
      </w:r>
      <w:ins w:id="101" w:author="yamel peraza" w:date="2015-04-27T12:28:00Z">
        <w:r w:rsidR="006104B3">
          <w:rPr>
            <w:rFonts w:eastAsia="Times New Roman" w:cs="Times New Roman"/>
            <w:b w:val="0"/>
            <w:spacing w:val="0"/>
            <w:sz w:val="24"/>
            <w:szCs w:val="24"/>
          </w:rPr>
          <w:t>5</w:t>
        </w:r>
      </w:ins>
      <w:del w:id="102" w:author="yamel peraza" w:date="2015-04-27T12:28:00Z">
        <w:r w:rsidDel="006104B3">
          <w:rPr>
            <w:rFonts w:eastAsia="Times New Roman" w:cs="Times New Roman"/>
            <w:b w:val="0"/>
            <w:spacing w:val="0"/>
            <w:sz w:val="24"/>
            <w:szCs w:val="24"/>
          </w:rPr>
          <w:delText>4</w:delText>
        </w:r>
      </w:del>
      <w:r>
        <w:rPr>
          <w:rFonts w:eastAsia="Times New Roman" w:cs="Times New Roman"/>
          <w:b w:val="0"/>
          <w:spacing w:val="0"/>
          <w:sz w:val="24"/>
          <w:szCs w:val="24"/>
        </w:rPr>
        <w:t xml:space="preserve"> project goals</w:t>
      </w:r>
      <w:r w:rsidRPr="00241CA9">
        <w:rPr>
          <w:rFonts w:eastAsia="Times New Roman" w:cs="Times New Roman"/>
          <w:b w:val="0"/>
          <w:spacing w:val="0"/>
          <w:sz w:val="24"/>
          <w:szCs w:val="24"/>
        </w:rPr>
        <w:t>.</w:t>
      </w:r>
      <w:bookmarkEnd w:id="98"/>
      <w:bookmarkEnd w:id="99"/>
      <w:bookmarkEnd w:id="100"/>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103" w:name="_Toc393726764"/>
      <w:r w:rsidRPr="008F00D6">
        <w:rPr>
          <w:noProof/>
        </w:rPr>
        <w:lastRenderedPageBreak/>
        <mc:AlternateContent>
          <mc:Choice Requires="wpg">
            <w:drawing>
              <wp:anchor distT="0" distB="0" distL="114300" distR="114300" simplePos="0" relativeHeight="251664896" behindDoc="1" locked="0" layoutInCell="1" allowOverlap="1" wp14:anchorId="1C0758BC" wp14:editId="5F1A22C0">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4A702A67" w:rsidR="003A665D" w:rsidRPr="00C70986" w:rsidRDefault="003A665D" w:rsidP="00D614BF">
                              <w:pPr>
                                <w:rPr>
                                  <w:rFonts w:ascii="Gabriola" w:hAnsi="Gabriola"/>
                                  <w:i/>
                                </w:rPr>
                              </w:pPr>
                              <w:r w:rsidRPr="00C70986">
                                <w:rPr>
                                  <w:rFonts w:ascii="Gabriola" w:hAnsi="Gabriola"/>
                                  <w:i/>
                                </w:rPr>
                                <w:t>Senior Project Website V</w:t>
                              </w:r>
                              <w:ins w:id="104" w:author="yamel peraza" w:date="2015-04-27T12:31:00Z">
                                <w:r>
                                  <w:rPr>
                                    <w:rFonts w:ascii="Gabriola" w:hAnsi="Gabriola"/>
                                    <w:i/>
                                  </w:rPr>
                                  <w:t>5</w:t>
                                </w:r>
                              </w:ins>
                              <w:del w:id="105" w:author="yamel peraza" w:date="2015-04-27T12:31:00Z">
                                <w:r w:rsidDel="003C36C2">
                                  <w:rPr>
                                    <w:rFonts w:ascii="Gabriola" w:hAnsi="Gabriola"/>
                                    <w:i/>
                                  </w:rPr>
                                  <w:delText>4</w:delText>
                                </w:r>
                              </w:del>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515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4A702A67" w:rsidR="003A665D" w:rsidRPr="00C70986" w:rsidRDefault="003A665D" w:rsidP="00D614BF">
                        <w:pPr>
                          <w:rPr>
                            <w:rFonts w:ascii="Gabriola" w:hAnsi="Gabriola"/>
                            <w:i/>
                          </w:rPr>
                        </w:pPr>
                        <w:r w:rsidRPr="00C70986">
                          <w:rPr>
                            <w:rFonts w:ascii="Gabriola" w:hAnsi="Gabriola"/>
                            <w:i/>
                          </w:rPr>
                          <w:t>Senior Project Website V</w:t>
                        </w:r>
                        <w:ins w:id="106" w:author="yamel peraza" w:date="2015-04-27T12:31:00Z">
                          <w:r>
                            <w:rPr>
                              <w:rFonts w:ascii="Gabriola" w:hAnsi="Gabriola"/>
                              <w:i/>
                            </w:rPr>
                            <w:t>5</w:t>
                          </w:r>
                        </w:ins>
                        <w:del w:id="107" w:author="yamel peraza" w:date="2015-04-27T12:31:00Z">
                          <w:r w:rsidDel="003C36C2">
                            <w:rPr>
                              <w:rFonts w:ascii="Gabriola" w:hAnsi="Gabriola"/>
                              <w:i/>
                            </w:rPr>
                            <w:delText>4</w:delText>
                          </w:r>
                        </w:del>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103"/>
    </w:p>
    <w:p w14:paraId="39CF4562" w14:textId="77777777" w:rsidR="00D614BF" w:rsidRPr="008F00D6" w:rsidRDefault="00D614BF" w:rsidP="00D614BF">
      <w:pPr>
        <w:spacing w:before="120" w:after="120" w:line="480" w:lineRule="auto"/>
        <w:jc w:val="left"/>
        <w:rPr>
          <w:sz w:val="10"/>
          <w:szCs w:val="6"/>
        </w:rPr>
      </w:pPr>
    </w:p>
    <w:p w14:paraId="42552409" w14:textId="0A96F7F0" w:rsidR="006104B3" w:rsidRPr="00645D46" w:rsidRDefault="006104B3">
      <w:pPr>
        <w:spacing w:line="480" w:lineRule="auto"/>
        <w:ind w:left="360"/>
        <w:rPr>
          <w:ins w:id="108" w:author="yamel peraza" w:date="2015-04-27T12:29:00Z"/>
          <w:rFonts w:cs="Arial"/>
          <w:sz w:val="24"/>
          <w:szCs w:val="24"/>
        </w:rPr>
        <w:pPrChange w:id="109" w:author="yamel peraza" w:date="2015-04-27T12:30:00Z">
          <w:pPr>
            <w:spacing w:line="480" w:lineRule="auto"/>
            <w:ind w:left="720"/>
          </w:pPr>
        </w:pPrChange>
      </w:pPr>
      <w:bookmarkStart w:id="110" w:name="_Toc393537045"/>
      <w:bookmarkStart w:id="111" w:name="_Toc393718972"/>
      <w:bookmarkStart w:id="112" w:name="_Toc393726765"/>
      <w:ins w:id="113" w:author="yamel peraza" w:date="2015-04-27T12:29:00Z">
        <w:r w:rsidRPr="00645D46">
          <w:rPr>
            <w:rFonts w:cs="Arial"/>
            <w:sz w:val="24"/>
            <w:szCs w:val="24"/>
          </w:rPr>
          <w:t>Current version of Senior Project Website does not offer the functionality of requesting virtual machines to the he</w:t>
        </w:r>
        <w:r w:rsidR="00E238E6">
          <w:rPr>
            <w:rFonts w:cs="Arial"/>
            <w:sz w:val="24"/>
            <w:szCs w:val="24"/>
          </w:rPr>
          <w:t>ad professor. A</w:t>
        </w:r>
        <w:r w:rsidRPr="00645D46">
          <w:rPr>
            <w:rFonts w:cs="Arial"/>
            <w:sz w:val="24"/>
            <w:szCs w:val="24"/>
          </w:rPr>
          <w:t xml:space="preserve"> brief description of how this task is currently performed is discussed in this section. </w:t>
        </w:r>
      </w:ins>
    </w:p>
    <w:p w14:paraId="57544EC0" w14:textId="430452A6" w:rsidR="006104B3" w:rsidRDefault="006104B3">
      <w:pPr>
        <w:spacing w:line="480" w:lineRule="auto"/>
        <w:ind w:left="360"/>
        <w:rPr>
          <w:ins w:id="114" w:author="yamel peraza" w:date="2015-04-27T12:29:00Z"/>
          <w:rFonts w:cs="Arial"/>
          <w:sz w:val="24"/>
          <w:szCs w:val="24"/>
        </w:rPr>
        <w:pPrChange w:id="115" w:author="yamel peraza" w:date="2015-04-27T12:30:00Z">
          <w:pPr>
            <w:spacing w:line="480" w:lineRule="auto"/>
            <w:ind w:left="720"/>
          </w:pPr>
        </w:pPrChange>
      </w:pPr>
      <w:ins w:id="116" w:author="yamel peraza" w:date="2015-04-27T12:29:00Z">
        <w:r w:rsidRPr="00645D46">
          <w:rPr>
            <w:rFonts w:cs="Arial"/>
            <w:sz w:val="24"/>
            <w:szCs w:val="24"/>
          </w:rPr>
          <w:t xml:space="preserve">Students enrolled in Senior Project class are automatically signed up into </w:t>
        </w:r>
        <w:r>
          <w:rPr>
            <w:rFonts w:cs="Arial"/>
            <w:sz w:val="24"/>
            <w:szCs w:val="24"/>
          </w:rPr>
          <w:t>Senior Project Website</w:t>
        </w:r>
        <w:r w:rsidRPr="00645D46">
          <w:rPr>
            <w:rFonts w:cs="Arial"/>
            <w:sz w:val="24"/>
            <w:szCs w:val="24"/>
          </w:rPr>
          <w:t xml:space="preserve"> and algorithmically assigned </w:t>
        </w:r>
      </w:ins>
      <w:ins w:id="117" w:author="yamel peraza" w:date="2015-04-28T17:07:00Z">
        <w:r w:rsidR="00E238E6">
          <w:rPr>
            <w:rFonts w:cs="Arial"/>
            <w:sz w:val="24"/>
            <w:szCs w:val="24"/>
          </w:rPr>
          <w:t>in</w:t>
        </w:r>
      </w:ins>
      <w:ins w:id="118" w:author="yamel peraza" w:date="2015-04-27T12:29:00Z">
        <w:r w:rsidRPr="00645D46">
          <w:rPr>
            <w:rFonts w:cs="Arial"/>
            <w:sz w:val="24"/>
            <w:szCs w:val="24"/>
          </w:rPr>
          <w:t xml:space="preserve">to a team-project. After </w:t>
        </w:r>
      </w:ins>
      <w:ins w:id="119" w:author="yamel peraza" w:date="2015-04-28T17:07:00Z">
        <w:r w:rsidR="00E238E6">
          <w:rPr>
            <w:rFonts w:cs="Arial"/>
            <w:sz w:val="24"/>
            <w:szCs w:val="24"/>
          </w:rPr>
          <w:t xml:space="preserve">the </w:t>
        </w:r>
      </w:ins>
      <w:ins w:id="120" w:author="yamel peraza" w:date="2015-04-27T12:29:00Z">
        <w:r w:rsidRPr="00645D46">
          <w:rPr>
            <w:rFonts w:cs="Arial"/>
            <w:sz w:val="24"/>
            <w:szCs w:val="24"/>
          </w:rPr>
          <w:t>projects have been finally assigned to the student, the head professor sends an email to all active students in th</w:t>
        </w:r>
        <w:r>
          <w:rPr>
            <w:rFonts w:cs="Arial"/>
            <w:sz w:val="24"/>
            <w:szCs w:val="24"/>
          </w:rPr>
          <w:t xml:space="preserve">e class requesting their needs of </w:t>
        </w:r>
        <w:r w:rsidRPr="00645D46">
          <w:rPr>
            <w:rFonts w:cs="Arial"/>
            <w:sz w:val="24"/>
            <w:szCs w:val="24"/>
          </w:rPr>
          <w:t xml:space="preserve">virtual machines environments for the completion of their project. Then, each student that needs virtual environments replies to the head professor’s email with all their needs regarding virtual machine creation. </w:t>
        </w:r>
        <w:r w:rsidRPr="00C70968">
          <w:rPr>
            <w:rFonts w:cs="Arial"/>
            <w:sz w:val="24"/>
            <w:szCs w:val="24"/>
          </w:rPr>
          <w:t>Finally, the head professor tracks each individual’s email, gathers all the information, and sends it to the school system admin, who will create the virtual machines for the students</w:t>
        </w:r>
        <w:r>
          <w:rPr>
            <w:rFonts w:cs="Arial"/>
            <w:sz w:val="24"/>
            <w:szCs w:val="24"/>
          </w:rPr>
          <w:t>.</w:t>
        </w:r>
      </w:ins>
    </w:p>
    <w:p w14:paraId="585E01A7" w14:textId="77777777" w:rsidR="006104B3" w:rsidRPr="00645D46" w:rsidRDefault="006104B3">
      <w:pPr>
        <w:spacing w:line="480" w:lineRule="auto"/>
        <w:ind w:left="360"/>
        <w:rPr>
          <w:ins w:id="121" w:author="yamel peraza" w:date="2015-04-27T12:29:00Z"/>
          <w:rFonts w:cs="Arial"/>
          <w:sz w:val="24"/>
          <w:szCs w:val="24"/>
        </w:rPr>
        <w:pPrChange w:id="122" w:author="yamel peraza" w:date="2015-04-27T12:30:00Z">
          <w:pPr>
            <w:spacing w:line="480" w:lineRule="auto"/>
            <w:ind w:left="720"/>
          </w:pPr>
        </w:pPrChange>
      </w:pPr>
      <w:ins w:id="123" w:author="yamel peraza" w:date="2015-04-27T12:29:00Z">
        <w:r w:rsidRPr="00645D46">
          <w:rPr>
            <w:rFonts w:cs="Arial"/>
            <w:sz w:val="24"/>
            <w:szCs w:val="24"/>
          </w:rPr>
          <w:t xml:space="preserve">Summarizing, there is a lot of </w:t>
        </w:r>
        <w:r w:rsidRPr="00C70968">
          <w:rPr>
            <w:rFonts w:cs="Arial"/>
            <w:sz w:val="24"/>
            <w:szCs w:val="24"/>
          </w:rPr>
          <w:t>manual work done</w:t>
        </w:r>
        <w:r w:rsidRPr="00645D46">
          <w:rPr>
            <w:rFonts w:cs="Arial"/>
            <w:sz w:val="24"/>
            <w:szCs w:val="24"/>
          </w:rPr>
          <w:t xml:space="preserve"> to collect and send the request of virtual machines for each individual team. In general, previous semesters of Senior Project class have not developed a functionality into Senior Project Website that addresses this issue.</w:t>
        </w:r>
      </w:ins>
    </w:p>
    <w:p w14:paraId="31EC64B6" w14:textId="77777777" w:rsidR="006104B3" w:rsidRDefault="006104B3">
      <w:pPr>
        <w:pStyle w:val="H1"/>
        <w:numPr>
          <w:ilvl w:val="0"/>
          <w:numId w:val="0"/>
        </w:numPr>
        <w:spacing w:line="480" w:lineRule="auto"/>
        <w:ind w:left="360"/>
        <w:rPr>
          <w:ins w:id="124" w:author="yamel peraza" w:date="2015-04-27T12:28:00Z"/>
          <w:rFonts w:eastAsia="Times New Roman" w:cs="Times New Roman"/>
          <w:b w:val="0"/>
          <w:spacing w:val="0"/>
          <w:sz w:val="24"/>
          <w:szCs w:val="24"/>
        </w:rPr>
        <w:pPrChange w:id="125" w:author="yamel peraza" w:date="2015-04-27T12:28:00Z">
          <w:pPr>
            <w:pStyle w:val="H1"/>
            <w:numPr>
              <w:numId w:val="0"/>
            </w:numPr>
            <w:spacing w:line="480" w:lineRule="auto"/>
            <w:ind w:left="0" w:firstLine="720"/>
          </w:pPr>
        </w:pPrChange>
      </w:pPr>
    </w:p>
    <w:p w14:paraId="54E0662B" w14:textId="77777777" w:rsidR="006104B3" w:rsidRDefault="006104B3">
      <w:pPr>
        <w:pStyle w:val="H1"/>
        <w:numPr>
          <w:ilvl w:val="0"/>
          <w:numId w:val="0"/>
        </w:numPr>
        <w:spacing w:line="480" w:lineRule="auto"/>
        <w:ind w:left="360"/>
        <w:rPr>
          <w:ins w:id="126" w:author="yamel peraza" w:date="2015-04-27T12:28:00Z"/>
          <w:rFonts w:eastAsia="Times New Roman" w:cs="Times New Roman"/>
          <w:b w:val="0"/>
          <w:spacing w:val="0"/>
          <w:sz w:val="24"/>
          <w:szCs w:val="24"/>
        </w:rPr>
        <w:pPrChange w:id="127" w:author="yamel peraza" w:date="2015-04-27T12:28:00Z">
          <w:pPr>
            <w:pStyle w:val="H1"/>
            <w:numPr>
              <w:numId w:val="0"/>
            </w:numPr>
            <w:spacing w:line="480" w:lineRule="auto"/>
            <w:ind w:left="0" w:firstLine="720"/>
          </w:pPr>
        </w:pPrChange>
      </w:pPr>
    </w:p>
    <w:p w14:paraId="3FBC6779" w14:textId="77777777" w:rsidR="006104B3" w:rsidRDefault="006104B3">
      <w:pPr>
        <w:pStyle w:val="H1"/>
        <w:numPr>
          <w:ilvl w:val="0"/>
          <w:numId w:val="0"/>
        </w:numPr>
        <w:spacing w:line="480" w:lineRule="auto"/>
        <w:ind w:left="360"/>
        <w:rPr>
          <w:ins w:id="128" w:author="yamel peraza" w:date="2015-04-27T12:28:00Z"/>
          <w:rFonts w:eastAsia="Times New Roman" w:cs="Times New Roman"/>
          <w:b w:val="0"/>
          <w:spacing w:val="0"/>
          <w:sz w:val="24"/>
          <w:szCs w:val="24"/>
        </w:rPr>
        <w:pPrChange w:id="129" w:author="yamel peraza" w:date="2015-04-27T12:28:00Z">
          <w:pPr>
            <w:pStyle w:val="H1"/>
            <w:numPr>
              <w:numId w:val="0"/>
            </w:numPr>
            <w:spacing w:line="480" w:lineRule="auto"/>
            <w:ind w:left="0" w:firstLine="720"/>
          </w:pPr>
        </w:pPrChange>
      </w:pPr>
    </w:p>
    <w:p w14:paraId="5FA58C34" w14:textId="47CAAC90" w:rsidR="00D614BF" w:rsidDel="006104B3" w:rsidRDefault="00D614BF">
      <w:pPr>
        <w:pStyle w:val="H1"/>
        <w:numPr>
          <w:ilvl w:val="0"/>
          <w:numId w:val="0"/>
        </w:numPr>
        <w:spacing w:line="480" w:lineRule="auto"/>
        <w:ind w:left="360"/>
        <w:rPr>
          <w:del w:id="130" w:author="yamel peraza" w:date="2015-04-27T12:30:00Z"/>
          <w:rFonts w:eastAsia="Times New Roman" w:cs="Times New Roman"/>
          <w:b w:val="0"/>
          <w:spacing w:val="0"/>
          <w:sz w:val="24"/>
          <w:szCs w:val="24"/>
        </w:rPr>
        <w:pPrChange w:id="131" w:author="yamel peraza" w:date="2015-04-27T12:28:00Z">
          <w:pPr>
            <w:pStyle w:val="H1"/>
            <w:numPr>
              <w:numId w:val="0"/>
            </w:numPr>
            <w:spacing w:line="480" w:lineRule="auto"/>
            <w:ind w:left="0" w:firstLine="720"/>
          </w:pPr>
        </w:pPrChange>
      </w:pPr>
      <w:del w:id="132" w:author="yamel peraza" w:date="2015-04-27T12:30:00Z">
        <w:r w:rsidDel="006104B3">
          <w:rPr>
            <w:rFonts w:eastAsia="Times New Roman" w:cs="Times New Roman"/>
            <w:b w:val="0"/>
            <w:spacing w:val="0"/>
            <w:sz w:val="24"/>
            <w:szCs w:val="24"/>
          </w:rPr>
          <w:delTex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delText>
        </w:r>
        <w:bookmarkEnd w:id="110"/>
        <w:bookmarkEnd w:id="111"/>
        <w:bookmarkEnd w:id="112"/>
        <w:r w:rsidDel="006104B3">
          <w:rPr>
            <w:rFonts w:eastAsia="Times New Roman" w:cs="Times New Roman"/>
            <w:b w:val="0"/>
            <w:spacing w:val="0"/>
            <w:sz w:val="24"/>
            <w:szCs w:val="24"/>
          </w:rPr>
          <w:delText xml:space="preserve"> </w:delText>
        </w:r>
      </w:del>
    </w:p>
    <w:p w14:paraId="6D008B4B" w14:textId="622AE438" w:rsidR="00D614BF" w:rsidDel="006104B3" w:rsidRDefault="00D614BF" w:rsidP="00D614BF">
      <w:pPr>
        <w:spacing w:line="480" w:lineRule="auto"/>
        <w:ind w:left="720" w:firstLine="720"/>
        <w:rPr>
          <w:del w:id="133" w:author="yamel peraza" w:date="2015-04-27T12:30:00Z"/>
          <w:rFonts w:eastAsia="Times New Roman" w:cs="Times New Roman"/>
          <w:sz w:val="24"/>
          <w:szCs w:val="24"/>
        </w:rPr>
      </w:pPr>
      <w:del w:id="134" w:author="yamel peraza" w:date="2015-04-27T12:30:00Z">
        <w:r w:rsidRPr="00C52FBF" w:rsidDel="006104B3">
          <w:rPr>
            <w:rFonts w:eastAsia="Times New Roman" w:cs="Times New Roman"/>
            <w:sz w:val="24"/>
            <w:szCs w:val="24"/>
          </w:rPr>
          <w:delTex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delText>
        </w:r>
        <w:r w:rsidDel="006104B3">
          <w:rPr>
            <w:rFonts w:eastAsia="Times New Roman" w:cs="Times New Roman"/>
            <w:sz w:val="24"/>
            <w:szCs w:val="24"/>
          </w:rPr>
          <w:delText xml:space="preserve"> not prudent</w:delText>
        </w:r>
        <w:r w:rsidRPr="00C52FBF" w:rsidDel="006104B3">
          <w:rPr>
            <w:rFonts w:eastAsia="Times New Roman" w:cs="Times New Roman"/>
            <w:sz w:val="24"/>
            <w:szCs w:val="24"/>
          </w:rPr>
          <w:delText xml:space="preserve"> for the head professor to discount a project because no students have one skill one project needs.</w:delText>
        </w:r>
        <w:r w:rsidDel="006104B3">
          <w:rPr>
            <w:rFonts w:eastAsia="Times New Roman" w:cs="Times New Roman"/>
            <w:sz w:val="24"/>
            <w:szCs w:val="24"/>
          </w:rPr>
          <w:delText xml:space="preserve"> A perfect matching after all is not always possible, nor reasonable to coerce.</w:delText>
        </w:r>
      </w:del>
    </w:p>
    <w:p w14:paraId="48ECA55F" w14:textId="1CBF7D77" w:rsidR="00D614BF" w:rsidDel="006104B3" w:rsidRDefault="00D614BF" w:rsidP="00D614BF">
      <w:pPr>
        <w:spacing w:line="480" w:lineRule="auto"/>
        <w:ind w:left="720" w:firstLine="720"/>
        <w:rPr>
          <w:del w:id="135" w:author="yamel peraza" w:date="2015-04-27T12:30:00Z"/>
          <w:rFonts w:eastAsia="Times New Roman" w:cs="Times New Roman"/>
          <w:sz w:val="24"/>
          <w:szCs w:val="24"/>
        </w:rPr>
      </w:pPr>
      <w:del w:id="136" w:author="yamel peraza" w:date="2015-04-27T12:30:00Z">
        <w:r w:rsidDel="006104B3">
          <w:rPr>
            <w:rFonts w:eastAsia="Times New Roman" w:cs="Times New Roman"/>
            <w:sz w:val="24"/>
            <w:szCs w:val="24"/>
          </w:rPr>
          <w:delTex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delText>
        </w:r>
      </w:del>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137" w:name="_Toc393726766"/>
      <w:r w:rsidRPr="008F00D6">
        <w:rPr>
          <w:noProof/>
        </w:rPr>
        <w:lastRenderedPageBreak/>
        <mc:AlternateContent>
          <mc:Choice Requires="wpg">
            <w:drawing>
              <wp:anchor distT="0" distB="0" distL="114300" distR="114300" simplePos="0" relativeHeight="251665920" behindDoc="1" locked="0" layoutInCell="1" allowOverlap="1" wp14:anchorId="23D8F611" wp14:editId="08B405E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4EC1FD18" w:rsidR="003A665D" w:rsidRPr="00C70986" w:rsidRDefault="003A665D" w:rsidP="00D614BF">
                              <w:pPr>
                                <w:rPr>
                                  <w:rFonts w:ascii="Gabriola" w:hAnsi="Gabriola"/>
                                  <w:i/>
                                </w:rPr>
                              </w:pPr>
                              <w:r w:rsidRPr="00C70986">
                                <w:rPr>
                                  <w:rFonts w:ascii="Gabriola" w:hAnsi="Gabriola"/>
                                  <w:i/>
                                </w:rPr>
                                <w:t>Senior Project Website V</w:t>
                              </w:r>
                              <w:ins w:id="138" w:author="yamel peraza" w:date="2015-04-27T13:28:00Z">
                                <w:r>
                                  <w:rPr>
                                    <w:rFonts w:ascii="Gabriola" w:hAnsi="Gabriola"/>
                                    <w:i/>
                                  </w:rPr>
                                  <w:t>5</w:t>
                                </w:r>
                              </w:ins>
                              <w:del w:id="139" w:author="yamel peraza" w:date="2015-04-27T13:28:00Z">
                                <w:r w:rsidDel="006E6F87">
                                  <w:rPr>
                                    <w:rFonts w:ascii="Gabriola" w:hAnsi="Gabriola"/>
                                    <w:i/>
                                  </w:rPr>
                                  <w:delText>4</w:delText>
                                </w:r>
                              </w:del>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505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4EC1FD18" w:rsidR="003A665D" w:rsidRPr="00C70986" w:rsidRDefault="003A665D" w:rsidP="00D614BF">
                        <w:pPr>
                          <w:rPr>
                            <w:rFonts w:ascii="Gabriola" w:hAnsi="Gabriola"/>
                            <w:i/>
                          </w:rPr>
                        </w:pPr>
                        <w:r w:rsidRPr="00C70986">
                          <w:rPr>
                            <w:rFonts w:ascii="Gabriola" w:hAnsi="Gabriola"/>
                            <w:i/>
                          </w:rPr>
                          <w:t>Senior Project Website V</w:t>
                        </w:r>
                        <w:ins w:id="140" w:author="yamel peraza" w:date="2015-04-27T13:28:00Z">
                          <w:r>
                            <w:rPr>
                              <w:rFonts w:ascii="Gabriola" w:hAnsi="Gabriola"/>
                              <w:i/>
                            </w:rPr>
                            <w:t>5</w:t>
                          </w:r>
                        </w:ins>
                        <w:del w:id="141" w:author="yamel peraza" w:date="2015-04-27T13:28:00Z">
                          <w:r w:rsidDel="006E6F87">
                            <w:rPr>
                              <w:rFonts w:ascii="Gabriola" w:hAnsi="Gabriola"/>
                              <w:i/>
                            </w:rPr>
                            <w:delText>4</w:delText>
                          </w:r>
                        </w:del>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137"/>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17E378FB" w:rsidR="00D614BF" w:rsidRDefault="00D614BF">
      <w:pPr>
        <w:rPr>
          <w:ins w:id="142" w:author="yamel peraza" w:date="2015-04-27T12:31:00Z"/>
          <w:sz w:val="24"/>
          <w:szCs w:val="24"/>
        </w:rPr>
      </w:pPr>
      <w:r w:rsidRPr="003C36C2">
        <w:rPr>
          <w:sz w:val="24"/>
          <w:szCs w:val="24"/>
          <w:rPrChange w:id="143" w:author="yamel peraza" w:date="2015-04-27T12:31:00Z">
            <w:rPr/>
          </w:rPrChange>
        </w:rPr>
        <w:t>This section covers project organization, task breakdown, and cost</w:t>
      </w:r>
      <w:ins w:id="144" w:author="yamel peraza" w:date="2015-04-28T17:08:00Z">
        <w:r w:rsidR="00E238E6">
          <w:rPr>
            <w:sz w:val="24"/>
            <w:szCs w:val="24"/>
          </w:rPr>
          <w:t>-</w:t>
        </w:r>
      </w:ins>
      <w:del w:id="145" w:author="yamel peraza" w:date="2015-04-28T17:08:00Z">
        <w:r w:rsidRPr="003C36C2" w:rsidDel="00E238E6">
          <w:rPr>
            <w:sz w:val="24"/>
            <w:szCs w:val="24"/>
            <w:rPrChange w:id="146" w:author="yamel peraza" w:date="2015-04-27T12:31:00Z">
              <w:rPr/>
            </w:rPrChange>
          </w:rPr>
          <w:delText xml:space="preserve"> </w:delText>
        </w:r>
      </w:del>
      <w:r w:rsidRPr="003C36C2">
        <w:rPr>
          <w:sz w:val="24"/>
          <w:szCs w:val="24"/>
          <w:rPrChange w:id="147" w:author="yamel peraza" w:date="2015-04-27T12:31:00Z">
            <w:rPr/>
          </w:rPrChange>
        </w:rPr>
        <w:t>estimate relevant information regarding the project.</w:t>
      </w:r>
    </w:p>
    <w:p w14:paraId="2AA1476B" w14:textId="77777777" w:rsidR="003C36C2" w:rsidRPr="003C36C2" w:rsidRDefault="003C36C2">
      <w:pPr>
        <w:rPr>
          <w:sz w:val="24"/>
          <w:szCs w:val="24"/>
          <w:rPrChange w:id="148" w:author="yamel peraza" w:date="2015-04-27T12:31:00Z">
            <w:rPr/>
          </w:rPrChange>
        </w:rPr>
      </w:pPr>
    </w:p>
    <w:p w14:paraId="6FAD37A7" w14:textId="77777777" w:rsidR="00D614BF" w:rsidRPr="008F00D6" w:rsidRDefault="00D614BF" w:rsidP="00D614BF">
      <w:pPr>
        <w:pStyle w:val="H2"/>
        <w:numPr>
          <w:ilvl w:val="1"/>
          <w:numId w:val="2"/>
        </w:numPr>
        <w:rPr>
          <w:rFonts w:eastAsia="Times New Roman"/>
        </w:rPr>
      </w:pPr>
      <w:bookmarkStart w:id="149" w:name="_Toc374274977"/>
      <w:bookmarkStart w:id="150" w:name="_Toc378930290"/>
      <w:bookmarkStart w:id="151" w:name="_Toc393726767"/>
      <w:r w:rsidRPr="008F00D6">
        <w:rPr>
          <w:noProof/>
        </w:rPr>
        <mc:AlternateContent>
          <mc:Choice Requires="wps">
            <w:drawing>
              <wp:anchor distT="0" distB="0" distL="114300" distR="114300" simplePos="0" relativeHeight="251644416" behindDoc="0" locked="0" layoutInCell="1" allowOverlap="1" wp14:anchorId="10BBB8F0" wp14:editId="7D525250">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E4785" id="Straight Connector 291"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149"/>
      <w:bookmarkEnd w:id="150"/>
      <w:bookmarkEnd w:id="151"/>
    </w:p>
    <w:p w14:paraId="633CF2CF" w14:textId="4BD9413D" w:rsidR="00D614BF" w:rsidRDefault="00D614BF" w:rsidP="00D614BF">
      <w:pPr>
        <w:ind w:left="720"/>
        <w:rPr>
          <w:ins w:id="152" w:author="yamel peraza" w:date="2015-04-27T12:32:00Z"/>
          <w:sz w:val="24"/>
          <w:szCs w:val="24"/>
        </w:rPr>
      </w:pPr>
      <w:del w:id="153" w:author="yamel peraza" w:date="2015-04-28T17:12:00Z">
        <w:r w:rsidRPr="003C36C2" w:rsidDel="00E238E6">
          <w:rPr>
            <w:sz w:val="24"/>
            <w:szCs w:val="24"/>
            <w:rPrChange w:id="154" w:author="yamel peraza" w:date="2015-04-27T12:32:00Z">
              <w:rPr/>
            </w:rPrChange>
          </w:rPr>
          <w:delText>Roles of team</w:delText>
        </w:r>
      </w:del>
      <w:ins w:id="155" w:author="yamel peraza" w:date="2015-04-28T17:12:00Z">
        <w:r w:rsidR="00E238E6">
          <w:rPr>
            <w:sz w:val="24"/>
            <w:szCs w:val="24"/>
          </w:rPr>
          <w:t>The</w:t>
        </w:r>
      </w:ins>
      <w:ins w:id="156" w:author="yamel peraza" w:date="2015-04-28T17:13:00Z">
        <w:r w:rsidR="00E238E6">
          <w:rPr>
            <w:sz w:val="24"/>
            <w:szCs w:val="24"/>
          </w:rPr>
          <w:t xml:space="preserve"> specific</w:t>
        </w:r>
      </w:ins>
      <w:ins w:id="157" w:author="yamel peraza" w:date="2015-04-28T17:12:00Z">
        <w:r w:rsidR="00E238E6">
          <w:rPr>
            <w:sz w:val="24"/>
            <w:szCs w:val="24"/>
          </w:rPr>
          <w:t xml:space="preserve"> tasks for the team</w:t>
        </w:r>
      </w:ins>
      <w:r w:rsidRPr="003C36C2">
        <w:rPr>
          <w:sz w:val="24"/>
          <w:szCs w:val="24"/>
          <w:rPrChange w:id="158" w:author="yamel peraza" w:date="2015-04-27T12:32:00Z">
            <w:rPr/>
          </w:rPrChange>
        </w:rPr>
        <w:t xml:space="preserve"> are described in Table 3.1</w:t>
      </w:r>
      <w:del w:id="159" w:author="yamel peraza" w:date="2015-04-28T17:13:00Z">
        <w:r w:rsidRPr="003C36C2" w:rsidDel="00E238E6">
          <w:rPr>
            <w:sz w:val="24"/>
            <w:szCs w:val="24"/>
            <w:rPrChange w:id="160" w:author="yamel peraza" w:date="2015-04-27T12:32:00Z">
              <w:rPr/>
            </w:rPrChange>
          </w:rPr>
          <w:delText xml:space="preserve"> in regards to the project role</w:delText>
        </w:r>
      </w:del>
      <w:r w:rsidRPr="003C36C2">
        <w:rPr>
          <w:sz w:val="24"/>
          <w:szCs w:val="24"/>
          <w:rPrChange w:id="161" w:author="yamel peraza" w:date="2015-04-27T12:32:00Z">
            <w:rPr/>
          </w:rPrChange>
        </w:rPr>
        <w:t xml:space="preserve">.  </w:t>
      </w:r>
      <w:ins w:id="162" w:author="yamel peraza" w:date="2015-04-28T17:11:00Z">
        <w:r w:rsidR="00E238E6">
          <w:rPr>
            <w:sz w:val="24"/>
            <w:szCs w:val="24"/>
          </w:rPr>
          <w:t>F</w:t>
        </w:r>
      </w:ins>
      <w:del w:id="163" w:author="yamel peraza" w:date="2015-04-28T17:10:00Z">
        <w:r w:rsidRPr="003C36C2" w:rsidDel="00E238E6">
          <w:rPr>
            <w:sz w:val="24"/>
            <w:szCs w:val="24"/>
            <w:rPrChange w:id="164" w:author="yamel peraza" w:date="2015-04-27T12:32:00Z">
              <w:rPr/>
            </w:rPrChange>
          </w:rPr>
          <w:delText>The f</w:delText>
        </w:r>
      </w:del>
      <w:r w:rsidRPr="003C36C2">
        <w:rPr>
          <w:sz w:val="24"/>
          <w:szCs w:val="24"/>
          <w:rPrChange w:id="165" w:author="yamel peraza" w:date="2015-04-27T12:32:00Z">
            <w:rPr/>
          </w:rPrChange>
        </w:rPr>
        <w:t>urther</w:t>
      </w:r>
      <w:ins w:id="166" w:author="yamel peraza" w:date="2015-04-28T17:13:00Z">
        <w:r w:rsidR="007733C9">
          <w:rPr>
            <w:sz w:val="24"/>
            <w:szCs w:val="24"/>
          </w:rPr>
          <w:t xml:space="preserve"> tasks and milestones </w:t>
        </w:r>
      </w:ins>
      <w:del w:id="167" w:author="yamel peraza" w:date="2015-04-28T17:13:00Z">
        <w:r w:rsidRPr="003C36C2" w:rsidDel="007733C9">
          <w:rPr>
            <w:sz w:val="24"/>
            <w:szCs w:val="24"/>
            <w:rPrChange w:id="168" w:author="yamel peraza" w:date="2015-04-27T12:32:00Z">
              <w:rPr/>
            </w:rPrChange>
          </w:rPr>
          <w:delText xml:space="preserve"> </w:delText>
        </w:r>
        <w:r w:rsidR="00ED4F48" w:rsidRPr="003C36C2" w:rsidDel="007733C9">
          <w:rPr>
            <w:sz w:val="24"/>
            <w:szCs w:val="24"/>
            <w:rPrChange w:id="169" w:author="yamel peraza" w:date="2015-04-27T12:32:00Z">
              <w:rPr/>
            </w:rPrChange>
          </w:rPr>
          <w:delText>specific</w:delText>
        </w:r>
        <w:r w:rsidRPr="003C36C2" w:rsidDel="007733C9">
          <w:rPr>
            <w:sz w:val="24"/>
            <w:szCs w:val="24"/>
            <w:rPrChange w:id="170" w:author="yamel peraza" w:date="2015-04-27T12:32:00Z">
              <w:rPr/>
            </w:rPrChange>
          </w:rPr>
          <w:delText xml:space="preserve"> roles </w:delText>
        </w:r>
      </w:del>
      <w:r w:rsidRPr="003C36C2">
        <w:rPr>
          <w:sz w:val="24"/>
          <w:szCs w:val="24"/>
          <w:rPrChange w:id="171" w:author="yamel peraza" w:date="2015-04-27T12:32:00Z">
            <w:rPr/>
          </w:rPrChange>
        </w:rPr>
        <w:t>are expanded on table 3.2. This pertains to this document specifically but no change</w:t>
      </w:r>
      <w:ins w:id="172" w:author="yamel peraza" w:date="2015-04-28T17:11:00Z">
        <w:r w:rsidR="00E238E6">
          <w:rPr>
            <w:sz w:val="24"/>
            <w:szCs w:val="24"/>
          </w:rPr>
          <w:t>s</w:t>
        </w:r>
      </w:ins>
      <w:r w:rsidRPr="003C36C2">
        <w:rPr>
          <w:sz w:val="24"/>
          <w:szCs w:val="24"/>
          <w:rPrChange w:id="173" w:author="yamel peraza" w:date="2015-04-27T12:32:00Z">
            <w:rPr/>
          </w:rPrChange>
        </w:rPr>
        <w:t xml:space="preserve"> ha</w:t>
      </w:r>
      <w:ins w:id="174" w:author="yamel peraza" w:date="2015-04-28T17:11:00Z">
        <w:r w:rsidR="00E238E6">
          <w:rPr>
            <w:sz w:val="24"/>
            <w:szCs w:val="24"/>
          </w:rPr>
          <w:t xml:space="preserve">ve </w:t>
        </w:r>
      </w:ins>
      <w:del w:id="175" w:author="yamel peraza" w:date="2015-04-28T17:11:00Z">
        <w:r w:rsidRPr="003C36C2" w:rsidDel="00E238E6">
          <w:rPr>
            <w:sz w:val="24"/>
            <w:szCs w:val="24"/>
            <w:rPrChange w:id="176" w:author="yamel peraza" w:date="2015-04-27T12:32:00Z">
              <w:rPr/>
            </w:rPrChange>
          </w:rPr>
          <w:delText xml:space="preserve">s </w:delText>
        </w:r>
      </w:del>
      <w:r w:rsidRPr="003C36C2">
        <w:rPr>
          <w:sz w:val="24"/>
          <w:szCs w:val="24"/>
          <w:rPrChange w:id="177" w:author="yamel peraza" w:date="2015-04-27T12:32:00Z">
            <w:rPr/>
          </w:rPrChange>
        </w:rPr>
        <w:t xml:space="preserve">occurred since the feasibility document. </w:t>
      </w:r>
      <w:del w:id="178" w:author="yamel peraza" w:date="2015-04-27T12:32:00Z">
        <w:r w:rsidRPr="003C36C2" w:rsidDel="003C36C2">
          <w:rPr>
            <w:sz w:val="24"/>
            <w:szCs w:val="24"/>
            <w:rPrChange w:id="179" w:author="yamel peraza" w:date="2015-04-27T12:32:00Z">
              <w:rPr/>
            </w:rPrChange>
          </w:rPr>
          <w:delText>The team is still one man developer based.</w:delText>
        </w:r>
      </w:del>
    </w:p>
    <w:p w14:paraId="5CAD73AE" w14:textId="77777777" w:rsidR="003C36C2" w:rsidRDefault="003C36C2" w:rsidP="003C36C2">
      <w:pPr>
        <w:spacing w:after="0" w:line="480" w:lineRule="auto"/>
        <w:ind w:left="720" w:firstLine="720"/>
        <w:jc w:val="left"/>
        <w:rPr>
          <w:ins w:id="180" w:author="yamel peraza" w:date="2015-04-27T12:34:00Z"/>
          <w:sz w:val="24"/>
        </w:rPr>
      </w:pP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3C36C2" w:rsidRPr="00265D9C" w14:paraId="2B3154C3" w14:textId="77777777" w:rsidTr="000545E3">
        <w:trPr>
          <w:cnfStyle w:val="100000000000" w:firstRow="1" w:lastRow="0" w:firstColumn="0" w:lastColumn="0" w:oddVBand="0" w:evenVBand="0" w:oddHBand="0" w:evenHBand="0" w:firstRowFirstColumn="0" w:firstRowLastColumn="0" w:lastRowFirstColumn="0" w:lastRowLastColumn="0"/>
          <w:ins w:id="181" w:author="yamel peraza" w:date="2015-04-27T12:34:00Z"/>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53BC43E" w14:textId="77777777" w:rsidR="003C36C2" w:rsidRPr="00265D9C" w:rsidRDefault="003C36C2" w:rsidP="000545E3">
            <w:pPr>
              <w:spacing w:line="360" w:lineRule="auto"/>
              <w:rPr>
                <w:ins w:id="182" w:author="yamel peraza" w:date="2015-04-27T12:34:00Z"/>
                <w:rFonts w:eastAsia="Times New Roman" w:cs="Times New Roman"/>
                <w:b w:val="0"/>
                <w:color w:val="auto"/>
                <w:sz w:val="24"/>
                <w:szCs w:val="24"/>
              </w:rPr>
            </w:pPr>
            <w:ins w:id="183" w:author="yamel peraza" w:date="2015-04-27T12:34:00Z">
              <w:r w:rsidRPr="00265D9C">
                <w:rPr>
                  <w:rFonts w:eastAsia="Times New Roman" w:cs="Times New Roman"/>
                  <w:color w:val="auto"/>
                  <w:sz w:val="24"/>
                  <w:szCs w:val="24"/>
                </w:rPr>
                <w:t>Name</w:t>
              </w:r>
            </w:ins>
          </w:p>
        </w:tc>
        <w:tc>
          <w:tcPr>
            <w:tcW w:w="6768" w:type="dxa"/>
            <w:tcBorders>
              <w:top w:val="none" w:sz="0" w:space="0" w:color="auto"/>
              <w:left w:val="none" w:sz="0" w:space="0" w:color="auto"/>
              <w:bottom w:val="none" w:sz="0" w:space="0" w:color="auto"/>
              <w:right w:val="none" w:sz="0" w:space="0" w:color="auto"/>
            </w:tcBorders>
          </w:tcPr>
          <w:p w14:paraId="60E42376" w14:textId="77777777" w:rsidR="003C36C2" w:rsidRPr="00265D9C" w:rsidRDefault="003C36C2" w:rsidP="000545E3">
            <w:pPr>
              <w:spacing w:line="360" w:lineRule="auto"/>
              <w:cnfStyle w:val="100000000000" w:firstRow="1" w:lastRow="0" w:firstColumn="0" w:lastColumn="0" w:oddVBand="0" w:evenVBand="0" w:oddHBand="0" w:evenHBand="0" w:firstRowFirstColumn="0" w:firstRowLastColumn="0" w:lastRowFirstColumn="0" w:lastRowLastColumn="0"/>
              <w:rPr>
                <w:ins w:id="184" w:author="yamel peraza" w:date="2015-04-27T12:34:00Z"/>
                <w:rFonts w:eastAsia="Times New Roman" w:cs="Times New Roman"/>
                <w:b w:val="0"/>
                <w:color w:val="auto"/>
                <w:sz w:val="24"/>
                <w:szCs w:val="24"/>
              </w:rPr>
            </w:pPr>
            <w:ins w:id="185" w:author="yamel peraza" w:date="2015-04-27T12:34:00Z">
              <w:r w:rsidRPr="00265D9C">
                <w:rPr>
                  <w:rFonts w:eastAsia="Times New Roman" w:cs="Times New Roman"/>
                  <w:color w:val="auto"/>
                  <w:sz w:val="24"/>
                  <w:szCs w:val="24"/>
                </w:rPr>
                <w:t>Role</w:t>
              </w:r>
            </w:ins>
          </w:p>
        </w:tc>
      </w:tr>
      <w:tr w:rsidR="003C36C2" w:rsidRPr="00265D9C" w14:paraId="43D78B28" w14:textId="77777777" w:rsidTr="000545E3">
        <w:trPr>
          <w:cnfStyle w:val="000000100000" w:firstRow="0" w:lastRow="0" w:firstColumn="0" w:lastColumn="0" w:oddVBand="0" w:evenVBand="0" w:oddHBand="1" w:evenHBand="0" w:firstRowFirstColumn="0" w:firstRowLastColumn="0" w:lastRowFirstColumn="0" w:lastRowLastColumn="0"/>
          <w:ins w:id="186" w:author="yamel peraza" w:date="2015-04-27T12:34:00Z"/>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1E8D9016" w14:textId="77777777" w:rsidR="003C36C2" w:rsidRDefault="003C36C2" w:rsidP="000545E3">
            <w:pPr>
              <w:spacing w:line="360" w:lineRule="auto"/>
              <w:rPr>
                <w:ins w:id="187" w:author="yamel peraza" w:date="2015-04-27T12:34:00Z"/>
                <w:rFonts w:eastAsia="Times New Roman" w:cs="Times New Roman"/>
                <w:color w:val="auto"/>
                <w:sz w:val="24"/>
                <w:szCs w:val="24"/>
              </w:rPr>
            </w:pPr>
            <w:ins w:id="188" w:author="yamel peraza" w:date="2015-04-27T12:34:00Z">
              <w:r>
                <w:rPr>
                  <w:rFonts w:eastAsia="Times New Roman" w:cs="Times New Roman"/>
                  <w:color w:val="auto"/>
                  <w:sz w:val="24"/>
                  <w:szCs w:val="24"/>
                </w:rPr>
                <w:t xml:space="preserve">Jacek </w:t>
              </w:r>
              <w:r w:rsidRPr="004227E6">
                <w:rPr>
                  <w:rFonts w:eastAsia="Times New Roman" w:cs="Times New Roman"/>
                  <w:color w:val="auto"/>
                  <w:sz w:val="24"/>
                  <w:szCs w:val="24"/>
                </w:rPr>
                <w:t>Kopczynski</w:t>
              </w:r>
            </w:ins>
          </w:p>
          <w:p w14:paraId="37DD6E44" w14:textId="77777777" w:rsidR="003C36C2" w:rsidRPr="00265D9C" w:rsidRDefault="003C36C2" w:rsidP="000545E3">
            <w:pPr>
              <w:spacing w:line="360" w:lineRule="auto"/>
              <w:rPr>
                <w:ins w:id="189" w:author="yamel peraza" w:date="2015-04-27T12:34:00Z"/>
                <w:rFonts w:eastAsia="Times New Roman" w:cs="Times New Roman"/>
                <w:color w:val="auto"/>
                <w:sz w:val="24"/>
                <w:szCs w:val="24"/>
              </w:rPr>
            </w:pPr>
            <w:ins w:id="190" w:author="yamel peraza" w:date="2015-04-27T12:34:00Z">
              <w:r>
                <w:rPr>
                  <w:rFonts w:eastAsia="Times New Roman" w:cs="Times New Roman"/>
                  <w:color w:val="auto"/>
                  <w:sz w:val="24"/>
                  <w:szCs w:val="24"/>
                </w:rPr>
                <w:t>Yamel Peraza</w:t>
              </w:r>
            </w:ins>
          </w:p>
        </w:tc>
        <w:tc>
          <w:tcPr>
            <w:tcW w:w="6768" w:type="dxa"/>
            <w:tcBorders>
              <w:left w:val="none" w:sz="0" w:space="0" w:color="auto"/>
              <w:right w:val="none" w:sz="0" w:space="0" w:color="auto"/>
            </w:tcBorders>
          </w:tcPr>
          <w:p w14:paraId="44DBEB1D" w14:textId="77777777" w:rsidR="003C36C2" w:rsidRPr="004A78A9" w:rsidRDefault="003C36C2" w:rsidP="000545E3">
            <w:pPr>
              <w:spacing w:line="360" w:lineRule="auto"/>
              <w:cnfStyle w:val="000000100000" w:firstRow="0" w:lastRow="0" w:firstColumn="0" w:lastColumn="0" w:oddVBand="0" w:evenVBand="0" w:oddHBand="1" w:evenHBand="0" w:firstRowFirstColumn="0" w:firstRowLastColumn="0" w:lastRowFirstColumn="0" w:lastRowLastColumn="0"/>
              <w:rPr>
                <w:ins w:id="191" w:author="yamel peraza" w:date="2015-04-27T12:34:00Z"/>
                <w:rFonts w:eastAsia="Times New Roman" w:cs="Times New Roman"/>
                <w:color w:val="auto"/>
                <w:sz w:val="24"/>
                <w:szCs w:val="24"/>
              </w:rPr>
            </w:pPr>
            <w:ins w:id="192" w:author="yamel peraza" w:date="2015-04-27T12:34:00Z">
              <w:r>
                <w:rPr>
                  <w:rFonts w:eastAsia="Times New Roman" w:cs="Times New Roman"/>
                  <w:color w:val="auto"/>
                  <w:sz w:val="24"/>
                  <w:szCs w:val="24"/>
                </w:rPr>
                <w:t>Responsible for ensuring the project progresses based on specifications from client and advice from mentor. Leads discussion ideas and adapts to client needs.</w:t>
              </w:r>
            </w:ins>
          </w:p>
        </w:tc>
      </w:tr>
    </w:tbl>
    <w:p w14:paraId="3F024C48" w14:textId="77777777" w:rsidR="003C36C2" w:rsidRDefault="003C36C2" w:rsidP="003C36C2">
      <w:pPr>
        <w:spacing w:after="0" w:line="360" w:lineRule="auto"/>
        <w:jc w:val="center"/>
        <w:rPr>
          <w:ins w:id="193" w:author="yamel peraza" w:date="2015-04-27T12:34:00Z"/>
          <w:rFonts w:eastAsia="Times New Roman" w:cs="Times New Roman"/>
          <w:sz w:val="24"/>
          <w:szCs w:val="24"/>
        </w:rPr>
      </w:pPr>
      <w:ins w:id="194" w:author="yamel peraza" w:date="2015-04-27T12:34:00Z">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ins>
    </w:p>
    <w:tbl>
      <w:tblPr>
        <w:tblStyle w:val="LightShading"/>
        <w:tblW w:w="0" w:type="auto"/>
        <w:tblInd w:w="636"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3C36C2" w:rsidRPr="00265D9C" w14:paraId="74A9CA71" w14:textId="77777777" w:rsidTr="000545E3">
        <w:trPr>
          <w:cnfStyle w:val="100000000000" w:firstRow="1" w:lastRow="0" w:firstColumn="0" w:lastColumn="0" w:oddVBand="0" w:evenVBand="0" w:oddHBand="0" w:evenHBand="0" w:firstRowFirstColumn="0" w:firstRowLastColumn="0" w:lastRowFirstColumn="0" w:lastRowLastColumn="0"/>
          <w:ins w:id="195"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56353C53" w14:textId="77777777" w:rsidR="003C36C2" w:rsidRPr="00265D9C" w:rsidRDefault="003C36C2" w:rsidP="000545E3">
            <w:pPr>
              <w:spacing w:line="360" w:lineRule="auto"/>
              <w:rPr>
                <w:ins w:id="196" w:author="yamel peraza" w:date="2015-04-27T12:34:00Z"/>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535811A5" w14:textId="77777777" w:rsidR="003C36C2" w:rsidRPr="004227E6" w:rsidRDefault="003C36C2" w:rsidP="000545E3">
            <w:pPr>
              <w:spacing w:line="360" w:lineRule="auto"/>
              <w:jc w:val="center"/>
              <w:cnfStyle w:val="100000000000" w:firstRow="1" w:lastRow="0" w:firstColumn="0" w:lastColumn="0" w:oddVBand="0" w:evenVBand="0" w:oddHBand="0" w:evenHBand="0" w:firstRowFirstColumn="0" w:firstRowLastColumn="0" w:lastRowFirstColumn="0" w:lastRowLastColumn="0"/>
              <w:rPr>
                <w:ins w:id="197" w:author="yamel peraza" w:date="2015-04-27T12:34:00Z"/>
                <w:rFonts w:eastAsia="Times New Roman" w:cs="Times New Roman"/>
                <w:color w:val="auto"/>
                <w:sz w:val="24"/>
                <w:szCs w:val="24"/>
              </w:rPr>
            </w:pPr>
            <w:ins w:id="198" w:author="yamel peraza" w:date="2015-04-27T12:34:00Z">
              <w:r>
                <w:rPr>
                  <w:rFonts w:eastAsia="Times New Roman" w:cs="Times New Roman"/>
                  <w:color w:val="auto"/>
                  <w:sz w:val="24"/>
                  <w:szCs w:val="24"/>
                </w:rPr>
                <w:t xml:space="preserve">Jacek </w:t>
              </w:r>
              <w:r w:rsidRPr="004227E6">
                <w:rPr>
                  <w:rFonts w:eastAsia="Times New Roman" w:cs="Times New Roman"/>
                  <w:color w:val="auto"/>
                  <w:sz w:val="24"/>
                  <w:szCs w:val="24"/>
                </w:rPr>
                <w:t>Kopczynski</w:t>
              </w:r>
              <w:r>
                <w:rPr>
                  <w:rFonts w:eastAsia="Times New Roman" w:cs="Times New Roman"/>
                  <w:color w:val="auto"/>
                  <w:sz w:val="24"/>
                  <w:szCs w:val="24"/>
                </w:rPr>
                <w:t xml:space="preserve"> Yamel Peraza</w:t>
              </w:r>
            </w:ins>
          </w:p>
        </w:tc>
      </w:tr>
      <w:tr w:rsidR="003C36C2" w:rsidRPr="00265D9C" w14:paraId="2A698989" w14:textId="77777777" w:rsidTr="000545E3">
        <w:trPr>
          <w:cnfStyle w:val="000000100000" w:firstRow="0" w:lastRow="0" w:firstColumn="0" w:lastColumn="0" w:oddVBand="0" w:evenVBand="0" w:oddHBand="1" w:evenHBand="0" w:firstRowFirstColumn="0" w:firstRowLastColumn="0" w:lastRowFirstColumn="0" w:lastRowLastColumn="0"/>
          <w:ins w:id="199"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30C859A5" w14:textId="77777777" w:rsidR="003C36C2" w:rsidRPr="00265D9C" w:rsidRDefault="003C36C2" w:rsidP="000545E3">
            <w:pPr>
              <w:spacing w:line="360" w:lineRule="auto"/>
              <w:rPr>
                <w:ins w:id="200" w:author="yamel peraza" w:date="2015-04-27T12:34:00Z"/>
                <w:rFonts w:eastAsia="Times New Roman" w:cs="Times New Roman"/>
                <w:b w:val="0"/>
                <w:color w:val="auto"/>
                <w:sz w:val="24"/>
                <w:szCs w:val="24"/>
              </w:rPr>
            </w:pPr>
            <w:ins w:id="201" w:author="yamel peraza" w:date="2015-04-27T12:34:00Z">
              <w:r w:rsidRPr="00265D9C">
                <w:rPr>
                  <w:rFonts w:eastAsia="Times New Roman" w:cs="Times New Roman"/>
                  <w:color w:val="auto"/>
                  <w:sz w:val="24"/>
                  <w:szCs w:val="24"/>
                </w:rPr>
                <w:t>Project Plan</w:t>
              </w:r>
            </w:ins>
          </w:p>
        </w:tc>
        <w:tc>
          <w:tcPr>
            <w:tcW w:w="2394" w:type="dxa"/>
            <w:tcBorders>
              <w:left w:val="none" w:sz="0" w:space="0" w:color="auto"/>
              <w:right w:val="none" w:sz="0" w:space="0" w:color="auto"/>
            </w:tcBorders>
          </w:tcPr>
          <w:p w14:paraId="1123EDE1"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02" w:author="yamel peraza" w:date="2015-04-27T12:34:00Z"/>
                <w:rFonts w:eastAsia="Times New Roman" w:cs="Times New Roman"/>
                <w:color w:val="auto"/>
                <w:sz w:val="24"/>
                <w:szCs w:val="24"/>
              </w:rPr>
            </w:pPr>
            <w:ins w:id="203" w:author="yamel peraza" w:date="2015-04-27T12:34:00Z">
              <w:r w:rsidRPr="00265D9C">
                <w:rPr>
                  <w:rFonts w:eastAsia="Times New Roman" w:cs="Times New Roman"/>
                  <w:color w:val="auto"/>
                  <w:sz w:val="24"/>
                  <w:szCs w:val="24"/>
                </w:rPr>
                <w:sym w:font="Wingdings" w:char="F0FC"/>
              </w:r>
            </w:ins>
          </w:p>
        </w:tc>
      </w:tr>
      <w:tr w:rsidR="003C36C2" w:rsidRPr="00265D9C" w14:paraId="11070713" w14:textId="77777777" w:rsidTr="000545E3">
        <w:trPr>
          <w:ins w:id="204"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2DCE1A79" w14:textId="77777777" w:rsidR="003C36C2" w:rsidRPr="00265D9C" w:rsidRDefault="003C36C2" w:rsidP="000545E3">
            <w:pPr>
              <w:spacing w:line="360" w:lineRule="auto"/>
              <w:rPr>
                <w:ins w:id="205" w:author="yamel peraza" w:date="2015-04-27T12:34:00Z"/>
                <w:rFonts w:eastAsia="Times New Roman" w:cs="Times New Roman"/>
                <w:b w:val="0"/>
                <w:color w:val="auto"/>
                <w:sz w:val="24"/>
                <w:szCs w:val="24"/>
              </w:rPr>
            </w:pPr>
            <w:ins w:id="206" w:author="yamel peraza" w:date="2015-04-27T12:34:00Z">
              <w:r w:rsidRPr="00265D9C">
                <w:rPr>
                  <w:rFonts w:eastAsia="Times New Roman" w:cs="Times New Roman"/>
                  <w:color w:val="auto"/>
                  <w:sz w:val="24"/>
                  <w:szCs w:val="24"/>
                </w:rPr>
                <w:t>Deliverables</w:t>
              </w:r>
            </w:ins>
          </w:p>
        </w:tc>
        <w:tc>
          <w:tcPr>
            <w:tcW w:w="2394" w:type="dxa"/>
          </w:tcPr>
          <w:p w14:paraId="56DA554B"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07" w:author="yamel peraza" w:date="2015-04-27T12:34:00Z"/>
                <w:rFonts w:eastAsia="Times New Roman" w:cs="Times New Roman"/>
                <w:color w:val="auto"/>
                <w:sz w:val="24"/>
                <w:szCs w:val="24"/>
              </w:rPr>
            </w:pPr>
            <w:ins w:id="208" w:author="yamel peraza" w:date="2015-04-27T12:34:00Z">
              <w:r w:rsidRPr="00265D9C">
                <w:rPr>
                  <w:rFonts w:eastAsia="Times New Roman" w:cs="Times New Roman"/>
                  <w:color w:val="auto"/>
                  <w:sz w:val="24"/>
                  <w:szCs w:val="24"/>
                </w:rPr>
                <w:sym w:font="Wingdings" w:char="F0FC"/>
              </w:r>
            </w:ins>
          </w:p>
        </w:tc>
      </w:tr>
      <w:tr w:rsidR="003C36C2" w:rsidRPr="00265D9C" w14:paraId="32E1EC96" w14:textId="77777777" w:rsidTr="000545E3">
        <w:trPr>
          <w:cnfStyle w:val="000000100000" w:firstRow="0" w:lastRow="0" w:firstColumn="0" w:lastColumn="0" w:oddVBand="0" w:evenVBand="0" w:oddHBand="1" w:evenHBand="0" w:firstRowFirstColumn="0" w:firstRowLastColumn="0" w:lastRowFirstColumn="0" w:lastRowLastColumn="0"/>
          <w:ins w:id="209"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A71BCC" w14:textId="77777777" w:rsidR="003C36C2" w:rsidRPr="00265D9C" w:rsidRDefault="003C36C2" w:rsidP="000545E3">
            <w:pPr>
              <w:spacing w:line="360" w:lineRule="auto"/>
              <w:rPr>
                <w:ins w:id="210" w:author="yamel peraza" w:date="2015-04-27T12:34:00Z"/>
                <w:rFonts w:eastAsia="Times New Roman" w:cs="Times New Roman"/>
                <w:b w:val="0"/>
                <w:color w:val="auto"/>
                <w:sz w:val="24"/>
                <w:szCs w:val="24"/>
              </w:rPr>
            </w:pPr>
            <w:ins w:id="211" w:author="yamel peraza" w:date="2015-04-27T12:34:00Z">
              <w:r w:rsidRPr="00265D9C">
                <w:rPr>
                  <w:rFonts w:eastAsia="Times New Roman" w:cs="Times New Roman"/>
                  <w:color w:val="auto"/>
                  <w:sz w:val="24"/>
                  <w:szCs w:val="24"/>
                </w:rPr>
                <w:t>User Interface/Views</w:t>
              </w:r>
            </w:ins>
          </w:p>
        </w:tc>
        <w:tc>
          <w:tcPr>
            <w:tcW w:w="2394" w:type="dxa"/>
            <w:tcBorders>
              <w:left w:val="none" w:sz="0" w:space="0" w:color="auto"/>
              <w:right w:val="none" w:sz="0" w:space="0" w:color="auto"/>
            </w:tcBorders>
          </w:tcPr>
          <w:p w14:paraId="06E24E49"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12" w:author="yamel peraza" w:date="2015-04-27T12:34:00Z"/>
                <w:rFonts w:eastAsia="Times New Roman" w:cs="Times New Roman"/>
                <w:color w:val="auto"/>
                <w:sz w:val="24"/>
                <w:szCs w:val="24"/>
              </w:rPr>
            </w:pPr>
            <w:ins w:id="213" w:author="yamel peraza" w:date="2015-04-27T12:34:00Z">
              <w:r w:rsidRPr="00265D9C">
                <w:rPr>
                  <w:rFonts w:eastAsia="Times New Roman" w:cs="Times New Roman"/>
                  <w:color w:val="auto"/>
                  <w:sz w:val="24"/>
                  <w:szCs w:val="24"/>
                </w:rPr>
                <w:sym w:font="Wingdings" w:char="F0FC"/>
              </w:r>
            </w:ins>
          </w:p>
        </w:tc>
      </w:tr>
      <w:tr w:rsidR="003C36C2" w:rsidRPr="00265D9C" w14:paraId="12B7414A" w14:textId="77777777" w:rsidTr="000545E3">
        <w:trPr>
          <w:ins w:id="214"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203DF476" w14:textId="77777777" w:rsidR="003C36C2" w:rsidRPr="00265D9C" w:rsidRDefault="003C36C2" w:rsidP="000545E3">
            <w:pPr>
              <w:spacing w:line="360" w:lineRule="auto"/>
              <w:rPr>
                <w:ins w:id="215" w:author="yamel peraza" w:date="2015-04-27T12:34:00Z"/>
                <w:rFonts w:eastAsia="Times New Roman" w:cs="Times New Roman"/>
                <w:b w:val="0"/>
                <w:color w:val="auto"/>
                <w:sz w:val="24"/>
                <w:szCs w:val="24"/>
              </w:rPr>
            </w:pPr>
            <w:ins w:id="216" w:author="yamel peraza" w:date="2015-04-27T12:34:00Z">
              <w:r w:rsidRPr="00265D9C">
                <w:rPr>
                  <w:rFonts w:eastAsia="Times New Roman" w:cs="Times New Roman"/>
                  <w:color w:val="auto"/>
                  <w:sz w:val="24"/>
                  <w:szCs w:val="24"/>
                </w:rPr>
                <w:t>Database</w:t>
              </w:r>
            </w:ins>
          </w:p>
        </w:tc>
        <w:tc>
          <w:tcPr>
            <w:tcW w:w="2394" w:type="dxa"/>
          </w:tcPr>
          <w:p w14:paraId="03D80EAA"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17" w:author="yamel peraza" w:date="2015-04-27T12:34:00Z"/>
                <w:rFonts w:eastAsia="Times New Roman" w:cs="Times New Roman"/>
                <w:color w:val="auto"/>
                <w:sz w:val="24"/>
                <w:szCs w:val="24"/>
              </w:rPr>
            </w:pPr>
            <w:ins w:id="218" w:author="yamel peraza" w:date="2015-04-27T12:34:00Z">
              <w:r w:rsidRPr="00265D9C">
                <w:rPr>
                  <w:rFonts w:eastAsia="Times New Roman" w:cs="Times New Roman"/>
                  <w:color w:val="auto"/>
                  <w:sz w:val="24"/>
                  <w:szCs w:val="24"/>
                </w:rPr>
                <w:sym w:font="Wingdings" w:char="F0FC"/>
              </w:r>
            </w:ins>
          </w:p>
        </w:tc>
      </w:tr>
      <w:tr w:rsidR="003C36C2" w:rsidRPr="00265D9C" w14:paraId="44FC4680" w14:textId="77777777" w:rsidTr="000545E3">
        <w:trPr>
          <w:cnfStyle w:val="000000100000" w:firstRow="0" w:lastRow="0" w:firstColumn="0" w:lastColumn="0" w:oddVBand="0" w:evenVBand="0" w:oddHBand="1" w:evenHBand="0" w:firstRowFirstColumn="0" w:firstRowLastColumn="0" w:lastRowFirstColumn="0" w:lastRowLastColumn="0"/>
          <w:ins w:id="219"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B5069D5" w14:textId="77777777" w:rsidR="003C36C2" w:rsidRPr="00265D9C" w:rsidRDefault="003C36C2" w:rsidP="000545E3">
            <w:pPr>
              <w:spacing w:line="360" w:lineRule="auto"/>
              <w:rPr>
                <w:ins w:id="220" w:author="yamel peraza" w:date="2015-04-27T12:34:00Z"/>
                <w:rFonts w:eastAsia="Times New Roman" w:cs="Times New Roman"/>
                <w:b w:val="0"/>
                <w:color w:val="auto"/>
                <w:sz w:val="24"/>
                <w:szCs w:val="24"/>
              </w:rPr>
            </w:pPr>
            <w:ins w:id="221" w:author="yamel peraza" w:date="2015-04-27T12:34:00Z">
              <w:r w:rsidRPr="00265D9C">
                <w:rPr>
                  <w:rFonts w:eastAsia="Times New Roman" w:cs="Times New Roman"/>
                  <w:color w:val="auto"/>
                  <w:sz w:val="24"/>
                  <w:szCs w:val="24"/>
                </w:rPr>
                <w:t>Controllers/Models</w:t>
              </w:r>
            </w:ins>
          </w:p>
        </w:tc>
        <w:tc>
          <w:tcPr>
            <w:tcW w:w="2394" w:type="dxa"/>
            <w:tcBorders>
              <w:left w:val="none" w:sz="0" w:space="0" w:color="auto"/>
              <w:right w:val="none" w:sz="0" w:space="0" w:color="auto"/>
            </w:tcBorders>
          </w:tcPr>
          <w:p w14:paraId="76F8E1D3"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22" w:author="yamel peraza" w:date="2015-04-27T12:34:00Z"/>
                <w:rFonts w:eastAsia="Times New Roman" w:cs="Times New Roman"/>
                <w:color w:val="auto"/>
                <w:sz w:val="24"/>
                <w:szCs w:val="24"/>
              </w:rPr>
            </w:pPr>
            <w:ins w:id="223" w:author="yamel peraza" w:date="2015-04-27T12:34:00Z">
              <w:r w:rsidRPr="00265D9C">
                <w:rPr>
                  <w:rFonts w:eastAsia="Times New Roman" w:cs="Times New Roman"/>
                  <w:color w:val="auto"/>
                  <w:sz w:val="24"/>
                  <w:szCs w:val="24"/>
                </w:rPr>
                <w:sym w:font="Wingdings" w:char="F0FC"/>
              </w:r>
            </w:ins>
          </w:p>
        </w:tc>
      </w:tr>
      <w:tr w:rsidR="003C36C2" w:rsidRPr="00265D9C" w14:paraId="00F6A8E0" w14:textId="77777777" w:rsidTr="000545E3">
        <w:trPr>
          <w:ins w:id="224"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1D29773E" w14:textId="77777777" w:rsidR="003C36C2" w:rsidRPr="00265D9C" w:rsidRDefault="003C36C2" w:rsidP="000545E3">
            <w:pPr>
              <w:spacing w:line="360" w:lineRule="auto"/>
              <w:rPr>
                <w:ins w:id="225" w:author="yamel peraza" w:date="2015-04-27T12:34:00Z"/>
                <w:rFonts w:eastAsia="Times New Roman" w:cs="Times New Roman"/>
                <w:b w:val="0"/>
                <w:color w:val="auto"/>
                <w:sz w:val="24"/>
                <w:szCs w:val="24"/>
              </w:rPr>
            </w:pPr>
            <w:ins w:id="226" w:author="yamel peraza" w:date="2015-04-27T12:34:00Z">
              <w:r w:rsidRPr="00265D9C">
                <w:rPr>
                  <w:rFonts w:eastAsia="Times New Roman" w:cs="Times New Roman"/>
                  <w:color w:val="auto"/>
                  <w:sz w:val="24"/>
                  <w:szCs w:val="24"/>
                </w:rPr>
                <w:t>User Authentication</w:t>
              </w:r>
            </w:ins>
          </w:p>
        </w:tc>
        <w:tc>
          <w:tcPr>
            <w:tcW w:w="2394" w:type="dxa"/>
          </w:tcPr>
          <w:p w14:paraId="5AD037B9"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27" w:author="yamel peraza" w:date="2015-04-27T12:34:00Z"/>
                <w:rFonts w:eastAsia="Times New Roman" w:cs="Times New Roman"/>
                <w:color w:val="auto"/>
                <w:sz w:val="24"/>
                <w:szCs w:val="24"/>
              </w:rPr>
            </w:pPr>
          </w:p>
        </w:tc>
      </w:tr>
      <w:tr w:rsidR="003C36C2" w:rsidRPr="00265D9C" w14:paraId="3A9395ED" w14:textId="77777777" w:rsidTr="000545E3">
        <w:trPr>
          <w:cnfStyle w:val="000000100000" w:firstRow="0" w:lastRow="0" w:firstColumn="0" w:lastColumn="0" w:oddVBand="0" w:evenVBand="0" w:oddHBand="1" w:evenHBand="0" w:firstRowFirstColumn="0" w:firstRowLastColumn="0" w:lastRowFirstColumn="0" w:lastRowLastColumn="0"/>
          <w:ins w:id="228"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1B945BC" w14:textId="77777777" w:rsidR="003C36C2" w:rsidRPr="00265D9C" w:rsidRDefault="003C36C2" w:rsidP="000545E3">
            <w:pPr>
              <w:spacing w:line="360" w:lineRule="auto"/>
              <w:rPr>
                <w:ins w:id="229" w:author="yamel peraza" w:date="2015-04-27T12:34:00Z"/>
                <w:rFonts w:eastAsia="Times New Roman" w:cs="Times New Roman"/>
                <w:b w:val="0"/>
                <w:color w:val="auto"/>
                <w:sz w:val="24"/>
                <w:szCs w:val="24"/>
              </w:rPr>
            </w:pPr>
            <w:ins w:id="230" w:author="yamel peraza" w:date="2015-04-27T12:34:00Z">
              <w:r w:rsidRPr="00265D9C">
                <w:rPr>
                  <w:rFonts w:eastAsia="Times New Roman" w:cs="Times New Roman"/>
                  <w:color w:val="auto"/>
                  <w:sz w:val="24"/>
                  <w:szCs w:val="24"/>
                </w:rPr>
                <w:t>Testing</w:t>
              </w:r>
            </w:ins>
          </w:p>
        </w:tc>
        <w:tc>
          <w:tcPr>
            <w:tcW w:w="2394" w:type="dxa"/>
            <w:tcBorders>
              <w:left w:val="none" w:sz="0" w:space="0" w:color="auto"/>
              <w:right w:val="none" w:sz="0" w:space="0" w:color="auto"/>
            </w:tcBorders>
          </w:tcPr>
          <w:p w14:paraId="0BB50528"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31" w:author="yamel peraza" w:date="2015-04-27T12:34:00Z"/>
                <w:rFonts w:eastAsia="Times New Roman" w:cs="Times New Roman"/>
                <w:color w:val="auto"/>
                <w:sz w:val="24"/>
                <w:szCs w:val="24"/>
              </w:rPr>
            </w:pPr>
            <w:ins w:id="232" w:author="yamel peraza" w:date="2015-04-27T12:34:00Z">
              <w:r w:rsidRPr="00265D9C">
                <w:rPr>
                  <w:rFonts w:eastAsia="Times New Roman" w:cs="Times New Roman"/>
                  <w:color w:val="auto"/>
                  <w:sz w:val="24"/>
                  <w:szCs w:val="24"/>
                </w:rPr>
                <w:sym w:font="Wingdings" w:char="F0FC"/>
              </w:r>
            </w:ins>
          </w:p>
        </w:tc>
      </w:tr>
      <w:tr w:rsidR="003C36C2" w:rsidRPr="00265D9C" w14:paraId="4CD4E5C6" w14:textId="77777777" w:rsidTr="000545E3">
        <w:trPr>
          <w:ins w:id="233"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4AEB84BE" w14:textId="77777777" w:rsidR="003C36C2" w:rsidRPr="00265D9C" w:rsidRDefault="003C36C2" w:rsidP="000545E3">
            <w:pPr>
              <w:spacing w:line="360" w:lineRule="auto"/>
              <w:rPr>
                <w:ins w:id="234" w:author="yamel peraza" w:date="2015-04-27T12:34:00Z"/>
                <w:rFonts w:eastAsia="Times New Roman" w:cs="Times New Roman"/>
                <w:b w:val="0"/>
                <w:color w:val="auto"/>
                <w:sz w:val="24"/>
                <w:szCs w:val="24"/>
              </w:rPr>
            </w:pPr>
            <w:ins w:id="235" w:author="yamel peraza" w:date="2015-04-27T12:34:00Z">
              <w:r w:rsidRPr="00265D9C">
                <w:rPr>
                  <w:rFonts w:eastAsia="Times New Roman" w:cs="Times New Roman"/>
                  <w:color w:val="auto"/>
                  <w:sz w:val="24"/>
                  <w:szCs w:val="24"/>
                </w:rPr>
                <w:lastRenderedPageBreak/>
                <w:t>Final Presentation</w:t>
              </w:r>
            </w:ins>
          </w:p>
        </w:tc>
        <w:tc>
          <w:tcPr>
            <w:tcW w:w="2394" w:type="dxa"/>
          </w:tcPr>
          <w:p w14:paraId="485054E0"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36" w:author="yamel peraza" w:date="2015-04-27T12:34:00Z"/>
                <w:rFonts w:eastAsia="Times New Roman" w:cs="Times New Roman"/>
                <w:color w:val="auto"/>
                <w:sz w:val="24"/>
                <w:szCs w:val="24"/>
              </w:rPr>
            </w:pPr>
            <w:ins w:id="237" w:author="yamel peraza" w:date="2015-04-27T12:34:00Z">
              <w:r w:rsidRPr="00265D9C">
                <w:rPr>
                  <w:rFonts w:eastAsia="Times New Roman" w:cs="Times New Roman"/>
                  <w:color w:val="auto"/>
                  <w:sz w:val="24"/>
                  <w:szCs w:val="24"/>
                </w:rPr>
                <w:sym w:font="Wingdings" w:char="F0FC"/>
              </w:r>
            </w:ins>
          </w:p>
        </w:tc>
      </w:tr>
      <w:tr w:rsidR="003C36C2" w:rsidRPr="00265D9C" w14:paraId="4FFE6620" w14:textId="77777777" w:rsidTr="000545E3">
        <w:trPr>
          <w:cnfStyle w:val="000000100000" w:firstRow="0" w:lastRow="0" w:firstColumn="0" w:lastColumn="0" w:oddVBand="0" w:evenVBand="0" w:oddHBand="1" w:evenHBand="0" w:firstRowFirstColumn="0" w:firstRowLastColumn="0" w:lastRowFirstColumn="0" w:lastRowLastColumn="0"/>
          <w:ins w:id="238"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E7FB2F3" w14:textId="77777777" w:rsidR="003C36C2" w:rsidRPr="00265D9C" w:rsidRDefault="003C36C2" w:rsidP="000545E3">
            <w:pPr>
              <w:spacing w:line="360" w:lineRule="auto"/>
              <w:rPr>
                <w:ins w:id="239" w:author="yamel peraza" w:date="2015-04-27T12:34:00Z"/>
                <w:rFonts w:eastAsia="Times New Roman" w:cs="Times New Roman"/>
                <w:b w:val="0"/>
                <w:color w:val="auto"/>
                <w:sz w:val="24"/>
                <w:szCs w:val="24"/>
              </w:rPr>
            </w:pPr>
            <w:ins w:id="240" w:author="yamel peraza" w:date="2015-04-27T12:34:00Z">
              <w:r w:rsidRPr="00265D9C">
                <w:rPr>
                  <w:rFonts w:eastAsia="Times New Roman" w:cs="Times New Roman"/>
                  <w:color w:val="auto"/>
                  <w:sz w:val="24"/>
                  <w:szCs w:val="24"/>
                </w:rPr>
                <w:t>Demo</w:t>
              </w:r>
            </w:ins>
          </w:p>
        </w:tc>
        <w:tc>
          <w:tcPr>
            <w:tcW w:w="2394" w:type="dxa"/>
            <w:tcBorders>
              <w:left w:val="none" w:sz="0" w:space="0" w:color="auto"/>
              <w:right w:val="none" w:sz="0" w:space="0" w:color="auto"/>
            </w:tcBorders>
          </w:tcPr>
          <w:p w14:paraId="2400DBD6"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41" w:author="yamel peraza" w:date="2015-04-27T12:34:00Z"/>
                <w:rFonts w:eastAsia="Times New Roman" w:cs="Times New Roman"/>
                <w:color w:val="auto"/>
                <w:sz w:val="24"/>
                <w:szCs w:val="24"/>
              </w:rPr>
            </w:pPr>
            <w:ins w:id="242" w:author="yamel peraza" w:date="2015-04-27T12:34:00Z">
              <w:r w:rsidRPr="00265D9C">
                <w:rPr>
                  <w:rFonts w:eastAsia="Times New Roman" w:cs="Times New Roman"/>
                  <w:color w:val="auto"/>
                  <w:sz w:val="24"/>
                  <w:szCs w:val="24"/>
                </w:rPr>
                <w:sym w:font="Wingdings" w:char="F0FC"/>
              </w:r>
            </w:ins>
          </w:p>
        </w:tc>
      </w:tr>
    </w:tbl>
    <w:p w14:paraId="6DA0BB1B" w14:textId="77777777" w:rsidR="003C36C2" w:rsidRPr="00265D9C" w:rsidRDefault="003C36C2" w:rsidP="003C36C2">
      <w:pPr>
        <w:spacing w:after="0" w:line="360" w:lineRule="auto"/>
        <w:jc w:val="center"/>
        <w:rPr>
          <w:ins w:id="243" w:author="yamel peraza" w:date="2015-04-27T12:34:00Z"/>
          <w:rFonts w:eastAsia="Times New Roman" w:cs="Times New Roman"/>
          <w:sz w:val="24"/>
          <w:szCs w:val="24"/>
        </w:rPr>
      </w:pPr>
      <w:ins w:id="244" w:author="yamel peraza" w:date="2015-04-27T12:34:00Z">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ins>
    </w:p>
    <w:p w14:paraId="2B13645A" w14:textId="4A36E0B6" w:rsidR="003C36C2" w:rsidRPr="003C36C2" w:rsidDel="003C36C2" w:rsidRDefault="003C36C2" w:rsidP="00D614BF">
      <w:pPr>
        <w:ind w:left="720"/>
        <w:rPr>
          <w:del w:id="245" w:author="yamel peraza" w:date="2015-04-27T12:34:00Z"/>
          <w:sz w:val="24"/>
          <w:szCs w:val="24"/>
          <w:rPrChange w:id="246" w:author="yamel peraza" w:date="2015-04-27T12:32:00Z">
            <w:rPr>
              <w:del w:id="247" w:author="yamel peraza" w:date="2015-04-27T12:34:00Z"/>
            </w:rPr>
          </w:rPrChange>
        </w:rPr>
      </w:pP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rsidDel="003C36C2" w14:paraId="046DEA87" w14:textId="4D05929D" w:rsidTr="007E29FA">
        <w:trPr>
          <w:cnfStyle w:val="100000000000" w:firstRow="1" w:lastRow="0" w:firstColumn="0" w:lastColumn="0" w:oddVBand="0" w:evenVBand="0" w:oddHBand="0" w:evenHBand="0" w:firstRowFirstColumn="0" w:firstRowLastColumn="0" w:lastRowFirstColumn="0" w:lastRowLastColumn="0"/>
          <w:del w:id="248" w:author="yamel peraza" w:date="2015-04-27T12:32:00Z"/>
        </w:trPr>
        <w:tc>
          <w:tcPr>
            <w:cnfStyle w:val="001000000000" w:firstRow="0" w:lastRow="0" w:firstColumn="1" w:lastColumn="0" w:oddVBand="0" w:evenVBand="0" w:oddHBand="0" w:evenHBand="0" w:firstRowFirstColumn="0" w:firstRowLastColumn="0" w:lastRowFirstColumn="0" w:lastRowLastColumn="0"/>
            <w:tcW w:w="2250" w:type="dxa"/>
          </w:tcPr>
          <w:p w14:paraId="343BEAC2" w14:textId="19C0CFC0" w:rsidR="00D614BF" w:rsidRPr="00265D9C" w:rsidDel="003C36C2" w:rsidRDefault="00D614BF" w:rsidP="007E29FA">
            <w:pPr>
              <w:spacing w:line="360" w:lineRule="auto"/>
              <w:rPr>
                <w:del w:id="249" w:author="yamel peraza" w:date="2015-04-27T12:32:00Z"/>
                <w:rFonts w:eastAsia="Times New Roman" w:cs="Times New Roman"/>
                <w:b w:val="0"/>
                <w:color w:val="auto"/>
                <w:sz w:val="24"/>
                <w:szCs w:val="24"/>
              </w:rPr>
            </w:pPr>
            <w:del w:id="250" w:author="yamel peraza" w:date="2015-04-27T12:32:00Z">
              <w:r w:rsidRPr="00265D9C" w:rsidDel="003C36C2">
                <w:rPr>
                  <w:rFonts w:eastAsia="Times New Roman" w:cs="Times New Roman"/>
                  <w:color w:val="auto"/>
                  <w:sz w:val="24"/>
                  <w:szCs w:val="24"/>
                </w:rPr>
                <w:delText>Name</w:delText>
              </w:r>
            </w:del>
          </w:p>
        </w:tc>
        <w:tc>
          <w:tcPr>
            <w:tcW w:w="6768" w:type="dxa"/>
          </w:tcPr>
          <w:p w14:paraId="79A9DC1B" w14:textId="227A6872" w:rsidR="00D614BF" w:rsidRPr="00265D9C" w:rsidDel="003C36C2"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del w:id="251" w:author="yamel peraza" w:date="2015-04-27T12:32:00Z"/>
                <w:rFonts w:eastAsia="Times New Roman" w:cs="Times New Roman"/>
                <w:b w:val="0"/>
                <w:color w:val="auto"/>
                <w:sz w:val="24"/>
                <w:szCs w:val="24"/>
              </w:rPr>
            </w:pPr>
            <w:del w:id="252" w:author="yamel peraza" w:date="2015-04-27T12:32:00Z">
              <w:r w:rsidRPr="00265D9C" w:rsidDel="003C36C2">
                <w:rPr>
                  <w:rFonts w:eastAsia="Times New Roman" w:cs="Times New Roman"/>
                  <w:color w:val="auto"/>
                  <w:sz w:val="24"/>
                  <w:szCs w:val="24"/>
                </w:rPr>
                <w:delText>Role</w:delText>
              </w:r>
            </w:del>
          </w:p>
        </w:tc>
      </w:tr>
      <w:tr w:rsidR="00D614BF" w:rsidRPr="00265D9C" w:rsidDel="003C36C2" w14:paraId="012C710E" w14:textId="4571237E" w:rsidTr="007E29FA">
        <w:trPr>
          <w:cnfStyle w:val="000000100000" w:firstRow="0" w:lastRow="0" w:firstColumn="0" w:lastColumn="0" w:oddVBand="0" w:evenVBand="0" w:oddHBand="1" w:evenHBand="0" w:firstRowFirstColumn="0" w:firstRowLastColumn="0" w:lastRowFirstColumn="0" w:lastRowLastColumn="0"/>
          <w:del w:id="253" w:author="yamel peraza" w:date="2015-04-27T12:32:00Z"/>
        </w:trPr>
        <w:tc>
          <w:tcPr>
            <w:cnfStyle w:val="001000000000" w:firstRow="0" w:lastRow="0" w:firstColumn="1" w:lastColumn="0" w:oddVBand="0" w:evenVBand="0" w:oddHBand="0" w:evenHBand="0" w:firstRowFirstColumn="0" w:firstRowLastColumn="0" w:lastRowFirstColumn="0" w:lastRowLastColumn="0"/>
            <w:tcW w:w="2250" w:type="dxa"/>
          </w:tcPr>
          <w:p w14:paraId="07CAF41E" w14:textId="619B275F" w:rsidR="00D614BF" w:rsidRPr="00265D9C" w:rsidDel="003C36C2" w:rsidRDefault="00D614BF" w:rsidP="007E29FA">
            <w:pPr>
              <w:spacing w:line="360" w:lineRule="auto"/>
              <w:rPr>
                <w:del w:id="254" w:author="yamel peraza" w:date="2015-04-27T12:32:00Z"/>
                <w:rFonts w:eastAsia="Times New Roman" w:cs="Times New Roman"/>
                <w:color w:val="auto"/>
                <w:sz w:val="24"/>
                <w:szCs w:val="24"/>
              </w:rPr>
            </w:pPr>
            <w:del w:id="255" w:author="yamel peraza" w:date="2015-04-27T12:32:00Z">
              <w:r w:rsidDel="003C36C2">
                <w:rPr>
                  <w:rFonts w:eastAsia="Times New Roman" w:cs="Times New Roman"/>
                  <w:color w:val="auto"/>
                  <w:sz w:val="24"/>
                  <w:szCs w:val="24"/>
                </w:rPr>
                <w:delText>Julio Perez</w:delText>
              </w:r>
            </w:del>
          </w:p>
        </w:tc>
        <w:tc>
          <w:tcPr>
            <w:tcW w:w="6768" w:type="dxa"/>
          </w:tcPr>
          <w:p w14:paraId="1003E9C9" w14:textId="7968D2EF" w:rsidR="00D614BF" w:rsidRPr="004A78A9" w:rsidDel="003C36C2"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del w:id="256" w:author="yamel peraza" w:date="2015-04-27T12:32:00Z"/>
                <w:rFonts w:eastAsia="Times New Roman" w:cs="Times New Roman"/>
                <w:color w:val="auto"/>
                <w:sz w:val="24"/>
                <w:szCs w:val="24"/>
              </w:rPr>
            </w:pPr>
            <w:del w:id="257" w:author="yamel peraza" w:date="2015-04-27T12:32:00Z">
              <w:r w:rsidDel="003C36C2">
                <w:rPr>
                  <w:rFonts w:eastAsia="Times New Roman" w:cs="Times New Roman"/>
                  <w:i/>
                  <w:color w:val="auto"/>
                  <w:sz w:val="24"/>
                  <w:szCs w:val="24"/>
                </w:rPr>
                <w:delText>Team Leader</w:delText>
              </w:r>
              <w:r w:rsidR="00D614BF" w:rsidDel="003C36C2">
                <w:rPr>
                  <w:rFonts w:eastAsia="Times New Roman" w:cs="Times New Roman"/>
                  <w:i/>
                  <w:color w:val="auto"/>
                  <w:sz w:val="24"/>
                  <w:szCs w:val="24"/>
                </w:rPr>
                <w:delText>:</w:delText>
              </w:r>
              <w:r w:rsidR="00D614BF" w:rsidDel="003C36C2">
                <w:rPr>
                  <w:rFonts w:eastAsia="Times New Roman" w:cs="Times New Roman"/>
                  <w:color w:val="auto"/>
                  <w:sz w:val="24"/>
                  <w:szCs w:val="24"/>
                </w:rPr>
                <w:delText xml:space="preserve"> Responsible for </w:delText>
              </w:r>
              <w:r w:rsidDel="003C36C2">
                <w:rPr>
                  <w:rFonts w:eastAsia="Times New Roman" w:cs="Times New Roman"/>
                  <w:color w:val="auto"/>
                  <w:sz w:val="24"/>
                  <w:szCs w:val="24"/>
                </w:rPr>
                <w:delText>ensuring</w:delText>
              </w:r>
              <w:r w:rsidR="00D614BF" w:rsidDel="003C36C2">
                <w:rPr>
                  <w:rFonts w:eastAsia="Times New Roman" w:cs="Times New Roman"/>
                  <w:color w:val="auto"/>
                  <w:sz w:val="24"/>
                  <w:szCs w:val="24"/>
                </w:rPr>
                <w:delText xml:space="preserve"> the project progresses based on specifications from client and advice from mentor. Leads discussion ideas and adapts to client needs.</w:delText>
              </w:r>
            </w:del>
          </w:p>
        </w:tc>
      </w:tr>
    </w:tbl>
    <w:p w14:paraId="20F9DFEF" w14:textId="09D0C559" w:rsidR="00D614BF" w:rsidDel="003C36C2" w:rsidRDefault="00D614BF" w:rsidP="00D614BF">
      <w:pPr>
        <w:spacing w:after="0" w:line="360" w:lineRule="auto"/>
        <w:jc w:val="center"/>
        <w:rPr>
          <w:del w:id="258" w:author="yamel peraza" w:date="2015-04-27T12:34:00Z"/>
          <w:rFonts w:eastAsia="Times New Roman" w:cs="Times New Roman"/>
          <w:sz w:val="24"/>
          <w:szCs w:val="24"/>
        </w:rPr>
      </w:pPr>
      <w:del w:id="259" w:author="yamel peraza" w:date="2015-04-27T12:34:00Z">
        <w:r w:rsidRPr="00265D9C" w:rsidDel="003C36C2">
          <w:rPr>
            <w:rFonts w:eastAsia="Times New Roman" w:cs="Times New Roman"/>
            <w:b/>
            <w:sz w:val="24"/>
            <w:szCs w:val="24"/>
          </w:rPr>
          <w:delText xml:space="preserve">Table 3.1 </w:delText>
        </w:r>
        <w:r w:rsidRPr="00265D9C" w:rsidDel="003C36C2">
          <w:rPr>
            <w:rFonts w:eastAsia="Times New Roman" w:cs="Times New Roman"/>
            <w:sz w:val="24"/>
            <w:szCs w:val="24"/>
          </w:rPr>
          <w:delText xml:space="preserve">– </w:delText>
        </w:r>
        <w:r w:rsidDel="003C36C2">
          <w:rPr>
            <w:rFonts w:eastAsia="Times New Roman" w:cs="Times New Roman"/>
            <w:sz w:val="24"/>
            <w:szCs w:val="24"/>
          </w:rPr>
          <w:delText>Roles</w:delText>
        </w:r>
      </w:del>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rsidDel="003C36C2" w14:paraId="58C6D8CC" w14:textId="4CEA411C" w:rsidTr="007E29FA">
        <w:trPr>
          <w:cnfStyle w:val="100000000000" w:firstRow="1" w:lastRow="0" w:firstColumn="0" w:lastColumn="0" w:oddVBand="0" w:evenVBand="0" w:oddHBand="0" w:evenHBand="0" w:firstRowFirstColumn="0" w:firstRowLastColumn="0" w:lastRowFirstColumn="0" w:lastRowLastColumn="0"/>
          <w:del w:id="260"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2D108FFF" w14:textId="206B7E9A" w:rsidR="00D614BF" w:rsidRPr="00265D9C" w:rsidDel="003C36C2" w:rsidRDefault="00D614BF" w:rsidP="007E29FA">
            <w:pPr>
              <w:spacing w:line="360" w:lineRule="auto"/>
              <w:rPr>
                <w:del w:id="261" w:author="yamel peraza" w:date="2015-04-27T12:33:00Z"/>
                <w:rFonts w:eastAsia="Times New Roman" w:cs="Times New Roman"/>
                <w:color w:val="auto"/>
                <w:sz w:val="24"/>
                <w:szCs w:val="24"/>
              </w:rPr>
            </w:pPr>
          </w:p>
        </w:tc>
        <w:tc>
          <w:tcPr>
            <w:tcW w:w="2394" w:type="dxa"/>
          </w:tcPr>
          <w:p w14:paraId="6F70E324" w14:textId="1DF4A1A7" w:rsidR="00D614BF" w:rsidRPr="00265D9C" w:rsidDel="003C36C2"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del w:id="262" w:author="yamel peraza" w:date="2015-04-27T12:33:00Z"/>
                <w:rFonts w:eastAsia="Times New Roman" w:cs="Times New Roman"/>
                <w:b w:val="0"/>
                <w:color w:val="auto"/>
                <w:sz w:val="24"/>
                <w:szCs w:val="24"/>
              </w:rPr>
            </w:pPr>
            <w:del w:id="263" w:author="yamel peraza" w:date="2015-04-27T12:33:00Z">
              <w:r w:rsidDel="003C36C2">
                <w:rPr>
                  <w:rFonts w:eastAsia="Times New Roman" w:cs="Times New Roman"/>
                  <w:color w:val="auto"/>
                  <w:sz w:val="24"/>
                  <w:szCs w:val="24"/>
                </w:rPr>
                <w:delText>Julio Perez</w:delText>
              </w:r>
            </w:del>
          </w:p>
        </w:tc>
      </w:tr>
      <w:tr w:rsidR="00D614BF" w:rsidRPr="00265D9C" w:rsidDel="003C36C2" w14:paraId="298CD66A" w14:textId="0FF6F0D2" w:rsidTr="007E29FA">
        <w:trPr>
          <w:cnfStyle w:val="000000100000" w:firstRow="0" w:lastRow="0" w:firstColumn="0" w:lastColumn="0" w:oddVBand="0" w:evenVBand="0" w:oddHBand="1" w:evenHBand="0" w:firstRowFirstColumn="0" w:firstRowLastColumn="0" w:lastRowFirstColumn="0" w:lastRowLastColumn="0"/>
          <w:del w:id="264"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5F77DDF4" w14:textId="4CA02D62" w:rsidR="00D614BF" w:rsidRPr="00265D9C" w:rsidDel="003C36C2" w:rsidRDefault="00D614BF" w:rsidP="007E29FA">
            <w:pPr>
              <w:spacing w:line="360" w:lineRule="auto"/>
              <w:rPr>
                <w:del w:id="265" w:author="yamel peraza" w:date="2015-04-27T12:33:00Z"/>
                <w:rFonts w:eastAsia="Times New Roman" w:cs="Times New Roman"/>
                <w:b w:val="0"/>
                <w:color w:val="auto"/>
                <w:sz w:val="24"/>
                <w:szCs w:val="24"/>
              </w:rPr>
            </w:pPr>
            <w:del w:id="266" w:author="yamel peraza" w:date="2015-04-27T12:33:00Z">
              <w:r w:rsidRPr="00265D9C" w:rsidDel="003C36C2">
                <w:rPr>
                  <w:rFonts w:eastAsia="Times New Roman" w:cs="Times New Roman"/>
                  <w:color w:val="auto"/>
                  <w:sz w:val="24"/>
                  <w:szCs w:val="24"/>
                </w:rPr>
                <w:delText>Project Plan</w:delText>
              </w:r>
            </w:del>
          </w:p>
        </w:tc>
        <w:tc>
          <w:tcPr>
            <w:tcW w:w="2394" w:type="dxa"/>
          </w:tcPr>
          <w:p w14:paraId="148ABD4C" w14:textId="086B1AFC"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67" w:author="yamel peraza" w:date="2015-04-27T12:33:00Z"/>
                <w:rFonts w:eastAsia="Times New Roman" w:cs="Times New Roman"/>
                <w:color w:val="auto"/>
                <w:sz w:val="24"/>
                <w:szCs w:val="24"/>
              </w:rPr>
            </w:pPr>
            <w:del w:id="268"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4CF58874" w14:textId="49B145D4" w:rsidTr="007E29FA">
        <w:trPr>
          <w:del w:id="269"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1B0A7721" w14:textId="6ECFF536" w:rsidR="00D614BF" w:rsidRPr="00265D9C" w:rsidDel="003C36C2" w:rsidRDefault="00D614BF" w:rsidP="007E29FA">
            <w:pPr>
              <w:spacing w:line="360" w:lineRule="auto"/>
              <w:rPr>
                <w:del w:id="270" w:author="yamel peraza" w:date="2015-04-27T12:33:00Z"/>
                <w:rFonts w:eastAsia="Times New Roman" w:cs="Times New Roman"/>
                <w:b w:val="0"/>
                <w:color w:val="auto"/>
                <w:sz w:val="24"/>
                <w:szCs w:val="24"/>
              </w:rPr>
            </w:pPr>
            <w:del w:id="271" w:author="yamel peraza" w:date="2015-04-27T12:33:00Z">
              <w:r w:rsidRPr="00265D9C" w:rsidDel="003C36C2">
                <w:rPr>
                  <w:rFonts w:eastAsia="Times New Roman" w:cs="Times New Roman"/>
                  <w:color w:val="auto"/>
                  <w:sz w:val="24"/>
                  <w:szCs w:val="24"/>
                </w:rPr>
                <w:delText>Deliverables</w:delText>
              </w:r>
            </w:del>
          </w:p>
        </w:tc>
        <w:tc>
          <w:tcPr>
            <w:tcW w:w="2394" w:type="dxa"/>
          </w:tcPr>
          <w:p w14:paraId="7B88DF90" w14:textId="65C174F8"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72" w:author="yamel peraza" w:date="2015-04-27T12:33:00Z"/>
                <w:rFonts w:eastAsia="Times New Roman" w:cs="Times New Roman"/>
                <w:color w:val="auto"/>
                <w:sz w:val="24"/>
                <w:szCs w:val="24"/>
              </w:rPr>
            </w:pPr>
            <w:del w:id="273"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0CC62C36" w14:textId="5A85B916" w:rsidTr="007E29FA">
        <w:trPr>
          <w:cnfStyle w:val="000000100000" w:firstRow="0" w:lastRow="0" w:firstColumn="0" w:lastColumn="0" w:oddVBand="0" w:evenVBand="0" w:oddHBand="1" w:evenHBand="0" w:firstRowFirstColumn="0" w:firstRowLastColumn="0" w:lastRowFirstColumn="0" w:lastRowLastColumn="0"/>
          <w:del w:id="274"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0280AEC6" w14:textId="527864E6" w:rsidR="00D614BF" w:rsidRPr="00265D9C" w:rsidDel="003C36C2" w:rsidRDefault="00D614BF" w:rsidP="007E29FA">
            <w:pPr>
              <w:spacing w:line="360" w:lineRule="auto"/>
              <w:rPr>
                <w:del w:id="275" w:author="yamel peraza" w:date="2015-04-27T12:33:00Z"/>
                <w:rFonts w:eastAsia="Times New Roman" w:cs="Times New Roman"/>
                <w:b w:val="0"/>
                <w:color w:val="auto"/>
                <w:sz w:val="24"/>
                <w:szCs w:val="24"/>
              </w:rPr>
            </w:pPr>
            <w:del w:id="276" w:author="yamel peraza" w:date="2015-04-27T12:33:00Z">
              <w:r w:rsidRPr="00265D9C" w:rsidDel="003C36C2">
                <w:rPr>
                  <w:rFonts w:eastAsia="Times New Roman" w:cs="Times New Roman"/>
                  <w:color w:val="auto"/>
                  <w:sz w:val="24"/>
                  <w:szCs w:val="24"/>
                </w:rPr>
                <w:delText>User Interface/Views</w:delText>
              </w:r>
            </w:del>
          </w:p>
        </w:tc>
        <w:tc>
          <w:tcPr>
            <w:tcW w:w="2394" w:type="dxa"/>
          </w:tcPr>
          <w:p w14:paraId="1DBD933C" w14:textId="4316BE0C"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77" w:author="yamel peraza" w:date="2015-04-27T12:33:00Z"/>
                <w:rFonts w:eastAsia="Times New Roman" w:cs="Times New Roman"/>
                <w:color w:val="auto"/>
                <w:sz w:val="24"/>
                <w:szCs w:val="24"/>
              </w:rPr>
            </w:pPr>
            <w:del w:id="278"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4E70B756" w14:textId="2BAF1CCE" w:rsidTr="007E29FA">
        <w:trPr>
          <w:del w:id="279"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299ABBB5" w14:textId="29468D1D" w:rsidR="00D614BF" w:rsidRPr="00265D9C" w:rsidDel="003C36C2" w:rsidRDefault="00D614BF" w:rsidP="007E29FA">
            <w:pPr>
              <w:spacing w:line="360" w:lineRule="auto"/>
              <w:rPr>
                <w:del w:id="280" w:author="yamel peraza" w:date="2015-04-27T12:33:00Z"/>
                <w:rFonts w:eastAsia="Times New Roman" w:cs="Times New Roman"/>
                <w:b w:val="0"/>
                <w:color w:val="auto"/>
                <w:sz w:val="24"/>
                <w:szCs w:val="24"/>
              </w:rPr>
            </w:pPr>
            <w:del w:id="281" w:author="yamel peraza" w:date="2015-04-27T12:33:00Z">
              <w:r w:rsidRPr="00265D9C" w:rsidDel="003C36C2">
                <w:rPr>
                  <w:rFonts w:eastAsia="Times New Roman" w:cs="Times New Roman"/>
                  <w:color w:val="auto"/>
                  <w:sz w:val="24"/>
                  <w:szCs w:val="24"/>
                </w:rPr>
                <w:delText>Database</w:delText>
              </w:r>
            </w:del>
          </w:p>
        </w:tc>
        <w:tc>
          <w:tcPr>
            <w:tcW w:w="2394" w:type="dxa"/>
          </w:tcPr>
          <w:p w14:paraId="301FC90D" w14:textId="12A0537A"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82" w:author="yamel peraza" w:date="2015-04-27T12:33:00Z"/>
                <w:rFonts w:eastAsia="Times New Roman" w:cs="Times New Roman"/>
                <w:color w:val="auto"/>
                <w:sz w:val="24"/>
                <w:szCs w:val="24"/>
              </w:rPr>
            </w:pPr>
          </w:p>
        </w:tc>
      </w:tr>
      <w:tr w:rsidR="00D614BF" w:rsidRPr="00265D9C" w:rsidDel="003C36C2" w14:paraId="79742C71" w14:textId="2D095D1D" w:rsidTr="007E29FA">
        <w:trPr>
          <w:cnfStyle w:val="000000100000" w:firstRow="0" w:lastRow="0" w:firstColumn="0" w:lastColumn="0" w:oddVBand="0" w:evenVBand="0" w:oddHBand="1" w:evenHBand="0" w:firstRowFirstColumn="0" w:firstRowLastColumn="0" w:lastRowFirstColumn="0" w:lastRowLastColumn="0"/>
          <w:del w:id="283"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5536403F" w14:textId="6B3A63CA" w:rsidR="00D614BF" w:rsidRPr="00265D9C" w:rsidDel="003C36C2" w:rsidRDefault="00D614BF" w:rsidP="007E29FA">
            <w:pPr>
              <w:spacing w:line="360" w:lineRule="auto"/>
              <w:rPr>
                <w:del w:id="284" w:author="yamel peraza" w:date="2015-04-27T12:33:00Z"/>
                <w:rFonts w:eastAsia="Times New Roman" w:cs="Times New Roman"/>
                <w:b w:val="0"/>
                <w:color w:val="auto"/>
                <w:sz w:val="24"/>
                <w:szCs w:val="24"/>
              </w:rPr>
            </w:pPr>
            <w:del w:id="285" w:author="yamel peraza" w:date="2015-04-27T12:33:00Z">
              <w:r w:rsidRPr="00265D9C" w:rsidDel="003C36C2">
                <w:rPr>
                  <w:rFonts w:eastAsia="Times New Roman" w:cs="Times New Roman"/>
                  <w:color w:val="auto"/>
                  <w:sz w:val="24"/>
                  <w:szCs w:val="24"/>
                </w:rPr>
                <w:delText>Controllers/Models</w:delText>
              </w:r>
            </w:del>
          </w:p>
        </w:tc>
        <w:tc>
          <w:tcPr>
            <w:tcW w:w="2394" w:type="dxa"/>
          </w:tcPr>
          <w:p w14:paraId="1D4BA135" w14:textId="0E8F5DAD"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86" w:author="yamel peraza" w:date="2015-04-27T12:33:00Z"/>
                <w:rFonts w:eastAsia="Times New Roman" w:cs="Times New Roman"/>
                <w:color w:val="auto"/>
                <w:sz w:val="24"/>
                <w:szCs w:val="24"/>
              </w:rPr>
            </w:pPr>
            <w:del w:id="287"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5890A931" w14:textId="11DA8F51" w:rsidTr="007E29FA">
        <w:trPr>
          <w:del w:id="288"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78D9E21C" w14:textId="221219DE" w:rsidR="00D614BF" w:rsidRPr="00265D9C" w:rsidDel="003C36C2" w:rsidRDefault="00D614BF" w:rsidP="007E29FA">
            <w:pPr>
              <w:spacing w:line="360" w:lineRule="auto"/>
              <w:rPr>
                <w:del w:id="289" w:author="yamel peraza" w:date="2015-04-27T12:33:00Z"/>
                <w:rFonts w:eastAsia="Times New Roman" w:cs="Times New Roman"/>
                <w:b w:val="0"/>
                <w:color w:val="auto"/>
                <w:sz w:val="24"/>
                <w:szCs w:val="24"/>
              </w:rPr>
            </w:pPr>
            <w:del w:id="290" w:author="yamel peraza" w:date="2015-04-27T12:33:00Z">
              <w:r w:rsidRPr="00265D9C" w:rsidDel="003C36C2">
                <w:rPr>
                  <w:rFonts w:eastAsia="Times New Roman" w:cs="Times New Roman"/>
                  <w:color w:val="auto"/>
                  <w:sz w:val="24"/>
                  <w:szCs w:val="24"/>
                </w:rPr>
                <w:delText>User Authentication</w:delText>
              </w:r>
            </w:del>
          </w:p>
        </w:tc>
        <w:tc>
          <w:tcPr>
            <w:tcW w:w="2394" w:type="dxa"/>
          </w:tcPr>
          <w:p w14:paraId="59C43E23" w14:textId="2B77112C"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91" w:author="yamel peraza" w:date="2015-04-27T12:33:00Z"/>
                <w:rFonts w:eastAsia="Times New Roman" w:cs="Times New Roman"/>
                <w:color w:val="auto"/>
                <w:sz w:val="24"/>
                <w:szCs w:val="24"/>
              </w:rPr>
            </w:pPr>
          </w:p>
        </w:tc>
      </w:tr>
      <w:tr w:rsidR="00D614BF" w:rsidRPr="00265D9C" w:rsidDel="003C36C2" w14:paraId="383DC12B" w14:textId="6D1DD8B5" w:rsidTr="007E29FA">
        <w:trPr>
          <w:cnfStyle w:val="000000100000" w:firstRow="0" w:lastRow="0" w:firstColumn="0" w:lastColumn="0" w:oddVBand="0" w:evenVBand="0" w:oddHBand="1" w:evenHBand="0" w:firstRowFirstColumn="0" w:firstRowLastColumn="0" w:lastRowFirstColumn="0" w:lastRowLastColumn="0"/>
          <w:del w:id="292"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40B7ACE5" w14:textId="353A682D" w:rsidR="00D614BF" w:rsidRPr="00265D9C" w:rsidDel="003C36C2" w:rsidRDefault="00D614BF" w:rsidP="007E29FA">
            <w:pPr>
              <w:spacing w:line="360" w:lineRule="auto"/>
              <w:rPr>
                <w:del w:id="293" w:author="yamel peraza" w:date="2015-04-27T12:33:00Z"/>
                <w:rFonts w:eastAsia="Times New Roman" w:cs="Times New Roman"/>
                <w:b w:val="0"/>
                <w:color w:val="auto"/>
                <w:sz w:val="24"/>
                <w:szCs w:val="24"/>
              </w:rPr>
            </w:pPr>
            <w:del w:id="294" w:author="yamel peraza" w:date="2015-04-27T12:33:00Z">
              <w:r w:rsidRPr="00265D9C" w:rsidDel="003C36C2">
                <w:rPr>
                  <w:rFonts w:eastAsia="Times New Roman" w:cs="Times New Roman"/>
                  <w:color w:val="auto"/>
                  <w:sz w:val="24"/>
                  <w:szCs w:val="24"/>
                </w:rPr>
                <w:delText>Testing</w:delText>
              </w:r>
            </w:del>
          </w:p>
        </w:tc>
        <w:tc>
          <w:tcPr>
            <w:tcW w:w="2394" w:type="dxa"/>
          </w:tcPr>
          <w:p w14:paraId="61709CD7" w14:textId="5988B894"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95" w:author="yamel peraza" w:date="2015-04-27T12:33:00Z"/>
                <w:rFonts w:eastAsia="Times New Roman" w:cs="Times New Roman"/>
                <w:color w:val="auto"/>
                <w:sz w:val="24"/>
                <w:szCs w:val="24"/>
              </w:rPr>
            </w:pPr>
            <w:del w:id="296"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200E7A0C" w14:textId="2A6C6084" w:rsidTr="007E29FA">
        <w:trPr>
          <w:del w:id="297"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34285907" w14:textId="4AB57EC8" w:rsidR="00D614BF" w:rsidRPr="00265D9C" w:rsidDel="003C36C2" w:rsidRDefault="00D614BF" w:rsidP="007E29FA">
            <w:pPr>
              <w:spacing w:line="360" w:lineRule="auto"/>
              <w:rPr>
                <w:del w:id="298" w:author="yamel peraza" w:date="2015-04-27T12:33:00Z"/>
                <w:rFonts w:eastAsia="Times New Roman" w:cs="Times New Roman"/>
                <w:b w:val="0"/>
                <w:color w:val="auto"/>
                <w:sz w:val="24"/>
                <w:szCs w:val="24"/>
              </w:rPr>
            </w:pPr>
            <w:del w:id="299" w:author="yamel peraza" w:date="2015-04-27T12:33:00Z">
              <w:r w:rsidRPr="00265D9C" w:rsidDel="003C36C2">
                <w:rPr>
                  <w:rFonts w:eastAsia="Times New Roman" w:cs="Times New Roman"/>
                  <w:color w:val="auto"/>
                  <w:sz w:val="24"/>
                  <w:szCs w:val="24"/>
                </w:rPr>
                <w:delText>Final Presentation</w:delText>
              </w:r>
            </w:del>
          </w:p>
        </w:tc>
        <w:tc>
          <w:tcPr>
            <w:tcW w:w="2394" w:type="dxa"/>
          </w:tcPr>
          <w:p w14:paraId="0AEC232F" w14:textId="7E4EA712"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300" w:author="yamel peraza" w:date="2015-04-27T12:33:00Z"/>
                <w:rFonts w:eastAsia="Times New Roman" w:cs="Times New Roman"/>
                <w:color w:val="auto"/>
                <w:sz w:val="24"/>
                <w:szCs w:val="24"/>
              </w:rPr>
            </w:pPr>
            <w:del w:id="301"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07657B86" w14:textId="2471F172" w:rsidTr="007E29FA">
        <w:trPr>
          <w:cnfStyle w:val="000000100000" w:firstRow="0" w:lastRow="0" w:firstColumn="0" w:lastColumn="0" w:oddVBand="0" w:evenVBand="0" w:oddHBand="1" w:evenHBand="0" w:firstRowFirstColumn="0" w:firstRowLastColumn="0" w:lastRowFirstColumn="0" w:lastRowLastColumn="0"/>
          <w:del w:id="302"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666CEC22" w14:textId="3D0EBB02" w:rsidR="00D614BF" w:rsidRPr="00265D9C" w:rsidDel="003C36C2" w:rsidRDefault="00D614BF" w:rsidP="007E29FA">
            <w:pPr>
              <w:spacing w:line="360" w:lineRule="auto"/>
              <w:rPr>
                <w:del w:id="303" w:author="yamel peraza" w:date="2015-04-27T12:33:00Z"/>
                <w:rFonts w:eastAsia="Times New Roman" w:cs="Times New Roman"/>
                <w:b w:val="0"/>
                <w:color w:val="auto"/>
                <w:sz w:val="24"/>
                <w:szCs w:val="24"/>
              </w:rPr>
            </w:pPr>
            <w:del w:id="304" w:author="yamel peraza" w:date="2015-04-27T12:33:00Z">
              <w:r w:rsidRPr="00265D9C" w:rsidDel="003C36C2">
                <w:rPr>
                  <w:rFonts w:eastAsia="Times New Roman" w:cs="Times New Roman"/>
                  <w:color w:val="auto"/>
                  <w:sz w:val="24"/>
                  <w:szCs w:val="24"/>
                </w:rPr>
                <w:delText>Demo</w:delText>
              </w:r>
            </w:del>
          </w:p>
        </w:tc>
        <w:tc>
          <w:tcPr>
            <w:tcW w:w="2394" w:type="dxa"/>
          </w:tcPr>
          <w:p w14:paraId="7BABC304" w14:textId="38836978"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305" w:author="yamel peraza" w:date="2015-04-27T12:33:00Z"/>
                <w:rFonts w:eastAsia="Times New Roman" w:cs="Times New Roman"/>
                <w:color w:val="auto"/>
                <w:sz w:val="24"/>
                <w:szCs w:val="24"/>
              </w:rPr>
            </w:pPr>
            <w:del w:id="306" w:author="yamel peraza" w:date="2015-04-27T12:33:00Z">
              <w:r w:rsidRPr="00265D9C" w:rsidDel="003C36C2">
                <w:rPr>
                  <w:rFonts w:eastAsia="Times New Roman" w:cs="Times New Roman"/>
                  <w:color w:val="auto"/>
                  <w:sz w:val="24"/>
                  <w:szCs w:val="24"/>
                </w:rPr>
                <w:sym w:font="Wingdings" w:char="F0FC"/>
              </w:r>
            </w:del>
          </w:p>
        </w:tc>
      </w:tr>
    </w:tbl>
    <w:p w14:paraId="5B407BF3" w14:textId="1C7D01B8" w:rsidR="00D614BF" w:rsidRPr="00265D9C" w:rsidDel="003C36C2" w:rsidRDefault="00D614BF" w:rsidP="00D614BF">
      <w:pPr>
        <w:spacing w:after="0" w:line="360" w:lineRule="auto"/>
        <w:jc w:val="center"/>
        <w:rPr>
          <w:del w:id="307" w:author="yamel peraza" w:date="2015-04-27T12:34:00Z"/>
          <w:rFonts w:eastAsia="Times New Roman" w:cs="Times New Roman"/>
          <w:sz w:val="24"/>
          <w:szCs w:val="24"/>
        </w:rPr>
      </w:pPr>
      <w:del w:id="308" w:author="yamel peraza" w:date="2015-04-27T12:34:00Z">
        <w:r w:rsidRPr="00265D9C" w:rsidDel="003C36C2">
          <w:rPr>
            <w:rFonts w:eastAsia="Times New Roman" w:cs="Times New Roman"/>
            <w:b/>
            <w:sz w:val="24"/>
            <w:szCs w:val="24"/>
          </w:rPr>
          <w:delText>Table 3.2</w:delText>
        </w:r>
        <w:r w:rsidRPr="00265D9C" w:rsidDel="003C36C2">
          <w:rPr>
            <w:rFonts w:eastAsia="Times New Roman" w:cs="Times New Roman"/>
            <w:sz w:val="24"/>
            <w:szCs w:val="24"/>
          </w:rPr>
          <w:delText xml:space="preserve"> – Project preparation and development roles (Note: “</w:delText>
        </w:r>
        <w:r w:rsidRPr="00265D9C" w:rsidDel="003C36C2">
          <w:rPr>
            <w:rFonts w:eastAsia="Times New Roman" w:cs="Times New Roman"/>
            <w:sz w:val="24"/>
            <w:szCs w:val="24"/>
          </w:rPr>
          <w:sym w:font="Wingdings" w:char="F0FC"/>
        </w:r>
        <w:r w:rsidRPr="00265D9C" w:rsidDel="003C36C2">
          <w:rPr>
            <w:rFonts w:eastAsia="Times New Roman" w:cs="Times New Roman"/>
            <w:sz w:val="24"/>
            <w:szCs w:val="24"/>
          </w:rPr>
          <w:delText>” denotes participation in role)</w:delText>
        </w:r>
      </w:del>
    </w:p>
    <w:p w14:paraId="53E002ED" w14:textId="2CAEBFA4"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309" w:name="_Toc374274980"/>
      <w:bookmarkStart w:id="310" w:name="_Toc393726768"/>
      <w:r w:rsidRPr="00265D9C">
        <w:rPr>
          <w:noProof/>
        </w:rPr>
        <mc:AlternateContent>
          <mc:Choice Requires="wps">
            <w:drawing>
              <wp:anchor distT="0" distB="0" distL="114300" distR="114300" simplePos="0" relativeHeight="251666944" behindDoc="0" locked="0" layoutInCell="1" allowOverlap="1" wp14:anchorId="3754250B" wp14:editId="5A2CD580">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7AB20" id="Straight Connector 292"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309"/>
      <w:bookmarkEnd w:id="310"/>
    </w:p>
    <w:p w14:paraId="6492DC5B" w14:textId="084551C0" w:rsidR="00D614BF" w:rsidRPr="006B397C" w:rsidRDefault="006B397C" w:rsidP="006B397C">
      <w:pPr>
        <w:spacing w:after="0" w:line="360" w:lineRule="auto"/>
        <w:rPr>
          <w:rFonts w:eastAsia="Times New Roman" w:cs="Times New Roman"/>
          <w:sz w:val="24"/>
          <w:szCs w:val="24"/>
          <w:rPrChange w:id="311" w:author="yamel peraza" w:date="2015-04-28T17:15:00Z">
            <w:rPr/>
          </w:rPrChange>
        </w:rPr>
        <w:pPrChange w:id="312" w:author="yamel peraza" w:date="2015-04-28T17:15:00Z">
          <w:pPr>
            <w:spacing w:after="0" w:line="360" w:lineRule="auto"/>
            <w:ind w:left="720" w:firstLine="720"/>
          </w:pPr>
        </w:pPrChange>
      </w:pPr>
      <w:ins w:id="313" w:author="yamel peraza" w:date="2015-04-28T17:15:00Z">
        <w:r w:rsidRPr="006B397C">
          <w:rPr>
            <w:rFonts w:eastAsia="Times New Roman" w:cs="Times New Roman"/>
            <w:sz w:val="24"/>
            <w:szCs w:val="24"/>
            <w:rPrChange w:id="314" w:author="yamel peraza" w:date="2015-04-28T17:15:00Z">
              <w:rPr/>
            </w:rPrChange>
          </w:rPr>
          <w:t>The tasks and milestones for this semester have essentially occurred on a weekly basis. The end result being the virtual machine system outlined in this proposal. All deliverables are to be turned in at the end of the semester. Also, deliverable-relevant content is to be created during the different sprint periods.</w:t>
        </w:r>
        <w:r>
          <w:rPr>
            <w:rFonts w:eastAsia="Times New Roman" w:cs="Times New Roman"/>
            <w:sz w:val="24"/>
            <w:szCs w:val="24"/>
          </w:rPr>
          <w:t xml:space="preserve"> </w:t>
        </w:r>
      </w:ins>
      <w:del w:id="315" w:author="yamel peraza" w:date="2015-04-28T17:15:00Z">
        <w:r w:rsidR="00D614BF" w:rsidRPr="006B397C" w:rsidDel="006B397C">
          <w:rPr>
            <w:rFonts w:eastAsia="Times New Roman" w:cs="Times New Roman"/>
            <w:sz w:val="24"/>
            <w:szCs w:val="24"/>
            <w:rPrChange w:id="316" w:author="yamel peraza" w:date="2015-04-28T17:15:00Z">
              <w:rPr/>
            </w:rPrChange>
          </w:rPr>
          <w:delText>Task and milestones have essentially for this semester occurred on a week by week basis. The end result being the</w:delText>
        </w:r>
      </w:del>
      <w:del w:id="317" w:author="yamel peraza" w:date="2015-04-27T12:35:00Z">
        <w:r w:rsidR="00D614BF" w:rsidRPr="006B397C" w:rsidDel="003C36C2">
          <w:rPr>
            <w:rFonts w:eastAsia="Times New Roman" w:cs="Times New Roman"/>
            <w:sz w:val="24"/>
            <w:szCs w:val="24"/>
            <w:rPrChange w:id="318" w:author="yamel peraza" w:date="2015-04-28T17:15:00Z">
              <w:rPr/>
            </w:rPrChange>
          </w:rPr>
          <w:delText xml:space="preserve"> matchmaking</w:delText>
        </w:r>
      </w:del>
      <w:del w:id="319" w:author="yamel peraza" w:date="2015-04-28T17:15:00Z">
        <w:r w:rsidR="00D614BF" w:rsidRPr="006B397C" w:rsidDel="006B397C">
          <w:rPr>
            <w:rFonts w:eastAsia="Times New Roman" w:cs="Times New Roman"/>
            <w:sz w:val="24"/>
            <w:szCs w:val="24"/>
            <w:rPrChange w:id="320" w:author="yamel peraza" w:date="2015-04-28T17:15:00Z">
              <w:rPr/>
            </w:rPrChange>
          </w:rPr>
          <w:delText xml:space="preserve">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delText>
        </w:r>
        <w:r w:rsidR="006560EB" w:rsidRPr="006B397C" w:rsidDel="006B397C">
          <w:rPr>
            <w:rFonts w:eastAsia="Times New Roman" w:cs="Times New Roman"/>
            <w:sz w:val="24"/>
            <w:szCs w:val="24"/>
            <w:rPrChange w:id="321" w:author="yamel peraza" w:date="2015-04-28T17:15:00Z">
              <w:rPr/>
            </w:rPrChange>
          </w:rPr>
          <w:delText xml:space="preserve"> </w:delText>
        </w:r>
      </w:del>
      <w:r w:rsidR="006560EB" w:rsidRPr="006B397C">
        <w:rPr>
          <w:rFonts w:eastAsia="Times New Roman" w:cs="Times New Roman"/>
          <w:sz w:val="24"/>
          <w:szCs w:val="24"/>
          <w:rPrChange w:id="322" w:author="yamel peraza" w:date="2015-04-28T17:15:00Z">
            <w:rPr/>
          </w:rPrChange>
        </w:rPr>
        <w:t>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323" w:name="_Toc393726769"/>
      <w:r w:rsidRPr="008F00D6">
        <w:rPr>
          <w:noProof/>
        </w:rPr>
        <mc:AlternateContent>
          <mc:Choice Requires="wps">
            <w:drawing>
              <wp:anchor distT="0" distB="0" distL="114300" distR="114300" simplePos="0" relativeHeight="251656192" behindDoc="0" locked="0" layoutInCell="1" allowOverlap="1" wp14:anchorId="3FC18987" wp14:editId="050774E2">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85E61" id="Straight Connector 3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323"/>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lastRenderedPageBreak/>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324" w:name="_Toc393726770"/>
      <w:r w:rsidRPr="008F00D6">
        <w:rPr>
          <w:noProof/>
        </w:rPr>
        <mc:AlternateContent>
          <mc:Choice Requires="wpg">
            <w:drawing>
              <wp:anchor distT="0" distB="0" distL="114300" distR="114300" simplePos="0" relativeHeight="251667968" behindDoc="1" locked="0" layoutInCell="1" allowOverlap="1" wp14:anchorId="09528D1C" wp14:editId="1B46A0EE">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DCCDDE7" w:rsidR="003A665D" w:rsidRPr="00C70986" w:rsidRDefault="003A665D" w:rsidP="00D614BF">
                              <w:pPr>
                                <w:rPr>
                                  <w:rFonts w:ascii="Gabriola" w:hAnsi="Gabriola"/>
                                  <w:i/>
                                </w:rPr>
                              </w:pPr>
                              <w:r w:rsidRPr="00C70986">
                                <w:rPr>
                                  <w:rFonts w:ascii="Gabriola" w:hAnsi="Gabriola"/>
                                  <w:i/>
                                </w:rPr>
                                <w:t xml:space="preserve">Senior Project Website </w:t>
                              </w:r>
                              <w:r>
                                <w:rPr>
                                  <w:rFonts w:ascii="Gabriola" w:hAnsi="Gabriola"/>
                                  <w:i/>
                                </w:rPr>
                                <w:t>V</w:t>
                              </w:r>
                              <w:ins w:id="325" w:author="yamel peraza" w:date="2015-04-27T12:39:00Z">
                                <w:r>
                                  <w:rPr>
                                    <w:rFonts w:ascii="Gabriola" w:hAnsi="Gabriola"/>
                                    <w:i/>
                                  </w:rPr>
                                  <w:t>5</w:t>
                                </w:r>
                              </w:ins>
                              <w:del w:id="326" w:author="yamel peraza" w:date="2015-04-27T12:39:00Z">
                                <w:r w:rsidDel="00DC2F76">
                                  <w:rPr>
                                    <w:rFonts w:ascii="Gabriola" w:hAnsi="Gabriola"/>
                                    <w:i/>
                                  </w:rPr>
                                  <w:delText>4</w:delText>
                                </w:r>
                              </w:del>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4851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DCCDDE7" w:rsidR="003A665D" w:rsidRPr="00C70986" w:rsidRDefault="003A665D" w:rsidP="00D614BF">
                        <w:pPr>
                          <w:rPr>
                            <w:rFonts w:ascii="Gabriola" w:hAnsi="Gabriola"/>
                            <w:i/>
                          </w:rPr>
                        </w:pPr>
                        <w:r w:rsidRPr="00C70986">
                          <w:rPr>
                            <w:rFonts w:ascii="Gabriola" w:hAnsi="Gabriola"/>
                            <w:i/>
                          </w:rPr>
                          <w:t xml:space="preserve">Senior Project Website </w:t>
                        </w:r>
                        <w:r>
                          <w:rPr>
                            <w:rFonts w:ascii="Gabriola" w:hAnsi="Gabriola"/>
                            <w:i/>
                          </w:rPr>
                          <w:t>V</w:t>
                        </w:r>
                        <w:ins w:id="327" w:author="yamel peraza" w:date="2015-04-27T12:39:00Z">
                          <w:r>
                            <w:rPr>
                              <w:rFonts w:ascii="Gabriola" w:hAnsi="Gabriola"/>
                              <w:i/>
                            </w:rPr>
                            <w:t>5</w:t>
                          </w:r>
                        </w:ins>
                        <w:del w:id="328" w:author="yamel peraza" w:date="2015-04-27T12:39:00Z">
                          <w:r w:rsidDel="00DC2F76">
                            <w:rPr>
                              <w:rFonts w:ascii="Gabriola" w:hAnsi="Gabriola"/>
                              <w:i/>
                            </w:rPr>
                            <w:delText>4</w:delText>
                          </w:r>
                        </w:del>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324"/>
    </w:p>
    <w:p w14:paraId="55CDECA9" w14:textId="77777777" w:rsidR="00D614BF" w:rsidRDefault="00D614BF" w:rsidP="00D614BF">
      <w:pPr>
        <w:ind w:left="720"/>
      </w:pPr>
    </w:p>
    <w:p w14:paraId="57FCEB41" w14:textId="77777777" w:rsidR="000D0711" w:rsidRPr="003C36C2" w:rsidRDefault="00494D89" w:rsidP="00D614BF">
      <w:pPr>
        <w:ind w:left="720"/>
        <w:rPr>
          <w:sz w:val="24"/>
          <w:szCs w:val="24"/>
          <w:rPrChange w:id="329" w:author="yamel peraza" w:date="2015-04-27T12:36:00Z">
            <w:rPr/>
          </w:rPrChange>
        </w:rPr>
      </w:pPr>
      <w:r w:rsidRPr="003C36C2">
        <w:rPr>
          <w:sz w:val="24"/>
          <w:szCs w:val="24"/>
          <w:rPrChange w:id="330" w:author="yamel peraza" w:date="2015-04-27T12:36:00Z">
            <w:rPr/>
          </w:rPrChange>
        </w:rPr>
        <w:t xml:space="preserve">System requirements are defined in this section. The first subsection features the functional requirements for </w:t>
      </w:r>
      <w:r w:rsidR="009E5339" w:rsidRPr="003C36C2">
        <w:rPr>
          <w:sz w:val="24"/>
          <w:szCs w:val="24"/>
          <w:rPrChange w:id="331" w:author="yamel peraza" w:date="2015-04-27T12:36:00Z">
            <w:rPr/>
          </w:rPrChange>
        </w:rPr>
        <w:t xml:space="preserve">SPWv.4, followed by, </w:t>
      </w:r>
      <w:r w:rsidRPr="003C36C2">
        <w:rPr>
          <w:sz w:val="24"/>
          <w:szCs w:val="24"/>
          <w:rPrChange w:id="332" w:author="yamel peraza" w:date="2015-04-27T12:36:00Z">
            <w:rPr/>
          </w:rPrChange>
        </w:rPr>
        <w:t>SPWv</w:t>
      </w:r>
      <w:r w:rsidR="009E5339" w:rsidRPr="003C36C2">
        <w:rPr>
          <w:sz w:val="24"/>
          <w:szCs w:val="24"/>
          <w:rPrChange w:id="333" w:author="yamel peraza" w:date="2015-04-27T12:36:00Z">
            <w:rPr/>
          </w:rPrChange>
        </w:rPr>
        <w:t>.1, SPWv.2, and SPWv.3</w:t>
      </w:r>
      <w:r w:rsidRPr="003C36C2">
        <w:rPr>
          <w:sz w:val="24"/>
          <w:szCs w:val="24"/>
          <w:rPrChange w:id="334" w:author="yamel peraza" w:date="2015-04-27T12:36:00Z">
            <w:rPr/>
          </w:rPrChange>
        </w:rP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335" w:name="_Toc393726771"/>
      <w:r w:rsidRPr="008F00D6">
        <w:rPr>
          <w:noProof/>
        </w:rPr>
        <mc:AlternateContent>
          <mc:Choice Requires="wps">
            <w:drawing>
              <wp:anchor distT="0" distB="0" distL="114300" distR="114300" simplePos="0" relativeHeight="251645440" behindDoc="0" locked="0" layoutInCell="1" allowOverlap="1" wp14:anchorId="6B1941FD" wp14:editId="7F9899CE">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DB47" id="Straight Connector 28"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335"/>
    </w:p>
    <w:p w14:paraId="7E6EB614" w14:textId="46FACACC" w:rsidR="003C36C2" w:rsidRDefault="009E5339" w:rsidP="009E5339">
      <w:pPr>
        <w:pStyle w:val="ListParagraph"/>
        <w:spacing w:after="200" w:line="360" w:lineRule="auto"/>
        <w:jc w:val="left"/>
        <w:rPr>
          <w:ins w:id="336" w:author="yamel peraza" w:date="2015-04-27T12:37:00Z"/>
          <w:rFonts w:eastAsia="Times New Roman" w:cs="Times New Roman"/>
          <w:b/>
          <w:color w:val="000000"/>
          <w:sz w:val="24"/>
          <w:szCs w:val="24"/>
        </w:rPr>
      </w:pPr>
      <w:r w:rsidRPr="009E5339">
        <w:rPr>
          <w:rFonts w:eastAsia="Times New Roman" w:cs="Times New Roman"/>
          <w:b/>
          <w:color w:val="000000"/>
          <w:sz w:val="24"/>
          <w:szCs w:val="24"/>
        </w:rPr>
        <w:t>Th</w:t>
      </w:r>
      <w:ins w:id="337" w:author="yamel peraza" w:date="2015-04-28T17:16:00Z">
        <w:r w:rsidR="00F23F11">
          <w:rPr>
            <w:rFonts w:eastAsia="Times New Roman" w:cs="Times New Roman"/>
            <w:b/>
            <w:color w:val="000000"/>
            <w:sz w:val="24"/>
            <w:szCs w:val="24"/>
          </w:rPr>
          <w:t>e</w:t>
        </w:r>
      </w:ins>
      <w:del w:id="338" w:author="yamel peraza" w:date="2015-04-28T17:16:00Z">
        <w:r w:rsidRPr="009E5339" w:rsidDel="00F23F11">
          <w:rPr>
            <w:rFonts w:eastAsia="Times New Roman" w:cs="Times New Roman"/>
            <w:b/>
            <w:color w:val="000000"/>
            <w:sz w:val="24"/>
            <w:szCs w:val="24"/>
          </w:rPr>
          <w:delText>ese</w:delText>
        </w:r>
      </w:del>
      <w:r w:rsidRPr="009E5339">
        <w:rPr>
          <w:rFonts w:eastAsia="Times New Roman" w:cs="Times New Roman"/>
          <w:b/>
          <w:color w:val="000000"/>
          <w:sz w:val="24"/>
          <w:szCs w:val="24"/>
        </w:rPr>
        <w:t xml:space="preserve"> following use cases pertain to </w:t>
      </w:r>
      <w:del w:id="339" w:author="yamel peraza" w:date="2015-04-28T17:16:00Z">
        <w:r w:rsidRPr="009E5339" w:rsidDel="0058252E">
          <w:rPr>
            <w:rFonts w:eastAsia="Times New Roman" w:cs="Times New Roman"/>
            <w:b/>
            <w:color w:val="000000"/>
            <w:sz w:val="24"/>
            <w:szCs w:val="24"/>
          </w:rPr>
          <w:delText xml:space="preserve">this </w:delText>
        </w:r>
      </w:del>
      <w:r w:rsidRPr="009E5339">
        <w:rPr>
          <w:rFonts w:eastAsia="Times New Roman" w:cs="Times New Roman"/>
          <w:b/>
          <w:color w:val="000000"/>
          <w:sz w:val="24"/>
          <w:szCs w:val="24"/>
        </w:rPr>
        <w:t>version</w:t>
      </w:r>
      <w:del w:id="340" w:author="yamel peraza" w:date="2015-04-28T17:16:00Z">
        <w:r w:rsidRPr="009E5339" w:rsidDel="0058252E">
          <w:rPr>
            <w:rFonts w:eastAsia="Times New Roman" w:cs="Times New Roman"/>
            <w:b/>
            <w:color w:val="000000"/>
            <w:sz w:val="24"/>
            <w:szCs w:val="24"/>
          </w:rPr>
          <w:delText>.</w:delText>
        </w:r>
      </w:del>
      <w:r w:rsidRPr="009E5339">
        <w:rPr>
          <w:rFonts w:eastAsia="Times New Roman" w:cs="Times New Roman"/>
          <w:b/>
          <w:color w:val="000000"/>
          <w:sz w:val="24"/>
          <w:szCs w:val="24"/>
        </w:rPr>
        <w:t xml:space="preserve"> SPWv.</w:t>
      </w:r>
      <w:ins w:id="341" w:author="yamel peraza" w:date="2015-04-27T12:37:00Z">
        <w:r w:rsidR="003C36C2">
          <w:rPr>
            <w:rFonts w:eastAsia="Times New Roman" w:cs="Times New Roman"/>
            <w:b/>
            <w:color w:val="000000"/>
            <w:sz w:val="24"/>
            <w:szCs w:val="24"/>
          </w:rPr>
          <w:t>5</w:t>
        </w:r>
      </w:ins>
    </w:p>
    <w:p w14:paraId="5B7A33D2" w14:textId="4AE06EFD" w:rsidR="00350627" w:rsidRPr="00645D46" w:rsidRDefault="00350627" w:rsidP="00350627">
      <w:pPr>
        <w:pStyle w:val="ListParagraph"/>
        <w:numPr>
          <w:ilvl w:val="0"/>
          <w:numId w:val="90"/>
        </w:numPr>
        <w:spacing w:after="200" w:line="360" w:lineRule="auto"/>
        <w:jc w:val="left"/>
        <w:rPr>
          <w:ins w:id="342" w:author="yamel peraza" w:date="2015-04-27T12:38:00Z"/>
          <w:sz w:val="24"/>
          <w:szCs w:val="24"/>
        </w:rPr>
      </w:pPr>
      <w:ins w:id="343" w:author="yamel peraza" w:date="2015-04-27T12:38:00Z">
        <w:r w:rsidRPr="00645D46">
          <w:rPr>
            <w:sz w:val="24"/>
            <w:szCs w:val="24"/>
          </w:rPr>
          <w:t>The system shall allow students to create a virtual machine request (SPW5_</w:t>
        </w:r>
      </w:ins>
      <w:ins w:id="344" w:author="yamel peraza" w:date="2015-04-27T17:54:00Z">
        <w:r w:rsidR="00733F0B">
          <w:rPr>
            <w:sz w:val="24"/>
            <w:szCs w:val="24"/>
          </w:rPr>
          <w:t>10</w:t>
        </w:r>
      </w:ins>
      <w:ins w:id="345" w:author="yamel peraza" w:date="2015-04-27T13:32:00Z">
        <w:r w:rsidR="006E6F87">
          <w:rPr>
            <w:sz w:val="24"/>
            <w:szCs w:val="24"/>
          </w:rPr>
          <w:t>8</w:t>
        </w:r>
      </w:ins>
      <w:ins w:id="346" w:author="yamel peraza" w:date="2015-04-27T12:38:00Z">
        <w:r w:rsidRPr="00645D46">
          <w:rPr>
            <w:sz w:val="24"/>
            <w:szCs w:val="24"/>
          </w:rPr>
          <w:t>).</w:t>
        </w:r>
      </w:ins>
    </w:p>
    <w:p w14:paraId="7A22DEAB" w14:textId="4B995E35" w:rsidR="00350627" w:rsidRPr="00645D46" w:rsidRDefault="00350627" w:rsidP="00350627">
      <w:pPr>
        <w:pStyle w:val="ListParagraph"/>
        <w:numPr>
          <w:ilvl w:val="0"/>
          <w:numId w:val="91"/>
        </w:numPr>
        <w:spacing w:after="200" w:line="360" w:lineRule="auto"/>
        <w:jc w:val="left"/>
        <w:rPr>
          <w:ins w:id="347" w:author="yamel peraza" w:date="2015-04-27T12:38:00Z"/>
          <w:sz w:val="24"/>
          <w:szCs w:val="24"/>
        </w:rPr>
      </w:pPr>
      <w:ins w:id="348" w:author="yamel peraza" w:date="2015-04-27T12:38:00Z">
        <w:r w:rsidRPr="00645D46">
          <w:rPr>
            <w:sz w:val="24"/>
            <w:szCs w:val="24"/>
          </w:rPr>
          <w:t xml:space="preserve">Reliability: </w:t>
        </w:r>
      </w:ins>
      <w:ins w:id="349" w:author="yamel peraza" w:date="2015-04-27T12:39:00Z">
        <w:r w:rsidRPr="00645D46">
          <w:rPr>
            <w:rFonts w:eastAsia="Times New Roman" w:cs="Times New Roman"/>
            <w:color w:val="000000"/>
            <w:sz w:val="24"/>
            <w:szCs w:val="24"/>
          </w:rPr>
          <w:t>Student</w:t>
        </w:r>
      </w:ins>
      <w:ins w:id="350" w:author="yamel peraza" w:date="2015-04-28T17:17:00Z">
        <w:r w:rsidR="0026121C">
          <w:rPr>
            <w:rFonts w:eastAsia="Times New Roman" w:cs="Times New Roman"/>
            <w:color w:val="000000"/>
            <w:sz w:val="24"/>
            <w:szCs w:val="24"/>
          </w:rPr>
          <w:t xml:space="preserve">s will </w:t>
        </w:r>
      </w:ins>
      <w:ins w:id="351" w:author="yamel peraza" w:date="2015-04-27T12:39:00Z">
        <w:r w:rsidRPr="00645D46">
          <w:rPr>
            <w:rFonts w:eastAsia="Times New Roman" w:cs="Times New Roman"/>
            <w:color w:val="000000"/>
            <w:sz w:val="24"/>
            <w:szCs w:val="24"/>
          </w:rPr>
          <w:t>be</w:t>
        </w:r>
      </w:ins>
      <w:ins w:id="352" w:author="yamel peraza" w:date="2015-04-27T12:38:00Z">
        <w:r w:rsidRPr="00645D46">
          <w:rPr>
            <w:rFonts w:eastAsia="Times New Roman" w:cs="Times New Roman"/>
            <w:color w:val="000000"/>
            <w:sz w:val="24"/>
            <w:szCs w:val="24"/>
          </w:rPr>
          <w:t xml:space="preserve"> notified of bad input.</w:t>
        </w:r>
      </w:ins>
    </w:p>
    <w:p w14:paraId="26C54F18" w14:textId="77777777" w:rsidR="00350627" w:rsidRPr="00645D46" w:rsidRDefault="00350627" w:rsidP="00350627">
      <w:pPr>
        <w:pStyle w:val="ListParagraph"/>
        <w:numPr>
          <w:ilvl w:val="0"/>
          <w:numId w:val="91"/>
        </w:numPr>
        <w:spacing w:after="200" w:line="360" w:lineRule="auto"/>
        <w:jc w:val="left"/>
        <w:rPr>
          <w:ins w:id="353" w:author="yamel peraza" w:date="2015-04-27T12:38:00Z"/>
          <w:sz w:val="24"/>
          <w:szCs w:val="24"/>
        </w:rPr>
      </w:pPr>
      <w:ins w:id="354" w:author="yamel peraza" w:date="2015-04-27T12:38:00Z">
        <w:r w:rsidRPr="00645D46">
          <w:rPr>
            <w:sz w:val="24"/>
            <w:szCs w:val="24"/>
          </w:rPr>
          <w:t xml:space="preserve">Performance: UI allows student to create multiples requests on the same page. </w:t>
        </w:r>
      </w:ins>
    </w:p>
    <w:p w14:paraId="7A7800B1" w14:textId="1F0EB8A1" w:rsidR="00350627" w:rsidRPr="00645D46" w:rsidRDefault="00350627" w:rsidP="00350627">
      <w:pPr>
        <w:pStyle w:val="ListParagraph"/>
        <w:numPr>
          <w:ilvl w:val="0"/>
          <w:numId w:val="90"/>
        </w:numPr>
        <w:spacing w:after="200" w:line="360" w:lineRule="auto"/>
        <w:jc w:val="left"/>
        <w:rPr>
          <w:ins w:id="355" w:author="yamel peraza" w:date="2015-04-27T12:38:00Z"/>
          <w:sz w:val="24"/>
          <w:szCs w:val="24"/>
        </w:rPr>
      </w:pPr>
      <w:ins w:id="356" w:author="yamel peraza" w:date="2015-04-27T12:38:00Z">
        <w:r w:rsidRPr="00645D46">
          <w:rPr>
            <w:sz w:val="24"/>
            <w:szCs w:val="24"/>
          </w:rPr>
          <w:t>The system shall allow the head professor to delete a virtual machine request (SPW5_</w:t>
        </w:r>
      </w:ins>
      <w:ins w:id="357" w:author="yamel peraza" w:date="2015-04-27T13:33:00Z">
        <w:r w:rsidR="00F548F7">
          <w:rPr>
            <w:sz w:val="24"/>
            <w:szCs w:val="24"/>
          </w:rPr>
          <w:t>1</w:t>
        </w:r>
      </w:ins>
      <w:ins w:id="358" w:author="yamel peraza" w:date="2015-04-27T17:54:00Z">
        <w:r w:rsidR="00733F0B">
          <w:rPr>
            <w:sz w:val="24"/>
            <w:szCs w:val="24"/>
          </w:rPr>
          <w:t>1</w:t>
        </w:r>
      </w:ins>
      <w:ins w:id="359" w:author="yamel peraza" w:date="2015-04-27T13:33:00Z">
        <w:r w:rsidR="00F548F7">
          <w:rPr>
            <w:sz w:val="24"/>
            <w:szCs w:val="24"/>
          </w:rPr>
          <w:t>9</w:t>
        </w:r>
      </w:ins>
      <w:ins w:id="360" w:author="yamel peraza" w:date="2015-04-27T12:38:00Z">
        <w:r w:rsidRPr="00645D46">
          <w:rPr>
            <w:sz w:val="24"/>
            <w:szCs w:val="24"/>
          </w:rPr>
          <w:t>).</w:t>
        </w:r>
      </w:ins>
    </w:p>
    <w:p w14:paraId="68BF703F" w14:textId="55BFFF54" w:rsidR="00350627" w:rsidRDefault="00350627" w:rsidP="00350627">
      <w:pPr>
        <w:pStyle w:val="ListParagraph"/>
        <w:numPr>
          <w:ilvl w:val="0"/>
          <w:numId w:val="91"/>
        </w:numPr>
        <w:spacing w:after="200" w:line="360" w:lineRule="auto"/>
        <w:jc w:val="left"/>
        <w:rPr>
          <w:ins w:id="361" w:author="yamel peraza" w:date="2015-04-27T13:36:00Z"/>
          <w:sz w:val="24"/>
          <w:szCs w:val="24"/>
        </w:rPr>
      </w:pPr>
      <w:ins w:id="362" w:author="yamel peraza" w:date="2015-04-27T12:38:00Z">
        <w:r w:rsidRPr="00645D46">
          <w:rPr>
            <w:sz w:val="24"/>
            <w:szCs w:val="24"/>
          </w:rPr>
          <w:t xml:space="preserve">Reliability: Head professor </w:t>
        </w:r>
      </w:ins>
      <w:ins w:id="363" w:author="yamel peraza" w:date="2015-04-28T17:18:00Z">
        <w:r w:rsidR="0026121C">
          <w:rPr>
            <w:sz w:val="24"/>
            <w:szCs w:val="24"/>
          </w:rPr>
          <w:t xml:space="preserve">will be </w:t>
        </w:r>
      </w:ins>
      <w:ins w:id="364" w:author="yamel peraza" w:date="2015-04-27T12:38:00Z">
        <w:r w:rsidRPr="00645D46">
          <w:rPr>
            <w:sz w:val="24"/>
            <w:szCs w:val="24"/>
          </w:rPr>
          <w:t>notified to confirm his action.</w:t>
        </w:r>
      </w:ins>
    </w:p>
    <w:p w14:paraId="3FD4D697" w14:textId="12CDAE5D" w:rsidR="00F548F7" w:rsidRPr="00F548F7" w:rsidRDefault="00F548F7">
      <w:pPr>
        <w:pStyle w:val="ListParagraph"/>
        <w:numPr>
          <w:ilvl w:val="0"/>
          <w:numId w:val="90"/>
        </w:numPr>
        <w:spacing w:after="200" w:line="360" w:lineRule="auto"/>
        <w:jc w:val="left"/>
        <w:rPr>
          <w:ins w:id="365" w:author="yamel peraza" w:date="2015-04-27T12:38:00Z"/>
          <w:sz w:val="24"/>
          <w:szCs w:val="24"/>
          <w:rPrChange w:id="366" w:author="yamel peraza" w:date="2015-04-27T13:38:00Z">
            <w:rPr>
              <w:ins w:id="367" w:author="yamel peraza" w:date="2015-04-27T12:38:00Z"/>
            </w:rPr>
          </w:rPrChange>
        </w:rPr>
        <w:pPrChange w:id="368" w:author="yamel peraza" w:date="2015-04-27T13:38:00Z">
          <w:pPr>
            <w:pStyle w:val="ListParagraph"/>
            <w:numPr>
              <w:numId w:val="91"/>
            </w:numPr>
            <w:spacing w:after="200" w:line="360" w:lineRule="auto"/>
            <w:ind w:left="1800" w:hanging="360"/>
            <w:jc w:val="left"/>
          </w:pPr>
        </w:pPrChange>
      </w:pPr>
      <w:ins w:id="369" w:author="yamel peraza" w:date="2015-04-27T13:37:00Z">
        <w:r w:rsidRPr="00F548F7">
          <w:rPr>
            <w:sz w:val="24"/>
            <w:szCs w:val="24"/>
            <w:rPrChange w:id="370" w:author="yamel peraza" w:date="2015-04-27T13:38:00Z">
              <w:rPr/>
            </w:rPrChange>
          </w:rPr>
          <w:t>The system shall allow the head professor access the virtual machine requests page from his email</w:t>
        </w:r>
      </w:ins>
      <w:ins w:id="371" w:author="yamel peraza" w:date="2015-04-27T13:38:00Z">
        <w:r w:rsidR="00CF36AF">
          <w:rPr>
            <w:sz w:val="24"/>
            <w:szCs w:val="24"/>
          </w:rPr>
          <w:t xml:space="preserve"> </w:t>
        </w:r>
        <w:r w:rsidR="00CF36AF" w:rsidRPr="00645D46">
          <w:rPr>
            <w:sz w:val="24"/>
            <w:szCs w:val="24"/>
          </w:rPr>
          <w:t>(SPW5_</w:t>
        </w:r>
        <w:r w:rsidR="00CF36AF">
          <w:rPr>
            <w:sz w:val="24"/>
            <w:szCs w:val="24"/>
          </w:rPr>
          <w:t>1</w:t>
        </w:r>
      </w:ins>
      <w:ins w:id="372" w:author="yamel peraza" w:date="2015-04-27T17:54:00Z">
        <w:r w:rsidR="00733F0B">
          <w:rPr>
            <w:sz w:val="24"/>
            <w:szCs w:val="24"/>
          </w:rPr>
          <w:t>1</w:t>
        </w:r>
      </w:ins>
      <w:ins w:id="373" w:author="yamel peraza" w:date="2015-04-27T13:38:00Z">
        <w:r w:rsidR="00CF36AF">
          <w:rPr>
            <w:sz w:val="24"/>
            <w:szCs w:val="24"/>
          </w:rPr>
          <w:t>1</w:t>
        </w:r>
        <w:r w:rsidR="00CF36AF" w:rsidRPr="00645D46">
          <w:rPr>
            <w:sz w:val="24"/>
            <w:szCs w:val="24"/>
          </w:rPr>
          <w:t>)</w:t>
        </w:r>
      </w:ins>
      <w:ins w:id="374" w:author="yamel peraza" w:date="2015-04-27T13:37:00Z">
        <w:r w:rsidRPr="00F548F7">
          <w:rPr>
            <w:sz w:val="24"/>
            <w:szCs w:val="24"/>
            <w:rPrChange w:id="375" w:author="yamel peraza" w:date="2015-04-27T13:38:00Z">
              <w:rPr/>
            </w:rPrChange>
          </w:rPr>
          <w:t>.</w:t>
        </w:r>
      </w:ins>
    </w:p>
    <w:p w14:paraId="13421B19" w14:textId="77A6F043" w:rsidR="00350627" w:rsidRPr="00645D46" w:rsidRDefault="00350627" w:rsidP="00350627">
      <w:pPr>
        <w:pStyle w:val="ListParagraph"/>
        <w:numPr>
          <w:ilvl w:val="0"/>
          <w:numId w:val="90"/>
        </w:numPr>
        <w:spacing w:after="200" w:line="360" w:lineRule="auto"/>
        <w:jc w:val="left"/>
        <w:rPr>
          <w:ins w:id="376" w:author="yamel peraza" w:date="2015-04-27T12:38:00Z"/>
          <w:sz w:val="24"/>
          <w:szCs w:val="24"/>
        </w:rPr>
      </w:pPr>
      <w:ins w:id="377" w:author="yamel peraza" w:date="2015-04-27T12:38:00Z">
        <w:r w:rsidRPr="00645D46">
          <w:rPr>
            <w:sz w:val="24"/>
            <w:szCs w:val="24"/>
          </w:rPr>
          <w:t>The system shall allow the head professor to modify the settings of a virtual machine request (SPW5_</w:t>
        </w:r>
      </w:ins>
      <w:ins w:id="378" w:author="yamel peraza" w:date="2015-04-27T17:54:00Z">
        <w:r w:rsidR="00733F0B">
          <w:rPr>
            <w:sz w:val="24"/>
            <w:szCs w:val="24"/>
          </w:rPr>
          <w:t>10</w:t>
        </w:r>
      </w:ins>
      <w:ins w:id="379" w:author="yamel peraza" w:date="2015-04-27T13:33:00Z">
        <w:r w:rsidR="00F548F7">
          <w:rPr>
            <w:sz w:val="24"/>
            <w:szCs w:val="24"/>
          </w:rPr>
          <w:t>9</w:t>
        </w:r>
      </w:ins>
      <w:ins w:id="380" w:author="yamel peraza" w:date="2015-04-27T12:38:00Z">
        <w:r w:rsidRPr="00645D46">
          <w:rPr>
            <w:sz w:val="24"/>
            <w:szCs w:val="24"/>
          </w:rPr>
          <w:t>).</w:t>
        </w:r>
      </w:ins>
    </w:p>
    <w:p w14:paraId="6A164B5F" w14:textId="330D16A6" w:rsidR="00350627" w:rsidRPr="00645D46" w:rsidRDefault="00350627" w:rsidP="00350627">
      <w:pPr>
        <w:pStyle w:val="ListParagraph"/>
        <w:numPr>
          <w:ilvl w:val="0"/>
          <w:numId w:val="91"/>
        </w:numPr>
        <w:spacing w:after="200" w:line="360" w:lineRule="auto"/>
        <w:jc w:val="left"/>
        <w:rPr>
          <w:ins w:id="381" w:author="yamel peraza" w:date="2015-04-27T12:38:00Z"/>
          <w:sz w:val="24"/>
          <w:szCs w:val="24"/>
        </w:rPr>
      </w:pPr>
      <w:ins w:id="382"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383" w:author="yamel peraza" w:date="2015-04-28T17:18:00Z">
        <w:r w:rsidR="009E53B3">
          <w:rPr>
            <w:rFonts w:eastAsia="Times New Roman" w:cs="Times New Roman"/>
            <w:color w:val="000000"/>
            <w:sz w:val="24"/>
            <w:szCs w:val="24"/>
          </w:rPr>
          <w:t xml:space="preserve">will be </w:t>
        </w:r>
      </w:ins>
      <w:ins w:id="384" w:author="yamel peraza" w:date="2015-04-27T12:38:00Z">
        <w:r w:rsidRPr="00645D46">
          <w:rPr>
            <w:rFonts w:eastAsia="Times New Roman" w:cs="Times New Roman"/>
            <w:color w:val="000000"/>
            <w:sz w:val="24"/>
            <w:szCs w:val="24"/>
          </w:rPr>
          <w:t>notified of bad input.</w:t>
        </w:r>
      </w:ins>
    </w:p>
    <w:p w14:paraId="74566BAD" w14:textId="77777777" w:rsidR="00350627" w:rsidRPr="00645D46" w:rsidRDefault="00350627" w:rsidP="00350627">
      <w:pPr>
        <w:pStyle w:val="ListParagraph"/>
        <w:numPr>
          <w:ilvl w:val="0"/>
          <w:numId w:val="91"/>
        </w:numPr>
        <w:spacing w:after="200" w:line="360" w:lineRule="auto"/>
        <w:jc w:val="left"/>
        <w:rPr>
          <w:ins w:id="385" w:author="yamel peraza" w:date="2015-04-27T12:38:00Z"/>
          <w:sz w:val="24"/>
          <w:szCs w:val="24"/>
        </w:rPr>
      </w:pPr>
      <w:ins w:id="386" w:author="yamel peraza" w:date="2015-04-27T12:38:00Z">
        <w:r w:rsidRPr="00645D46">
          <w:rPr>
            <w:rFonts w:eastAsia="Times New Roman" w:cs="Times New Roman"/>
            <w:color w:val="000000"/>
            <w:sz w:val="24"/>
            <w:szCs w:val="24"/>
          </w:rPr>
          <w:t>Performance: UI allows head professor to modify several requests at the same time.</w:t>
        </w:r>
      </w:ins>
    </w:p>
    <w:p w14:paraId="326DC8D4" w14:textId="5A5C294F" w:rsidR="00350627" w:rsidRPr="00645D46" w:rsidRDefault="00350627" w:rsidP="00350627">
      <w:pPr>
        <w:pStyle w:val="ListParagraph"/>
        <w:numPr>
          <w:ilvl w:val="0"/>
          <w:numId w:val="90"/>
        </w:numPr>
        <w:spacing w:after="200" w:line="360" w:lineRule="auto"/>
        <w:jc w:val="left"/>
        <w:rPr>
          <w:ins w:id="387" w:author="yamel peraza" w:date="2015-04-27T12:38:00Z"/>
          <w:sz w:val="24"/>
          <w:szCs w:val="24"/>
        </w:rPr>
      </w:pPr>
      <w:ins w:id="388" w:author="yamel peraza" w:date="2015-04-27T12:38:00Z">
        <w:r w:rsidRPr="00645D46">
          <w:rPr>
            <w:sz w:val="24"/>
            <w:szCs w:val="24"/>
          </w:rPr>
          <w:t>The system shall allow the head professor to filter the virtual machine requests (SPW5_</w:t>
        </w:r>
      </w:ins>
      <w:ins w:id="389" w:author="yamel peraza" w:date="2015-04-27T13:33:00Z">
        <w:r w:rsidR="00F548F7">
          <w:rPr>
            <w:sz w:val="24"/>
            <w:szCs w:val="24"/>
          </w:rPr>
          <w:t>1</w:t>
        </w:r>
      </w:ins>
      <w:ins w:id="390" w:author="yamel peraza" w:date="2015-04-27T17:54:00Z">
        <w:r w:rsidR="00733F0B">
          <w:rPr>
            <w:sz w:val="24"/>
            <w:szCs w:val="24"/>
          </w:rPr>
          <w:t>1</w:t>
        </w:r>
      </w:ins>
      <w:ins w:id="391" w:author="yamel peraza" w:date="2015-04-27T13:33:00Z">
        <w:r w:rsidR="00F548F7">
          <w:rPr>
            <w:sz w:val="24"/>
            <w:szCs w:val="24"/>
          </w:rPr>
          <w:t>8</w:t>
        </w:r>
      </w:ins>
      <w:ins w:id="392" w:author="yamel peraza" w:date="2015-04-27T12:38:00Z">
        <w:r w:rsidRPr="00645D46">
          <w:rPr>
            <w:sz w:val="24"/>
            <w:szCs w:val="24"/>
          </w:rPr>
          <w:t>).</w:t>
        </w:r>
      </w:ins>
    </w:p>
    <w:p w14:paraId="38BE45F5" w14:textId="1CA995FE" w:rsidR="00350627" w:rsidRPr="00645D46" w:rsidRDefault="00350627" w:rsidP="00350627">
      <w:pPr>
        <w:pStyle w:val="ListParagraph"/>
        <w:numPr>
          <w:ilvl w:val="0"/>
          <w:numId w:val="90"/>
        </w:numPr>
        <w:spacing w:after="200" w:line="360" w:lineRule="auto"/>
        <w:jc w:val="left"/>
        <w:rPr>
          <w:ins w:id="393" w:author="yamel peraza" w:date="2015-04-27T12:38:00Z"/>
          <w:sz w:val="24"/>
          <w:szCs w:val="24"/>
        </w:rPr>
      </w:pPr>
      <w:ins w:id="394" w:author="yamel peraza" w:date="2015-04-27T12:38:00Z">
        <w:r w:rsidRPr="00645D46">
          <w:rPr>
            <w:sz w:val="24"/>
            <w:szCs w:val="24"/>
          </w:rPr>
          <w:t>The system shall allow the head professor to notify the school’s system admin about virtual machine creation (SPW5_</w:t>
        </w:r>
      </w:ins>
      <w:ins w:id="395" w:author="yamel peraza" w:date="2015-04-27T13:33:00Z">
        <w:r w:rsidR="00F548F7">
          <w:rPr>
            <w:sz w:val="24"/>
            <w:szCs w:val="24"/>
          </w:rPr>
          <w:t>1</w:t>
        </w:r>
      </w:ins>
      <w:ins w:id="396" w:author="yamel peraza" w:date="2015-04-27T17:54:00Z">
        <w:r w:rsidR="00733F0B">
          <w:rPr>
            <w:sz w:val="24"/>
            <w:szCs w:val="24"/>
          </w:rPr>
          <w:t>1</w:t>
        </w:r>
      </w:ins>
      <w:ins w:id="397" w:author="yamel peraza" w:date="2015-04-27T13:33:00Z">
        <w:r w:rsidR="00F548F7">
          <w:rPr>
            <w:sz w:val="24"/>
            <w:szCs w:val="24"/>
          </w:rPr>
          <w:t>0</w:t>
        </w:r>
      </w:ins>
      <w:ins w:id="398" w:author="yamel peraza" w:date="2015-04-27T12:38:00Z">
        <w:r w:rsidRPr="00645D46">
          <w:rPr>
            <w:sz w:val="24"/>
            <w:szCs w:val="24"/>
          </w:rPr>
          <w:t>).</w:t>
        </w:r>
      </w:ins>
    </w:p>
    <w:p w14:paraId="768E92C8" w14:textId="4225EC49" w:rsidR="00350627" w:rsidRPr="00645D46" w:rsidRDefault="00350627" w:rsidP="00350627">
      <w:pPr>
        <w:pStyle w:val="ListParagraph"/>
        <w:numPr>
          <w:ilvl w:val="0"/>
          <w:numId w:val="93"/>
        </w:numPr>
        <w:spacing w:after="200" w:line="360" w:lineRule="auto"/>
        <w:jc w:val="left"/>
        <w:rPr>
          <w:ins w:id="399" w:author="yamel peraza" w:date="2015-04-27T12:38:00Z"/>
          <w:sz w:val="24"/>
          <w:szCs w:val="24"/>
        </w:rPr>
      </w:pPr>
      <w:ins w:id="400"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01" w:author="yamel peraza" w:date="2015-04-28T17:19:00Z">
        <w:r w:rsidR="00221073">
          <w:rPr>
            <w:rFonts w:eastAsia="Times New Roman" w:cs="Times New Roman"/>
            <w:color w:val="000000"/>
            <w:sz w:val="24"/>
            <w:szCs w:val="24"/>
          </w:rPr>
          <w:t xml:space="preserve">will be </w:t>
        </w:r>
      </w:ins>
      <w:ins w:id="402" w:author="yamel peraza" w:date="2015-04-27T12:38:00Z">
        <w:r w:rsidRPr="00645D46">
          <w:rPr>
            <w:rFonts w:eastAsia="Times New Roman" w:cs="Times New Roman"/>
            <w:color w:val="000000"/>
            <w:sz w:val="24"/>
            <w:szCs w:val="24"/>
          </w:rPr>
          <w:t>notified of bad input.</w:t>
        </w:r>
      </w:ins>
    </w:p>
    <w:p w14:paraId="56A1E722" w14:textId="17E32D82" w:rsidR="00350627" w:rsidRPr="00645D46" w:rsidRDefault="00350627" w:rsidP="00350627">
      <w:pPr>
        <w:pStyle w:val="ListParagraph"/>
        <w:numPr>
          <w:ilvl w:val="0"/>
          <w:numId w:val="90"/>
        </w:numPr>
        <w:spacing w:after="200" w:line="360" w:lineRule="auto"/>
        <w:jc w:val="left"/>
        <w:rPr>
          <w:ins w:id="403" w:author="yamel peraza" w:date="2015-04-27T12:38:00Z"/>
          <w:sz w:val="24"/>
          <w:szCs w:val="24"/>
        </w:rPr>
      </w:pPr>
      <w:ins w:id="404" w:author="yamel peraza" w:date="2015-04-27T12:38:00Z">
        <w:r w:rsidRPr="00645D46">
          <w:rPr>
            <w:sz w:val="24"/>
            <w:szCs w:val="24"/>
          </w:rPr>
          <w:lastRenderedPageBreak/>
          <w:t>The system shall allow the head professor to add an image</w:t>
        </w:r>
      </w:ins>
      <w:ins w:id="405" w:author="yamel peraza" w:date="2015-04-28T17:19:00Z">
        <w:r w:rsidR="0006187E">
          <w:rPr>
            <w:sz w:val="24"/>
            <w:szCs w:val="24"/>
          </w:rPr>
          <w:t>’s</w:t>
        </w:r>
      </w:ins>
      <w:ins w:id="406" w:author="yamel peraza" w:date="2015-04-27T12:38:00Z">
        <w:r w:rsidRPr="00645D46">
          <w:rPr>
            <w:sz w:val="24"/>
            <w:szCs w:val="24"/>
          </w:rPr>
          <w:t xml:space="preserve"> name (SPW5_</w:t>
        </w:r>
      </w:ins>
      <w:ins w:id="407" w:author="yamel peraza" w:date="2015-04-27T13:34:00Z">
        <w:r w:rsidR="00F548F7">
          <w:rPr>
            <w:sz w:val="24"/>
            <w:szCs w:val="24"/>
          </w:rPr>
          <w:t>1</w:t>
        </w:r>
      </w:ins>
      <w:ins w:id="408" w:author="yamel peraza" w:date="2015-04-27T17:54:00Z">
        <w:r w:rsidR="00733F0B">
          <w:rPr>
            <w:sz w:val="24"/>
            <w:szCs w:val="24"/>
          </w:rPr>
          <w:t>1</w:t>
        </w:r>
      </w:ins>
      <w:ins w:id="409" w:author="yamel peraza" w:date="2015-04-27T13:34:00Z">
        <w:r w:rsidR="00F548F7">
          <w:rPr>
            <w:sz w:val="24"/>
            <w:szCs w:val="24"/>
          </w:rPr>
          <w:t>3</w:t>
        </w:r>
      </w:ins>
      <w:ins w:id="410" w:author="yamel peraza" w:date="2015-04-27T12:38:00Z">
        <w:r w:rsidRPr="00645D46">
          <w:rPr>
            <w:sz w:val="24"/>
            <w:szCs w:val="24"/>
          </w:rPr>
          <w:t>).</w:t>
        </w:r>
      </w:ins>
    </w:p>
    <w:p w14:paraId="1C2CF386" w14:textId="462DC0A6" w:rsidR="00350627" w:rsidRPr="00645D46" w:rsidRDefault="00350627" w:rsidP="00350627">
      <w:pPr>
        <w:pStyle w:val="ListParagraph"/>
        <w:numPr>
          <w:ilvl w:val="0"/>
          <w:numId w:val="92"/>
        </w:numPr>
        <w:spacing w:after="200" w:line="360" w:lineRule="auto"/>
        <w:jc w:val="left"/>
        <w:rPr>
          <w:ins w:id="411" w:author="yamel peraza" w:date="2015-04-27T12:38:00Z"/>
          <w:sz w:val="24"/>
          <w:szCs w:val="24"/>
        </w:rPr>
      </w:pPr>
      <w:ins w:id="412"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13" w:author="yamel peraza" w:date="2015-04-28T17:19:00Z">
        <w:r w:rsidR="0006187E">
          <w:rPr>
            <w:rFonts w:eastAsia="Times New Roman" w:cs="Times New Roman"/>
            <w:color w:val="000000"/>
            <w:sz w:val="24"/>
            <w:szCs w:val="24"/>
          </w:rPr>
          <w:t xml:space="preserve">will be </w:t>
        </w:r>
      </w:ins>
      <w:ins w:id="414" w:author="yamel peraza" w:date="2015-04-27T12:38:00Z">
        <w:r w:rsidRPr="00645D46">
          <w:rPr>
            <w:rFonts w:eastAsia="Times New Roman" w:cs="Times New Roman"/>
            <w:color w:val="000000"/>
            <w:sz w:val="24"/>
            <w:szCs w:val="24"/>
          </w:rPr>
          <w:t>notified of bad input.</w:t>
        </w:r>
      </w:ins>
    </w:p>
    <w:p w14:paraId="03870BF0" w14:textId="63FE5391" w:rsidR="00350627" w:rsidRPr="00645D46" w:rsidRDefault="00350627" w:rsidP="00350627">
      <w:pPr>
        <w:pStyle w:val="ListParagraph"/>
        <w:numPr>
          <w:ilvl w:val="0"/>
          <w:numId w:val="90"/>
        </w:numPr>
        <w:spacing w:after="200" w:line="360" w:lineRule="auto"/>
        <w:jc w:val="left"/>
        <w:rPr>
          <w:ins w:id="415" w:author="yamel peraza" w:date="2015-04-27T12:38:00Z"/>
          <w:sz w:val="24"/>
          <w:szCs w:val="24"/>
        </w:rPr>
      </w:pPr>
      <w:ins w:id="416" w:author="yamel peraza" w:date="2015-04-27T12:38:00Z">
        <w:r w:rsidRPr="00645D46">
          <w:rPr>
            <w:sz w:val="24"/>
            <w:szCs w:val="24"/>
          </w:rPr>
          <w:t>The system shall allow the head professor to edit an image (SPW5_</w:t>
        </w:r>
      </w:ins>
      <w:ins w:id="417" w:author="yamel peraza" w:date="2015-04-27T13:34:00Z">
        <w:r w:rsidR="00F548F7">
          <w:rPr>
            <w:sz w:val="24"/>
            <w:szCs w:val="24"/>
          </w:rPr>
          <w:t>1</w:t>
        </w:r>
      </w:ins>
      <w:ins w:id="418" w:author="yamel peraza" w:date="2015-04-27T17:54:00Z">
        <w:r w:rsidR="00733F0B">
          <w:rPr>
            <w:sz w:val="24"/>
            <w:szCs w:val="24"/>
          </w:rPr>
          <w:t>1</w:t>
        </w:r>
      </w:ins>
      <w:ins w:id="419" w:author="yamel peraza" w:date="2015-04-27T13:34:00Z">
        <w:r w:rsidR="00F548F7">
          <w:rPr>
            <w:sz w:val="24"/>
            <w:szCs w:val="24"/>
          </w:rPr>
          <w:t>7</w:t>
        </w:r>
      </w:ins>
      <w:ins w:id="420" w:author="yamel peraza" w:date="2015-04-27T12:38:00Z">
        <w:r w:rsidRPr="00645D46">
          <w:rPr>
            <w:sz w:val="24"/>
            <w:szCs w:val="24"/>
          </w:rPr>
          <w:t>).</w:t>
        </w:r>
      </w:ins>
    </w:p>
    <w:p w14:paraId="6EE1A8C3" w14:textId="4B603DC0" w:rsidR="00350627" w:rsidRPr="00645D46" w:rsidRDefault="00350627" w:rsidP="00350627">
      <w:pPr>
        <w:pStyle w:val="ListParagraph"/>
        <w:numPr>
          <w:ilvl w:val="0"/>
          <w:numId w:val="92"/>
        </w:numPr>
        <w:spacing w:after="200" w:line="360" w:lineRule="auto"/>
        <w:jc w:val="left"/>
        <w:rPr>
          <w:ins w:id="421" w:author="yamel peraza" w:date="2015-04-27T12:38:00Z"/>
          <w:sz w:val="24"/>
          <w:szCs w:val="24"/>
        </w:rPr>
      </w:pPr>
      <w:ins w:id="422"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23" w:author="yamel peraza" w:date="2015-04-28T17:19:00Z">
        <w:r w:rsidR="0006187E">
          <w:rPr>
            <w:rFonts w:eastAsia="Times New Roman" w:cs="Times New Roman"/>
            <w:color w:val="000000"/>
            <w:sz w:val="24"/>
            <w:szCs w:val="24"/>
          </w:rPr>
          <w:t xml:space="preserve">will be </w:t>
        </w:r>
      </w:ins>
      <w:ins w:id="424" w:author="yamel peraza" w:date="2015-04-27T12:38:00Z">
        <w:r w:rsidRPr="00645D46">
          <w:rPr>
            <w:rFonts w:eastAsia="Times New Roman" w:cs="Times New Roman"/>
            <w:color w:val="000000"/>
            <w:sz w:val="24"/>
            <w:szCs w:val="24"/>
          </w:rPr>
          <w:t>notified of bad input.</w:t>
        </w:r>
      </w:ins>
    </w:p>
    <w:p w14:paraId="621431FB" w14:textId="2ED8D883" w:rsidR="00350627" w:rsidRPr="00645D46" w:rsidRDefault="00350627" w:rsidP="00350627">
      <w:pPr>
        <w:pStyle w:val="ListParagraph"/>
        <w:numPr>
          <w:ilvl w:val="0"/>
          <w:numId w:val="90"/>
        </w:numPr>
        <w:spacing w:after="200" w:line="360" w:lineRule="auto"/>
        <w:jc w:val="left"/>
        <w:rPr>
          <w:ins w:id="425" w:author="yamel peraza" w:date="2015-04-27T12:38:00Z"/>
          <w:sz w:val="24"/>
          <w:szCs w:val="24"/>
        </w:rPr>
      </w:pPr>
      <w:ins w:id="426" w:author="yamel peraza" w:date="2015-04-27T12:38:00Z">
        <w:r w:rsidRPr="00645D46">
          <w:rPr>
            <w:sz w:val="24"/>
            <w:szCs w:val="24"/>
          </w:rPr>
          <w:t>The system shall allow the head professor to delete an image (SPW5_</w:t>
        </w:r>
      </w:ins>
      <w:ins w:id="427" w:author="yamel peraza" w:date="2015-04-27T13:34:00Z">
        <w:r w:rsidR="00F548F7">
          <w:rPr>
            <w:sz w:val="24"/>
            <w:szCs w:val="24"/>
          </w:rPr>
          <w:t>1</w:t>
        </w:r>
      </w:ins>
      <w:ins w:id="428" w:author="yamel peraza" w:date="2015-04-27T17:54:00Z">
        <w:r w:rsidR="00733F0B">
          <w:rPr>
            <w:sz w:val="24"/>
            <w:szCs w:val="24"/>
          </w:rPr>
          <w:t>1</w:t>
        </w:r>
      </w:ins>
      <w:ins w:id="429" w:author="yamel peraza" w:date="2015-04-27T13:34:00Z">
        <w:r w:rsidR="00F548F7">
          <w:rPr>
            <w:sz w:val="24"/>
            <w:szCs w:val="24"/>
          </w:rPr>
          <w:t>6</w:t>
        </w:r>
      </w:ins>
      <w:ins w:id="430" w:author="yamel peraza" w:date="2015-04-27T12:38:00Z">
        <w:r w:rsidRPr="00645D46">
          <w:rPr>
            <w:sz w:val="24"/>
            <w:szCs w:val="24"/>
          </w:rPr>
          <w:t>).</w:t>
        </w:r>
      </w:ins>
    </w:p>
    <w:p w14:paraId="3BCE4ED0" w14:textId="644473B3" w:rsidR="00350627" w:rsidRPr="00645D46" w:rsidRDefault="00350627" w:rsidP="00350627">
      <w:pPr>
        <w:pStyle w:val="ListParagraph"/>
        <w:numPr>
          <w:ilvl w:val="0"/>
          <w:numId w:val="92"/>
        </w:numPr>
        <w:spacing w:after="200" w:line="360" w:lineRule="auto"/>
        <w:jc w:val="left"/>
        <w:rPr>
          <w:ins w:id="431" w:author="yamel peraza" w:date="2015-04-27T12:38:00Z"/>
          <w:sz w:val="24"/>
          <w:szCs w:val="24"/>
        </w:rPr>
      </w:pPr>
      <w:ins w:id="432" w:author="yamel peraza" w:date="2015-04-27T12:38:00Z">
        <w:r w:rsidRPr="00645D46">
          <w:rPr>
            <w:sz w:val="24"/>
            <w:szCs w:val="24"/>
          </w:rPr>
          <w:t>Reliability: Head professor</w:t>
        </w:r>
      </w:ins>
      <w:ins w:id="433" w:author="yamel peraza" w:date="2015-04-28T17:19:00Z">
        <w:r w:rsidR="0006187E">
          <w:rPr>
            <w:sz w:val="24"/>
            <w:szCs w:val="24"/>
          </w:rPr>
          <w:t xml:space="preserve"> will be</w:t>
        </w:r>
      </w:ins>
      <w:ins w:id="434" w:author="yamel peraza" w:date="2015-04-27T12:38:00Z">
        <w:r w:rsidRPr="00645D46">
          <w:rPr>
            <w:sz w:val="24"/>
            <w:szCs w:val="24"/>
          </w:rPr>
          <w:t xml:space="preserve"> notified to confirm his action.</w:t>
        </w:r>
      </w:ins>
    </w:p>
    <w:p w14:paraId="74B2593A" w14:textId="4FF6F693" w:rsidR="00350627" w:rsidRPr="00645D46" w:rsidRDefault="00350627" w:rsidP="00350627">
      <w:pPr>
        <w:pStyle w:val="ListParagraph"/>
        <w:numPr>
          <w:ilvl w:val="0"/>
          <w:numId w:val="90"/>
        </w:numPr>
        <w:spacing w:after="200" w:line="360" w:lineRule="auto"/>
        <w:jc w:val="left"/>
        <w:rPr>
          <w:ins w:id="435" w:author="yamel peraza" w:date="2015-04-27T12:38:00Z"/>
          <w:sz w:val="24"/>
          <w:szCs w:val="24"/>
        </w:rPr>
      </w:pPr>
      <w:ins w:id="436" w:author="yamel peraza" w:date="2015-04-27T12:38:00Z">
        <w:r w:rsidRPr="00645D46">
          <w:rPr>
            <w:sz w:val="24"/>
            <w:szCs w:val="24"/>
          </w:rPr>
          <w:t>The system shall allow the head professor to filter existing images (SPW5_</w:t>
        </w:r>
      </w:ins>
      <w:ins w:id="437" w:author="yamel peraza" w:date="2015-04-27T13:34:00Z">
        <w:r w:rsidR="00F548F7">
          <w:rPr>
            <w:sz w:val="24"/>
            <w:szCs w:val="24"/>
          </w:rPr>
          <w:t>1</w:t>
        </w:r>
      </w:ins>
      <w:ins w:id="438" w:author="yamel peraza" w:date="2015-04-27T17:54:00Z">
        <w:r w:rsidR="00733F0B">
          <w:rPr>
            <w:sz w:val="24"/>
            <w:szCs w:val="24"/>
          </w:rPr>
          <w:t>1</w:t>
        </w:r>
      </w:ins>
      <w:ins w:id="439" w:author="yamel peraza" w:date="2015-04-27T13:34:00Z">
        <w:r w:rsidR="00F548F7">
          <w:rPr>
            <w:sz w:val="24"/>
            <w:szCs w:val="24"/>
          </w:rPr>
          <w:t>4</w:t>
        </w:r>
      </w:ins>
      <w:ins w:id="440" w:author="yamel peraza" w:date="2015-04-27T12:38:00Z">
        <w:r w:rsidRPr="00645D46">
          <w:rPr>
            <w:sz w:val="24"/>
            <w:szCs w:val="24"/>
          </w:rPr>
          <w:t>).</w:t>
        </w:r>
      </w:ins>
    </w:p>
    <w:p w14:paraId="7915F3D6" w14:textId="505E4F33" w:rsidR="00350627" w:rsidRPr="00645D46" w:rsidRDefault="00350627" w:rsidP="00350627">
      <w:pPr>
        <w:pStyle w:val="ListParagraph"/>
        <w:numPr>
          <w:ilvl w:val="0"/>
          <w:numId w:val="90"/>
        </w:numPr>
        <w:spacing w:after="200" w:line="360" w:lineRule="auto"/>
        <w:jc w:val="left"/>
        <w:rPr>
          <w:ins w:id="441" w:author="yamel peraza" w:date="2015-04-27T12:38:00Z"/>
          <w:sz w:val="24"/>
          <w:szCs w:val="24"/>
        </w:rPr>
      </w:pPr>
      <w:ins w:id="442" w:author="yamel peraza" w:date="2015-04-27T12:38:00Z">
        <w:r w:rsidRPr="00645D46">
          <w:rPr>
            <w:sz w:val="24"/>
            <w:szCs w:val="24"/>
          </w:rPr>
          <w:t>The system shall allow the head professor to set the default email for notification (SPW5_</w:t>
        </w:r>
      </w:ins>
      <w:ins w:id="443" w:author="yamel peraza" w:date="2015-04-27T13:35:00Z">
        <w:r w:rsidR="00F548F7">
          <w:rPr>
            <w:sz w:val="24"/>
            <w:szCs w:val="24"/>
          </w:rPr>
          <w:t>1</w:t>
        </w:r>
      </w:ins>
      <w:ins w:id="444" w:author="yamel peraza" w:date="2015-04-27T17:54:00Z">
        <w:r w:rsidR="00733F0B">
          <w:rPr>
            <w:sz w:val="24"/>
            <w:szCs w:val="24"/>
          </w:rPr>
          <w:t>1</w:t>
        </w:r>
      </w:ins>
      <w:ins w:id="445" w:author="yamel peraza" w:date="2015-04-27T13:35:00Z">
        <w:r w:rsidR="00F548F7">
          <w:rPr>
            <w:sz w:val="24"/>
            <w:szCs w:val="24"/>
          </w:rPr>
          <w:t>2</w:t>
        </w:r>
      </w:ins>
      <w:ins w:id="446" w:author="yamel peraza" w:date="2015-04-27T12:38:00Z">
        <w:r w:rsidRPr="00645D46">
          <w:rPr>
            <w:sz w:val="24"/>
            <w:szCs w:val="24"/>
          </w:rPr>
          <w:t>).</w:t>
        </w:r>
      </w:ins>
    </w:p>
    <w:p w14:paraId="3F5446AD" w14:textId="31177A3D" w:rsidR="00350627" w:rsidRPr="00F548F7" w:rsidRDefault="00350627">
      <w:pPr>
        <w:pStyle w:val="ListParagraph"/>
        <w:numPr>
          <w:ilvl w:val="0"/>
          <w:numId w:val="92"/>
        </w:numPr>
        <w:spacing w:after="200" w:line="360" w:lineRule="auto"/>
        <w:jc w:val="left"/>
        <w:rPr>
          <w:ins w:id="447" w:author="yamel peraza" w:date="2015-04-27T12:38:00Z"/>
          <w:sz w:val="24"/>
          <w:szCs w:val="24"/>
          <w:rPrChange w:id="448" w:author="yamel peraza" w:date="2015-04-27T13:35:00Z">
            <w:rPr>
              <w:ins w:id="449" w:author="yamel peraza" w:date="2015-04-27T12:38:00Z"/>
            </w:rPr>
          </w:rPrChange>
        </w:rPr>
        <w:pPrChange w:id="450" w:author="yamel peraza" w:date="2015-04-27T13:35:00Z">
          <w:pPr>
            <w:pStyle w:val="ListParagraph"/>
            <w:numPr>
              <w:numId w:val="90"/>
            </w:numPr>
            <w:spacing w:after="200" w:line="360" w:lineRule="auto"/>
            <w:ind w:left="1080" w:hanging="360"/>
            <w:jc w:val="left"/>
          </w:pPr>
        </w:pPrChange>
      </w:pPr>
      <w:ins w:id="451" w:author="yamel peraza" w:date="2015-04-27T12:38:00Z">
        <w:r w:rsidRPr="00645D46">
          <w:rPr>
            <w:sz w:val="24"/>
            <w:szCs w:val="24"/>
          </w:rPr>
          <w:t xml:space="preserve">Reliability: Head professor </w:t>
        </w:r>
      </w:ins>
      <w:ins w:id="452" w:author="yamel peraza" w:date="2015-04-28T17:20:00Z">
        <w:r w:rsidR="0006187E">
          <w:rPr>
            <w:sz w:val="24"/>
            <w:szCs w:val="24"/>
          </w:rPr>
          <w:t xml:space="preserve">will be </w:t>
        </w:r>
      </w:ins>
      <w:ins w:id="453" w:author="yamel peraza" w:date="2015-04-27T12:38:00Z">
        <w:r w:rsidRPr="00645D46">
          <w:rPr>
            <w:sz w:val="24"/>
            <w:szCs w:val="24"/>
          </w:rPr>
          <w:t>notified of bad input.</w:t>
        </w:r>
      </w:ins>
    </w:p>
    <w:p w14:paraId="08D88BA0" w14:textId="77777777" w:rsidR="0011485B" w:rsidRDefault="00350627" w:rsidP="0006187E">
      <w:pPr>
        <w:pStyle w:val="ListParagraph"/>
        <w:numPr>
          <w:ilvl w:val="0"/>
          <w:numId w:val="90"/>
        </w:numPr>
        <w:spacing w:after="200" w:line="360" w:lineRule="auto"/>
        <w:jc w:val="left"/>
        <w:rPr>
          <w:ins w:id="454" w:author="yamel peraza" w:date="2015-04-28T17:24:00Z"/>
          <w:sz w:val="24"/>
          <w:szCs w:val="24"/>
        </w:rPr>
        <w:pPrChange w:id="455" w:author="yamel peraza" w:date="2015-04-28T17:20:00Z">
          <w:pPr>
            <w:pStyle w:val="ListParagraph"/>
            <w:spacing w:after="200" w:line="360" w:lineRule="auto"/>
            <w:jc w:val="left"/>
          </w:pPr>
        </w:pPrChange>
      </w:pPr>
      <w:ins w:id="456" w:author="yamel peraza" w:date="2015-04-27T12:38:00Z">
        <w:r w:rsidRPr="00645D46">
          <w:rPr>
            <w:sz w:val="24"/>
            <w:szCs w:val="24"/>
          </w:rPr>
          <w:t>The system shall allow the head professor to change the image status (SPW5_</w:t>
        </w:r>
      </w:ins>
      <w:ins w:id="457" w:author="yamel peraza" w:date="2015-04-27T13:36:00Z">
        <w:r w:rsidR="00F548F7">
          <w:rPr>
            <w:sz w:val="24"/>
            <w:szCs w:val="24"/>
          </w:rPr>
          <w:t>1</w:t>
        </w:r>
      </w:ins>
      <w:ins w:id="458" w:author="yamel peraza" w:date="2015-04-27T17:54:00Z">
        <w:r w:rsidR="00733F0B">
          <w:rPr>
            <w:sz w:val="24"/>
            <w:szCs w:val="24"/>
          </w:rPr>
          <w:t>1</w:t>
        </w:r>
      </w:ins>
      <w:ins w:id="459" w:author="yamel peraza" w:date="2015-04-27T13:36:00Z">
        <w:r w:rsidR="00F548F7">
          <w:rPr>
            <w:sz w:val="24"/>
            <w:szCs w:val="24"/>
          </w:rPr>
          <w:t>5</w:t>
        </w:r>
      </w:ins>
      <w:ins w:id="460" w:author="yamel peraza" w:date="2015-04-27T12:38:00Z">
        <w:r w:rsidRPr="00645D46">
          <w:rPr>
            <w:sz w:val="24"/>
            <w:szCs w:val="24"/>
          </w:rPr>
          <w:t>).</w:t>
        </w:r>
      </w:ins>
    </w:p>
    <w:p w14:paraId="74CA2407" w14:textId="76713F08" w:rsidR="009E5339" w:rsidRPr="0006187E" w:rsidRDefault="009E5339" w:rsidP="0011485B">
      <w:pPr>
        <w:pStyle w:val="ListParagraph"/>
        <w:spacing w:after="200" w:line="360" w:lineRule="auto"/>
        <w:ind w:left="1080"/>
        <w:jc w:val="left"/>
        <w:rPr>
          <w:ins w:id="461" w:author="yamel peraza" w:date="2015-04-27T12:37:00Z"/>
          <w:sz w:val="24"/>
          <w:szCs w:val="24"/>
          <w:rPrChange w:id="462" w:author="yamel peraza" w:date="2015-04-28T17:20:00Z">
            <w:rPr>
              <w:ins w:id="463" w:author="yamel peraza" w:date="2015-04-27T12:37:00Z"/>
            </w:rPr>
          </w:rPrChange>
        </w:rPr>
        <w:pPrChange w:id="464" w:author="yamel peraza" w:date="2015-04-28T17:24:00Z">
          <w:pPr>
            <w:pStyle w:val="ListParagraph"/>
            <w:spacing w:after="200" w:line="360" w:lineRule="auto"/>
            <w:jc w:val="left"/>
          </w:pPr>
        </w:pPrChange>
      </w:pPr>
      <w:del w:id="465" w:author="yamel peraza" w:date="2015-04-27T12:37:00Z">
        <w:r w:rsidRPr="0006187E" w:rsidDel="003C36C2">
          <w:rPr>
            <w:rFonts w:eastAsia="Times New Roman" w:cs="Times New Roman"/>
            <w:b/>
            <w:color w:val="000000"/>
            <w:sz w:val="24"/>
            <w:szCs w:val="24"/>
            <w:rPrChange w:id="466" w:author="yamel peraza" w:date="2015-04-28T17:20:00Z">
              <w:rPr/>
            </w:rPrChange>
          </w:rPr>
          <w:delText>4</w:delText>
        </w:r>
      </w:del>
    </w:p>
    <w:p w14:paraId="1C045246" w14:textId="142F8785" w:rsidR="003C36C2" w:rsidRPr="0011485B" w:rsidRDefault="003C36C2" w:rsidP="009E5339">
      <w:pPr>
        <w:pStyle w:val="ListParagraph"/>
        <w:spacing w:after="200" w:line="360" w:lineRule="auto"/>
        <w:jc w:val="left"/>
        <w:rPr>
          <w:rFonts w:eastAsia="Times New Roman" w:cs="Times New Roman"/>
          <w:b/>
          <w:color w:val="000000"/>
          <w:sz w:val="24"/>
          <w:szCs w:val="24"/>
          <w:rPrChange w:id="467" w:author="yamel peraza" w:date="2015-04-28T17:24:00Z">
            <w:rPr>
              <w:rFonts w:eastAsia="Times New Roman" w:cs="Times New Roman"/>
              <w:color w:val="000000"/>
              <w:sz w:val="24"/>
              <w:szCs w:val="24"/>
            </w:rPr>
          </w:rPrChange>
        </w:rPr>
      </w:pPr>
      <w:ins w:id="468" w:author="yamel peraza" w:date="2015-04-27T12:37:00Z">
        <w:r w:rsidRPr="0011485B">
          <w:rPr>
            <w:b/>
            <w:rPrChange w:id="469" w:author="yamel peraza" w:date="2015-04-28T17:24:00Z">
              <w:rPr/>
            </w:rPrChange>
          </w:rPr>
          <w:t>Taken from SPWv.4 requirements document 4.1.</w:t>
        </w:r>
      </w:ins>
    </w:p>
    <w:p w14:paraId="09D51F40" w14:textId="2AD015FD"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 xml:space="preserve">The system shall allow the head professor to run a matching algorithm to match students to projects with some customization </w:t>
      </w:r>
      <w:del w:id="470" w:author="yamel peraza" w:date="2015-04-28T17:20:00Z">
        <w:r w:rsidDel="004340F5">
          <w:rPr>
            <w:rFonts w:eastAsia="Times New Roman" w:cs="Times New Roman"/>
            <w:color w:val="000000"/>
            <w:sz w:val="24"/>
            <w:szCs w:val="24"/>
          </w:rPr>
          <w:delText xml:space="preserve">by </w:delText>
        </w:r>
      </w:del>
      <w:ins w:id="471" w:author="yamel peraza" w:date="2015-04-28T17:20:00Z">
        <w:r w:rsidR="004340F5">
          <w:rPr>
            <w:rFonts w:eastAsia="Times New Roman" w:cs="Times New Roman"/>
            <w:color w:val="000000"/>
            <w:sz w:val="24"/>
            <w:szCs w:val="24"/>
          </w:rPr>
          <w:t xml:space="preserve">on his part </w:t>
        </w:r>
      </w:ins>
      <w:del w:id="472" w:author="yamel peraza" w:date="2015-04-28T17:20:00Z">
        <w:r w:rsidDel="004340F5">
          <w:rPr>
            <w:rFonts w:eastAsia="Times New Roman" w:cs="Times New Roman"/>
            <w:color w:val="000000"/>
            <w:sz w:val="24"/>
            <w:szCs w:val="24"/>
          </w:rPr>
          <w:delText xml:space="preserve">him </w:delText>
        </w:r>
      </w:del>
      <w:r>
        <w:rPr>
          <w:rFonts w:eastAsia="Times New Roman" w:cs="Times New Roman"/>
          <w:color w:val="000000"/>
          <w:sz w:val="24"/>
          <w:szCs w:val="24"/>
        </w:rPr>
        <w:t>(SPW4_100)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Pr="0011485B" w:rsidRDefault="00F24E68" w:rsidP="009E5339">
      <w:pPr>
        <w:ind w:left="720"/>
        <w:rPr>
          <w:b/>
          <w:rPrChange w:id="473" w:author="yamel peraza" w:date="2015-04-28T17:24:00Z">
            <w:rPr/>
          </w:rPrChange>
        </w:rPr>
      </w:pPr>
      <w:r w:rsidRPr="0011485B">
        <w:rPr>
          <w:b/>
          <w:rPrChange w:id="474" w:author="yamel peraza" w:date="2015-04-28T17:24:00Z">
            <w:rPr/>
          </w:rPrChange>
        </w:rPr>
        <w:t>Taken from SPWv.3 requirements document 4.1</w:t>
      </w:r>
      <w:r w:rsidR="009E5339" w:rsidRPr="0011485B">
        <w:rPr>
          <w:b/>
          <w:rPrChange w:id="475" w:author="yamel peraza" w:date="2015-04-28T17:24:00Z">
            <w:rPr/>
          </w:rPrChange>
        </w:rPr>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476" w:name="_Toc393726772"/>
      <w:r w:rsidRPr="008F00D6">
        <w:rPr>
          <w:noProof/>
        </w:rPr>
        <w:lastRenderedPageBreak/>
        <mc:AlternateContent>
          <mc:Choice Requires="wps">
            <w:drawing>
              <wp:anchor distT="0" distB="0" distL="114300" distR="114300" simplePos="0" relativeHeight="251670016" behindDoc="0" locked="0" layoutInCell="1" allowOverlap="1" wp14:anchorId="448AC763" wp14:editId="1C5181C1">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D13D8" id="Straight Connector 43"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476"/>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477" w:name="_Toc393726773"/>
      <w:r>
        <w:rPr>
          <w:rFonts w:eastAsia="Times New Roman"/>
        </w:rPr>
        <w:t>Scenarios</w:t>
      </w:r>
      <w:bookmarkEnd w:id="477"/>
    </w:p>
    <w:p w14:paraId="29FE56FF" w14:textId="77777777" w:rsidR="00CF59C7" w:rsidRDefault="00CF59C7" w:rsidP="00CF59C7">
      <w:pPr>
        <w:spacing w:after="200" w:line="360" w:lineRule="auto"/>
        <w:ind w:left="720"/>
        <w:jc w:val="left"/>
        <w:rPr>
          <w:ins w:id="478" w:author="yamel peraza" w:date="2015-02-25T18:15:00Z"/>
        </w:rPr>
      </w:pPr>
      <w:ins w:id="479" w:author="yamel peraza" w:date="2015-02-25T18:15:00Z">
        <w:r>
          <w:t>This section pertains to scenarios for SPWv5.</w:t>
        </w:r>
      </w:ins>
    </w:p>
    <w:p w14:paraId="2B02623D" w14:textId="2A5D1544" w:rsidR="00EB6FAE" w:rsidRPr="00645D46" w:rsidRDefault="00EB6FAE" w:rsidP="00EB6FAE">
      <w:pPr>
        <w:spacing w:after="200" w:line="480" w:lineRule="auto"/>
        <w:ind w:left="720"/>
        <w:rPr>
          <w:ins w:id="480" w:author="yamel peraza" w:date="2015-04-27T12:41:00Z"/>
        </w:rPr>
      </w:pPr>
      <w:ins w:id="481" w:author="yamel peraza" w:date="2015-04-27T12:41:00Z">
        <w:r w:rsidRPr="00645D46">
          <w:t>SPW5_</w:t>
        </w:r>
      </w:ins>
      <w:ins w:id="482" w:author="yamel peraza" w:date="2015-04-27T17:55:00Z">
        <w:r w:rsidR="00733F0B">
          <w:t>10</w:t>
        </w:r>
      </w:ins>
      <w:ins w:id="483" w:author="yamel peraza" w:date="2015-04-27T13:39:00Z">
        <w:r w:rsidR="00347C02">
          <w:t>8</w:t>
        </w:r>
      </w:ins>
      <w:ins w:id="484" w:author="yamel peraza" w:date="2015-04-27T12:41:00Z">
        <w:r w:rsidRPr="00645D46">
          <w:t>:</w:t>
        </w:r>
      </w:ins>
    </w:p>
    <w:p w14:paraId="157F8DE3" w14:textId="6D943ADD" w:rsidR="00EB6FAE" w:rsidRPr="00645D46" w:rsidRDefault="00B114C3" w:rsidP="00EB6FAE">
      <w:pPr>
        <w:spacing w:after="200" w:line="480" w:lineRule="auto"/>
        <w:ind w:left="720"/>
        <w:rPr>
          <w:ins w:id="485" w:author="yamel peraza" w:date="2015-04-27T12:41:00Z"/>
        </w:rPr>
      </w:pPr>
      <w:ins w:id="486" w:author="yamel peraza" w:date="2015-04-27T12:41:00Z">
        <w:r>
          <w:t xml:space="preserve">Lisa, a </w:t>
        </w:r>
        <w:r w:rsidR="00EB6FAE" w:rsidRPr="00645D46">
          <w:t>student</w:t>
        </w:r>
      </w:ins>
      <w:ins w:id="487" w:author="yamel peraza" w:date="2015-04-28T17:26:00Z">
        <w:r>
          <w:t>,</w:t>
        </w:r>
      </w:ins>
      <w:ins w:id="488" w:author="yamel peraza" w:date="2015-04-27T12:41:00Z">
        <w:r w:rsidR="00EB6FAE" w:rsidRPr="00645D46">
          <w:t xml:space="preserve"> wants to c</w:t>
        </w:r>
        <w:r>
          <w:t>reate a virtual machine request. She</w:t>
        </w:r>
        <w:r w:rsidR="00EB6FAE" w:rsidRPr="00645D46">
          <w:t xml:space="preserve"> tries to enter negative or non-numeric values into the input fields for “RAM”, “Storage” and “Number of VM”. The system tells her she cannot</w:t>
        </w:r>
      </w:ins>
      <w:ins w:id="489" w:author="yamel peraza" w:date="2015-04-28T17:26:00Z">
        <w:r>
          <w:t xml:space="preserve"> do it</w:t>
        </w:r>
      </w:ins>
      <w:ins w:id="490" w:author="yamel peraza" w:date="2015-04-27T12:41:00Z">
        <w:r w:rsidR="00EB6FAE" w:rsidRPr="00645D46">
          <w:t xml:space="preserve"> (SPW5_</w:t>
        </w:r>
      </w:ins>
      <w:ins w:id="491" w:author="yamel peraza" w:date="2015-04-27T17:55:00Z">
        <w:r w:rsidR="00733F0B">
          <w:t>10</w:t>
        </w:r>
      </w:ins>
      <w:ins w:id="492" w:author="yamel peraza" w:date="2015-04-27T13:42:00Z">
        <w:r w:rsidR="00347C02">
          <w:t>8</w:t>
        </w:r>
      </w:ins>
      <w:ins w:id="493" w:author="yamel peraza" w:date="2015-04-27T12:41:00Z">
        <w:r w:rsidR="00EB6FAE" w:rsidRPr="00645D46">
          <w:t xml:space="preserve"> Reliability). Finally, she enters numeric values greater than zero into </w:t>
        </w:r>
        <w:r>
          <w:t>the virtual machine settings. She then</w:t>
        </w:r>
        <w:r w:rsidR="00EB6FAE" w:rsidRPr="00645D46">
          <w:t xml:space="preserve"> selects from the “Image Name” drop down menu the image of preference and submit</w:t>
        </w:r>
      </w:ins>
      <w:ins w:id="494" w:author="yamel peraza" w:date="2015-04-28T17:27:00Z">
        <w:r>
          <w:t>s</w:t>
        </w:r>
      </w:ins>
      <w:ins w:id="495" w:author="yamel peraza" w:date="2015-04-27T12:41:00Z">
        <w:r w:rsidR="00EB6FAE" w:rsidRPr="00645D46">
          <w:t xml:space="preserve"> her request.</w:t>
        </w:r>
      </w:ins>
    </w:p>
    <w:p w14:paraId="5972FB21" w14:textId="5005A300" w:rsidR="00EB6FAE" w:rsidRPr="00645D46" w:rsidRDefault="00EB6FAE" w:rsidP="00EB6FAE">
      <w:pPr>
        <w:spacing w:after="200" w:line="480" w:lineRule="auto"/>
        <w:ind w:left="720"/>
        <w:rPr>
          <w:ins w:id="496" w:author="yamel peraza" w:date="2015-04-27T12:41:00Z"/>
        </w:rPr>
      </w:pPr>
      <w:ins w:id="497" w:author="yamel peraza" w:date="2015-04-27T12:41:00Z">
        <w:r w:rsidRPr="00645D46">
          <w:t>SPW5_</w:t>
        </w:r>
      </w:ins>
      <w:ins w:id="498" w:author="yamel peraza" w:date="2015-04-27T17:55:00Z">
        <w:r w:rsidR="00733F0B">
          <w:t>10</w:t>
        </w:r>
      </w:ins>
      <w:ins w:id="499" w:author="yamel peraza" w:date="2015-04-27T13:39:00Z">
        <w:r w:rsidR="00347C02">
          <w:t>9</w:t>
        </w:r>
      </w:ins>
      <w:ins w:id="500" w:author="yamel peraza" w:date="2015-04-27T12:41:00Z">
        <w:r w:rsidRPr="00645D46">
          <w:t>:</w:t>
        </w:r>
      </w:ins>
    </w:p>
    <w:p w14:paraId="2B190DA3" w14:textId="01F440B2" w:rsidR="00EB6FAE" w:rsidRPr="00645D46" w:rsidRDefault="00B114C3" w:rsidP="00EB6FAE">
      <w:pPr>
        <w:spacing w:after="200" w:line="480" w:lineRule="auto"/>
        <w:ind w:left="720"/>
        <w:rPr>
          <w:ins w:id="501" w:author="yamel peraza" w:date="2015-04-27T12:41:00Z"/>
        </w:rPr>
      </w:pPr>
      <w:ins w:id="502" w:author="yamel peraza" w:date="2015-04-27T12:41:00Z">
        <w:r>
          <w:t>The h</w:t>
        </w:r>
        <w:r w:rsidR="00EB6FAE" w:rsidRPr="00645D46">
          <w:t>ead professor wants to modify a virtual ma</w:t>
        </w:r>
        <w:r>
          <w:t xml:space="preserve">chine request and by mistake </w:t>
        </w:r>
        <w:r w:rsidR="00EB6FAE" w:rsidRPr="00645D46">
          <w:t>enters a non-numeric value into one of the input fields of the VM settings. The system tells him that he cannot</w:t>
        </w:r>
      </w:ins>
      <w:ins w:id="503" w:author="yamel peraza" w:date="2015-04-28T17:28:00Z">
        <w:r>
          <w:t xml:space="preserve"> do it</w:t>
        </w:r>
      </w:ins>
      <w:ins w:id="504" w:author="yamel peraza" w:date="2015-04-27T12:41:00Z">
        <w:r w:rsidR="00EB6FAE" w:rsidRPr="00645D46">
          <w:t xml:space="preserve"> (SPW5_</w:t>
        </w:r>
      </w:ins>
      <w:ins w:id="505" w:author="yamel peraza" w:date="2015-04-27T17:55:00Z">
        <w:r w:rsidR="00733F0B">
          <w:t>10</w:t>
        </w:r>
      </w:ins>
      <w:ins w:id="506" w:author="yamel peraza" w:date="2015-04-27T13:42:00Z">
        <w:r w:rsidR="00347C02">
          <w:t>9</w:t>
        </w:r>
      </w:ins>
      <w:ins w:id="507" w:author="yamel peraza" w:date="2015-04-27T12:41:00Z">
        <w:r>
          <w:t xml:space="preserve"> Reliability). H</w:t>
        </w:r>
        <w:r w:rsidR="00EB6FAE" w:rsidRPr="00645D46">
          <w:t>e realizes his error and enter</w:t>
        </w:r>
      </w:ins>
      <w:ins w:id="508" w:author="yamel peraza" w:date="2015-04-28T17:28:00Z">
        <w:r>
          <w:t>s</w:t>
        </w:r>
      </w:ins>
      <w:ins w:id="509" w:author="yamel peraza" w:date="2015-04-27T12:41:00Z">
        <w:r w:rsidR="00EB6FAE" w:rsidRPr="00645D46">
          <w:t xml:space="preserve"> a numeric value greater than zero and clicks the “Submit” button.</w:t>
        </w:r>
      </w:ins>
    </w:p>
    <w:p w14:paraId="7B2CE839" w14:textId="034B13EA" w:rsidR="00EB6FAE" w:rsidRPr="00645D46" w:rsidRDefault="00EB6FAE" w:rsidP="00EB6FAE">
      <w:pPr>
        <w:spacing w:after="200" w:line="480" w:lineRule="auto"/>
        <w:ind w:left="720"/>
        <w:rPr>
          <w:ins w:id="510" w:author="yamel peraza" w:date="2015-04-27T12:41:00Z"/>
        </w:rPr>
      </w:pPr>
      <w:ins w:id="511" w:author="yamel peraza" w:date="2015-04-27T12:41:00Z">
        <w:r w:rsidRPr="00645D46">
          <w:t>SPW5_</w:t>
        </w:r>
      </w:ins>
      <w:ins w:id="512" w:author="yamel peraza" w:date="2015-04-27T13:39:00Z">
        <w:r w:rsidR="00347C02">
          <w:t>1</w:t>
        </w:r>
      </w:ins>
      <w:ins w:id="513" w:author="yamel peraza" w:date="2015-04-27T17:55:00Z">
        <w:r w:rsidR="00733F0B">
          <w:t>1</w:t>
        </w:r>
      </w:ins>
      <w:ins w:id="514" w:author="yamel peraza" w:date="2015-04-27T13:39:00Z">
        <w:r w:rsidR="00347C02">
          <w:t>0</w:t>
        </w:r>
      </w:ins>
      <w:ins w:id="515" w:author="yamel peraza" w:date="2015-04-27T12:41:00Z">
        <w:r w:rsidRPr="00645D46">
          <w:t>:</w:t>
        </w:r>
      </w:ins>
    </w:p>
    <w:p w14:paraId="04D5D3E3" w14:textId="42A91B88" w:rsidR="00EB6FAE" w:rsidRPr="00645D46" w:rsidRDefault="00B114C3" w:rsidP="00EB6FAE">
      <w:pPr>
        <w:spacing w:after="200" w:line="480" w:lineRule="auto"/>
        <w:ind w:left="720"/>
        <w:rPr>
          <w:ins w:id="516" w:author="yamel peraza" w:date="2015-04-27T12:41:00Z"/>
        </w:rPr>
      </w:pPr>
      <w:ins w:id="517" w:author="yamel peraza" w:date="2015-04-27T12:41:00Z">
        <w:r>
          <w:t>The h</w:t>
        </w:r>
        <w:r w:rsidR="00EB6FAE" w:rsidRPr="00645D46">
          <w:t>ead professor wants to notify the school’s system admin about some virtual mac</w:t>
        </w:r>
        <w:r w:rsidR="008E4F8D">
          <w:t>hine request for creation. B</w:t>
        </w:r>
        <w:r w:rsidR="00EB6FAE" w:rsidRPr="00645D46">
          <w:t>y mistake he enters in the input field a non-valid email address. System tells him that he cannot</w:t>
        </w:r>
      </w:ins>
      <w:ins w:id="518" w:author="yamel peraza" w:date="2015-04-28T17:28:00Z">
        <w:r>
          <w:t xml:space="preserve"> do it</w:t>
        </w:r>
      </w:ins>
      <w:ins w:id="519" w:author="yamel peraza" w:date="2015-04-27T12:41:00Z">
        <w:r w:rsidR="00EB6FAE" w:rsidRPr="00645D46">
          <w:t xml:space="preserve"> (SPW5_</w:t>
        </w:r>
      </w:ins>
      <w:ins w:id="520" w:author="yamel peraza" w:date="2015-04-27T13:42:00Z">
        <w:r w:rsidR="00347C02">
          <w:t>1</w:t>
        </w:r>
      </w:ins>
      <w:ins w:id="521" w:author="yamel peraza" w:date="2015-04-27T17:55:00Z">
        <w:r w:rsidR="00733F0B">
          <w:t>1</w:t>
        </w:r>
      </w:ins>
      <w:ins w:id="522" w:author="yamel peraza" w:date="2015-04-27T13:42:00Z">
        <w:r w:rsidR="00347C02">
          <w:t>0</w:t>
        </w:r>
      </w:ins>
      <w:ins w:id="523" w:author="yamel peraza" w:date="2015-04-27T12:41:00Z">
        <w:r w:rsidR="008E4F8D">
          <w:t xml:space="preserve"> Reliability). After r</w:t>
        </w:r>
        <w:r w:rsidR="00EB6FAE" w:rsidRPr="00645D46">
          <w:t>ealizing his error</w:t>
        </w:r>
      </w:ins>
      <w:ins w:id="524" w:author="yamel peraza" w:date="2015-04-28T17:30:00Z">
        <w:r w:rsidR="008E4F8D">
          <w:t>,</w:t>
        </w:r>
      </w:ins>
      <w:ins w:id="525" w:author="yamel peraza" w:date="2015-04-27T12:41:00Z">
        <w:r w:rsidR="00EB6FAE" w:rsidRPr="00645D46">
          <w:t xml:space="preserve"> he enters</w:t>
        </w:r>
        <w:r w:rsidR="008E4F8D">
          <w:t xml:space="preserve"> a valid email address</w:t>
        </w:r>
      </w:ins>
      <w:ins w:id="526" w:author="yamel peraza" w:date="2015-04-28T17:32:00Z">
        <w:r w:rsidR="008E4F8D">
          <w:t>,</w:t>
        </w:r>
      </w:ins>
      <w:ins w:id="527" w:author="yamel peraza" w:date="2015-04-27T12:41:00Z">
        <w:r w:rsidR="008E4F8D">
          <w:t xml:space="preserve"> and </w:t>
        </w:r>
        <w:r w:rsidR="00EB6FAE" w:rsidRPr="00645D46">
          <w:t xml:space="preserve">changes the status of the request to “APPROVED” and clicks on “Submit” button. </w:t>
        </w:r>
      </w:ins>
    </w:p>
    <w:p w14:paraId="1A2E64A3" w14:textId="45FB6586" w:rsidR="00EB6FAE" w:rsidRPr="00645D46" w:rsidRDefault="00EB6FAE" w:rsidP="00EB6FAE">
      <w:pPr>
        <w:spacing w:after="200" w:line="480" w:lineRule="auto"/>
        <w:ind w:left="720"/>
        <w:rPr>
          <w:ins w:id="528" w:author="yamel peraza" w:date="2015-04-27T12:41:00Z"/>
        </w:rPr>
      </w:pPr>
      <w:ins w:id="529" w:author="yamel peraza" w:date="2015-04-27T12:41:00Z">
        <w:r w:rsidRPr="00645D46">
          <w:lastRenderedPageBreak/>
          <w:t>SPW5_</w:t>
        </w:r>
      </w:ins>
      <w:ins w:id="530" w:author="yamel peraza" w:date="2015-04-27T13:39:00Z">
        <w:r w:rsidR="00347C02">
          <w:t>1</w:t>
        </w:r>
      </w:ins>
      <w:ins w:id="531" w:author="yamel peraza" w:date="2015-04-27T17:55:00Z">
        <w:r w:rsidR="00733F0B">
          <w:t>1</w:t>
        </w:r>
      </w:ins>
      <w:ins w:id="532" w:author="yamel peraza" w:date="2015-04-27T13:39:00Z">
        <w:r w:rsidR="00347C02">
          <w:t>2</w:t>
        </w:r>
      </w:ins>
      <w:ins w:id="533" w:author="yamel peraza" w:date="2015-04-27T12:41:00Z">
        <w:r w:rsidRPr="00645D46">
          <w:t>:</w:t>
        </w:r>
      </w:ins>
    </w:p>
    <w:p w14:paraId="00D78B66" w14:textId="3CDFCDA1" w:rsidR="00EB6FAE" w:rsidRPr="00645D46" w:rsidRDefault="008E4F8D" w:rsidP="00EB6FAE">
      <w:pPr>
        <w:spacing w:after="200" w:line="480" w:lineRule="auto"/>
        <w:ind w:left="720"/>
        <w:rPr>
          <w:ins w:id="534" w:author="yamel peraza" w:date="2015-04-27T12:41:00Z"/>
        </w:rPr>
      </w:pPr>
      <w:ins w:id="535" w:author="yamel peraza" w:date="2015-04-27T12:41:00Z">
        <w:r>
          <w:t>The h</w:t>
        </w:r>
        <w:r w:rsidR="00EB6FAE" w:rsidRPr="00645D46">
          <w:t>ead professor wants to change/set the default email and name for virtual machine creation, he enters in the email input field a non-valid email address. System tells him that he cannot (SPW5_</w:t>
        </w:r>
      </w:ins>
      <w:ins w:id="536" w:author="yamel peraza" w:date="2015-04-27T13:42:00Z">
        <w:r w:rsidR="00347C02">
          <w:t>1</w:t>
        </w:r>
      </w:ins>
      <w:ins w:id="537" w:author="yamel peraza" w:date="2015-04-27T17:55:00Z">
        <w:r w:rsidR="00733F0B">
          <w:t>1</w:t>
        </w:r>
      </w:ins>
      <w:ins w:id="538" w:author="yamel peraza" w:date="2015-04-27T13:42:00Z">
        <w:r w:rsidR="00347C02">
          <w:t>2</w:t>
        </w:r>
      </w:ins>
      <w:ins w:id="539" w:author="yamel peraza" w:date="2015-04-27T12:41:00Z">
        <w:r w:rsidR="00EB6FAE" w:rsidRPr="00645D46">
          <w:t xml:space="preserve"> Reliability). Then, he inputs a valid email address and clicks on the button “Set Default Email”. </w:t>
        </w:r>
      </w:ins>
    </w:p>
    <w:p w14:paraId="680B74C9" w14:textId="3DACA207" w:rsidR="00EB6FAE" w:rsidRPr="00645D46" w:rsidRDefault="00EB6FAE" w:rsidP="00EB6FAE">
      <w:pPr>
        <w:spacing w:after="200" w:line="480" w:lineRule="auto"/>
        <w:ind w:left="720"/>
        <w:rPr>
          <w:ins w:id="540" w:author="yamel peraza" w:date="2015-04-27T12:41:00Z"/>
        </w:rPr>
      </w:pPr>
      <w:ins w:id="541" w:author="yamel peraza" w:date="2015-04-27T12:41:00Z">
        <w:r w:rsidRPr="00645D46">
          <w:t>SPW5_</w:t>
        </w:r>
      </w:ins>
      <w:ins w:id="542" w:author="yamel peraza" w:date="2015-04-27T13:39:00Z">
        <w:r w:rsidR="00347C02">
          <w:t>1</w:t>
        </w:r>
      </w:ins>
      <w:ins w:id="543" w:author="yamel peraza" w:date="2015-04-27T17:55:00Z">
        <w:r w:rsidR="00733F0B">
          <w:t>1</w:t>
        </w:r>
      </w:ins>
      <w:ins w:id="544" w:author="yamel peraza" w:date="2015-04-27T13:39:00Z">
        <w:r w:rsidR="00347C02">
          <w:t>3</w:t>
        </w:r>
      </w:ins>
      <w:ins w:id="545" w:author="yamel peraza" w:date="2015-04-27T12:41:00Z">
        <w:r w:rsidRPr="00645D46">
          <w:t>:</w:t>
        </w:r>
      </w:ins>
    </w:p>
    <w:p w14:paraId="1A8C2DB9" w14:textId="394CF5C8" w:rsidR="00EB6FAE" w:rsidRPr="00645D46" w:rsidRDefault="00E75F57" w:rsidP="00EB6FAE">
      <w:pPr>
        <w:spacing w:after="200" w:line="480" w:lineRule="auto"/>
        <w:ind w:left="720"/>
        <w:rPr>
          <w:ins w:id="546" w:author="yamel peraza" w:date="2015-04-27T12:41:00Z"/>
        </w:rPr>
      </w:pPr>
      <w:ins w:id="547" w:author="yamel peraza" w:date="2015-04-27T12:41:00Z">
        <w:r>
          <w:t>The h</w:t>
        </w:r>
        <w:r w:rsidR="00EB6FAE" w:rsidRPr="00645D46">
          <w:t>ead professor wants to add a new image</w:t>
        </w:r>
      </w:ins>
      <w:ins w:id="548" w:author="yamel peraza" w:date="2015-04-28T17:36:00Z">
        <w:r>
          <w:t>’s</w:t>
        </w:r>
      </w:ins>
      <w:ins w:id="549" w:author="yamel peraza" w:date="2015-04-27T12:41:00Z">
        <w:r w:rsidR="00EB6FAE" w:rsidRPr="00645D46">
          <w:t xml:space="preserve"> name into the system, but he did not realized that the image</w:t>
        </w:r>
        <w:r w:rsidR="00CC7521">
          <w:t xml:space="preserve"> already existed</w:t>
        </w:r>
        <w:r w:rsidR="00EB6FAE" w:rsidRPr="00645D46">
          <w:t>. System tells him that he cannot</w:t>
        </w:r>
      </w:ins>
      <w:ins w:id="550" w:author="yamel peraza" w:date="2015-04-28T17:37:00Z">
        <w:r w:rsidR="00CC7521">
          <w:t xml:space="preserve"> do it</w:t>
        </w:r>
      </w:ins>
      <w:ins w:id="551" w:author="yamel peraza" w:date="2015-04-27T12:41:00Z">
        <w:r w:rsidR="00EB6FAE" w:rsidRPr="00645D46">
          <w:t xml:space="preserve"> (SPW5_</w:t>
        </w:r>
      </w:ins>
      <w:ins w:id="552" w:author="yamel peraza" w:date="2015-04-27T13:42:00Z">
        <w:r w:rsidR="00347C02">
          <w:t>1</w:t>
        </w:r>
      </w:ins>
      <w:ins w:id="553" w:author="yamel peraza" w:date="2015-04-27T17:55:00Z">
        <w:r w:rsidR="00733F0B">
          <w:t>1</w:t>
        </w:r>
      </w:ins>
      <w:ins w:id="554" w:author="yamel peraza" w:date="2015-04-27T13:42:00Z">
        <w:r w:rsidR="00347C02">
          <w:t>3</w:t>
        </w:r>
      </w:ins>
      <w:ins w:id="555" w:author="yamel peraza" w:date="2015-04-27T12:41:00Z">
        <w:r w:rsidR="00EB6FAE" w:rsidRPr="00645D46">
          <w:t xml:space="preserve"> Re</w:t>
        </w:r>
        <w:r w:rsidR="00C12555">
          <w:t>liability). Finally, he realizes</w:t>
        </w:r>
      </w:ins>
      <w:ins w:id="556" w:author="yamel peraza" w:date="2015-04-28T17:37:00Z">
        <w:r w:rsidR="006F3F9C">
          <w:t xml:space="preserve"> the mistake, </w:t>
        </w:r>
      </w:ins>
      <w:ins w:id="557" w:author="yamel peraza" w:date="2015-04-27T12:41:00Z">
        <w:r w:rsidR="00C12555">
          <w:t>enters</w:t>
        </w:r>
        <w:r w:rsidR="008D24CB">
          <w:t xml:space="preserve"> </w:t>
        </w:r>
        <w:r w:rsidR="00EB6FAE" w:rsidRPr="00645D46">
          <w:t>a new image name</w:t>
        </w:r>
      </w:ins>
      <w:ins w:id="558" w:author="yamel peraza" w:date="2015-04-28T17:37:00Z">
        <w:r w:rsidR="006F3F9C">
          <w:t>,</w:t>
        </w:r>
      </w:ins>
      <w:ins w:id="559" w:author="yamel peraza" w:date="2015-04-27T12:41:00Z">
        <w:r w:rsidR="00C12555">
          <w:t xml:space="preserve"> and clicks</w:t>
        </w:r>
        <w:r w:rsidR="00EB6FAE" w:rsidRPr="00645D46">
          <w:t xml:space="preserve"> on the button “Add Image Name”.</w:t>
        </w:r>
      </w:ins>
    </w:p>
    <w:p w14:paraId="0EC2C3F6" w14:textId="3C1E1089" w:rsidR="00EB6FAE" w:rsidRPr="00645D46" w:rsidRDefault="00EB6FAE" w:rsidP="00EB6FAE">
      <w:pPr>
        <w:spacing w:after="200" w:line="480" w:lineRule="auto"/>
        <w:ind w:left="720"/>
        <w:rPr>
          <w:ins w:id="560" w:author="yamel peraza" w:date="2015-04-27T12:41:00Z"/>
        </w:rPr>
      </w:pPr>
      <w:ins w:id="561" w:author="yamel peraza" w:date="2015-04-27T12:41:00Z">
        <w:r w:rsidRPr="00645D46">
          <w:t>SPW5_</w:t>
        </w:r>
      </w:ins>
      <w:ins w:id="562" w:author="yamel peraza" w:date="2015-04-27T13:40:00Z">
        <w:r w:rsidR="00347C02">
          <w:t>1</w:t>
        </w:r>
      </w:ins>
      <w:ins w:id="563" w:author="yamel peraza" w:date="2015-04-27T17:56:00Z">
        <w:r w:rsidR="00733F0B">
          <w:t>1</w:t>
        </w:r>
      </w:ins>
      <w:ins w:id="564" w:author="yamel peraza" w:date="2015-04-27T13:40:00Z">
        <w:r w:rsidR="00347C02">
          <w:t>4</w:t>
        </w:r>
      </w:ins>
      <w:ins w:id="565" w:author="yamel peraza" w:date="2015-04-27T12:41:00Z">
        <w:r w:rsidRPr="00645D46">
          <w:t>:</w:t>
        </w:r>
      </w:ins>
    </w:p>
    <w:p w14:paraId="60E47F38" w14:textId="685872A5" w:rsidR="00EB6FAE" w:rsidRPr="00645D46" w:rsidRDefault="004E1E29" w:rsidP="00EB6FAE">
      <w:pPr>
        <w:spacing w:after="200" w:line="480" w:lineRule="auto"/>
        <w:ind w:left="720"/>
        <w:rPr>
          <w:ins w:id="566" w:author="yamel peraza" w:date="2015-04-27T12:41:00Z"/>
        </w:rPr>
      </w:pPr>
      <w:ins w:id="567" w:author="yamel peraza" w:date="2015-04-27T12:41:00Z">
        <w:r>
          <w:t>The h</w:t>
        </w:r>
        <w:r w:rsidR="00EB6FAE" w:rsidRPr="00645D46">
          <w:t>ead professor wants to filter existing images in the system. He looks for all images that are Windows related, then he enters on the image name filter option the word “Window” and hits the enter key. System prompts him with all existing images that have window in their names.</w:t>
        </w:r>
      </w:ins>
    </w:p>
    <w:p w14:paraId="38F172CB" w14:textId="686D24B8" w:rsidR="00EB6FAE" w:rsidRPr="00645D46" w:rsidRDefault="00EB6FAE" w:rsidP="00EB6FAE">
      <w:pPr>
        <w:spacing w:after="200" w:line="480" w:lineRule="auto"/>
        <w:ind w:left="720"/>
        <w:rPr>
          <w:ins w:id="568" w:author="yamel peraza" w:date="2015-04-27T12:41:00Z"/>
        </w:rPr>
      </w:pPr>
      <w:ins w:id="569" w:author="yamel peraza" w:date="2015-04-27T12:41:00Z">
        <w:r w:rsidRPr="00645D46">
          <w:t>SPW5_</w:t>
        </w:r>
      </w:ins>
      <w:ins w:id="570" w:author="yamel peraza" w:date="2015-04-27T13:40:00Z">
        <w:r w:rsidR="00347C02">
          <w:t>1</w:t>
        </w:r>
      </w:ins>
      <w:ins w:id="571" w:author="yamel peraza" w:date="2015-04-27T17:56:00Z">
        <w:r w:rsidR="00733F0B">
          <w:t>1</w:t>
        </w:r>
      </w:ins>
      <w:ins w:id="572" w:author="yamel peraza" w:date="2015-04-27T13:40:00Z">
        <w:r w:rsidR="00347C02">
          <w:t>5</w:t>
        </w:r>
      </w:ins>
      <w:ins w:id="573" w:author="yamel peraza" w:date="2015-04-27T12:41:00Z">
        <w:r w:rsidRPr="00645D46">
          <w:t>:</w:t>
        </w:r>
      </w:ins>
    </w:p>
    <w:p w14:paraId="21CD9B5B" w14:textId="21A9ED5C" w:rsidR="00EB6FAE" w:rsidRPr="00645D46" w:rsidRDefault="004E1E29" w:rsidP="00EB6FAE">
      <w:pPr>
        <w:spacing w:after="200" w:line="480" w:lineRule="auto"/>
        <w:ind w:left="720"/>
        <w:rPr>
          <w:ins w:id="574" w:author="yamel peraza" w:date="2015-04-27T12:41:00Z"/>
        </w:rPr>
      </w:pPr>
      <w:ins w:id="575" w:author="yamel peraza" w:date="2015-04-27T12:41:00Z">
        <w:r>
          <w:t>The h</w:t>
        </w:r>
        <w:r w:rsidR="00EB6FAE" w:rsidRPr="00645D46">
          <w:t xml:space="preserve">ead professor want to change the status of the image Windows Server 2000 from </w:t>
        </w:r>
        <w:r w:rsidR="00C12555">
          <w:t xml:space="preserve">“ACTIVE” to “INACTIVE”. He </w:t>
        </w:r>
        <w:r w:rsidR="00EB6FAE" w:rsidRPr="00645D46">
          <w:t>looks for the image name in the system and clicks on the green light icon. System successfully chang</w:t>
        </w:r>
      </w:ins>
      <w:ins w:id="576" w:author="yamel peraza" w:date="2015-04-28T17:43:00Z">
        <w:r w:rsidR="00C12555">
          <w:t>es</w:t>
        </w:r>
      </w:ins>
      <w:ins w:id="577" w:author="yamel peraza" w:date="2015-04-27T12:41:00Z">
        <w:r w:rsidR="00EB6FAE" w:rsidRPr="00645D46">
          <w:t xml:space="preserve"> the image status to “INACTIVE”.</w:t>
        </w:r>
      </w:ins>
    </w:p>
    <w:p w14:paraId="67CDC214" w14:textId="3E269597" w:rsidR="00EB6FAE" w:rsidRPr="00645D46" w:rsidRDefault="00EB6FAE" w:rsidP="00EB6FAE">
      <w:pPr>
        <w:spacing w:after="200" w:line="480" w:lineRule="auto"/>
        <w:ind w:left="720"/>
        <w:rPr>
          <w:ins w:id="578" w:author="yamel peraza" w:date="2015-04-27T12:41:00Z"/>
        </w:rPr>
      </w:pPr>
      <w:ins w:id="579" w:author="yamel peraza" w:date="2015-04-27T12:41:00Z">
        <w:r w:rsidRPr="00645D46">
          <w:t>SPW5_</w:t>
        </w:r>
      </w:ins>
      <w:ins w:id="580" w:author="yamel peraza" w:date="2015-04-27T13:40:00Z">
        <w:r w:rsidR="00347C02">
          <w:t>1</w:t>
        </w:r>
      </w:ins>
      <w:ins w:id="581" w:author="yamel peraza" w:date="2015-04-27T17:56:00Z">
        <w:r w:rsidR="00733F0B">
          <w:t>1</w:t>
        </w:r>
      </w:ins>
      <w:ins w:id="582" w:author="yamel peraza" w:date="2015-04-27T13:40:00Z">
        <w:r w:rsidR="00347C02">
          <w:t>6</w:t>
        </w:r>
      </w:ins>
      <w:ins w:id="583" w:author="yamel peraza" w:date="2015-04-27T12:41:00Z">
        <w:r w:rsidRPr="00645D46">
          <w:t>:</w:t>
        </w:r>
      </w:ins>
    </w:p>
    <w:p w14:paraId="5B9B792B" w14:textId="17FE5AF7" w:rsidR="00EB6FAE" w:rsidRPr="00645D46" w:rsidRDefault="004E1E29" w:rsidP="00EB6FAE">
      <w:pPr>
        <w:spacing w:after="200" w:line="480" w:lineRule="auto"/>
        <w:ind w:left="720"/>
        <w:rPr>
          <w:ins w:id="584" w:author="yamel peraza" w:date="2015-04-27T12:41:00Z"/>
        </w:rPr>
      </w:pPr>
      <w:ins w:id="585" w:author="yamel peraza" w:date="2015-04-27T12:41:00Z">
        <w:r>
          <w:t>The h</w:t>
        </w:r>
        <w:r w:rsidR="00EB6FAE" w:rsidRPr="00645D46">
          <w:t>ead professor wants to delete</w:t>
        </w:r>
      </w:ins>
      <w:ins w:id="586" w:author="yamel peraza" w:date="2015-04-28T17:43:00Z">
        <w:r w:rsidR="00C12555">
          <w:t xml:space="preserve"> an image</w:t>
        </w:r>
      </w:ins>
      <w:ins w:id="587" w:author="yamel peraza" w:date="2015-04-27T12:41:00Z">
        <w:r w:rsidR="00EB6FAE" w:rsidRPr="00645D46">
          <w:t xml:space="preserve"> from t</w:t>
        </w:r>
        <w:r w:rsidR="00C12555">
          <w:t>he system Windows Server 2000. H</w:t>
        </w:r>
        <w:r w:rsidR="00EB6FAE" w:rsidRPr="00645D46">
          <w:t>e looks for the image and clicks on the red X icon. System prompts a message asking him to confirm</w:t>
        </w:r>
      </w:ins>
      <w:ins w:id="588" w:author="yamel peraza" w:date="2015-04-28T17:43:00Z">
        <w:r w:rsidR="00B90A6B">
          <w:t xml:space="preserve"> if</w:t>
        </w:r>
      </w:ins>
      <w:ins w:id="589" w:author="yamel peraza" w:date="2015-04-27T12:41:00Z">
        <w:r w:rsidR="00EB6FAE" w:rsidRPr="00645D46">
          <w:t xml:space="preserve"> </w:t>
        </w:r>
        <w:r w:rsidR="00EB6FAE" w:rsidRPr="00645D46">
          <w:lastRenderedPageBreak/>
          <w:t>he wants to delete the corresponding image from the system (SPW5_</w:t>
        </w:r>
      </w:ins>
      <w:ins w:id="590" w:author="yamel peraza" w:date="2015-04-27T17:56:00Z">
        <w:r w:rsidR="00733F0B">
          <w:t>1</w:t>
        </w:r>
      </w:ins>
      <w:ins w:id="591" w:author="yamel peraza" w:date="2015-04-27T13:42:00Z">
        <w:r w:rsidR="00347C02">
          <w:t>16</w:t>
        </w:r>
      </w:ins>
      <w:ins w:id="592" w:author="yamel peraza" w:date="2015-04-27T12:41:00Z">
        <w:r w:rsidR="00EB6FAE" w:rsidRPr="00645D46">
          <w:t xml:space="preserve"> Reliability).  He then clicks on the “OK” button to confirm </w:t>
        </w:r>
      </w:ins>
      <w:ins w:id="593" w:author="yamel peraza" w:date="2015-04-28T17:43:00Z">
        <w:r w:rsidR="00B90A6B">
          <w:t xml:space="preserve">the </w:t>
        </w:r>
      </w:ins>
      <w:ins w:id="594" w:author="yamel peraza" w:date="2015-04-27T12:41:00Z">
        <w:r w:rsidR="00EB6FAE" w:rsidRPr="00645D46">
          <w:t>action.</w:t>
        </w:r>
      </w:ins>
    </w:p>
    <w:p w14:paraId="768442C8" w14:textId="2B5F30C6" w:rsidR="00EB6FAE" w:rsidRPr="00645D46" w:rsidRDefault="00EB6FAE" w:rsidP="00EB6FAE">
      <w:pPr>
        <w:spacing w:after="200" w:line="480" w:lineRule="auto"/>
        <w:ind w:left="720"/>
        <w:rPr>
          <w:ins w:id="595" w:author="yamel peraza" w:date="2015-04-27T12:41:00Z"/>
        </w:rPr>
      </w:pPr>
      <w:ins w:id="596" w:author="yamel peraza" w:date="2015-04-27T12:41:00Z">
        <w:r w:rsidRPr="00645D46">
          <w:t>SPW5_</w:t>
        </w:r>
      </w:ins>
      <w:ins w:id="597" w:author="yamel peraza" w:date="2015-04-27T13:40:00Z">
        <w:r w:rsidR="00347C02">
          <w:t>1</w:t>
        </w:r>
      </w:ins>
      <w:ins w:id="598" w:author="yamel peraza" w:date="2015-04-27T17:56:00Z">
        <w:r w:rsidR="00733F0B">
          <w:t>1</w:t>
        </w:r>
      </w:ins>
      <w:ins w:id="599" w:author="yamel peraza" w:date="2015-04-27T13:40:00Z">
        <w:r w:rsidR="00347C02">
          <w:t>7</w:t>
        </w:r>
      </w:ins>
      <w:ins w:id="600" w:author="yamel peraza" w:date="2015-04-27T12:41:00Z">
        <w:r w:rsidRPr="00645D46">
          <w:t>:</w:t>
        </w:r>
      </w:ins>
    </w:p>
    <w:p w14:paraId="4B02DC88" w14:textId="20899DFB" w:rsidR="00EB6FAE" w:rsidRPr="00645D46" w:rsidRDefault="00CB3F39" w:rsidP="00EB6FAE">
      <w:pPr>
        <w:spacing w:after="200" w:line="480" w:lineRule="auto"/>
        <w:ind w:left="720"/>
        <w:rPr>
          <w:ins w:id="601" w:author="yamel peraza" w:date="2015-04-27T12:41:00Z"/>
        </w:rPr>
      </w:pPr>
      <w:ins w:id="602" w:author="yamel peraza" w:date="2015-04-27T12:41:00Z">
        <w:r>
          <w:t>The h</w:t>
        </w:r>
        <w:r w:rsidR="00EB6FAE" w:rsidRPr="00645D46">
          <w:t>ead professor want to edit Windows Server 2000 image from the system. He looks for the image name in the system, but by mistake he leaves the image name field empty. System tells him that he cannot</w:t>
        </w:r>
      </w:ins>
      <w:ins w:id="603" w:author="yamel peraza" w:date="2015-04-28T17:44:00Z">
        <w:r w:rsidR="005C10DF">
          <w:t xml:space="preserve"> proceed</w:t>
        </w:r>
      </w:ins>
      <w:ins w:id="604" w:author="yamel peraza" w:date="2015-04-27T12:41:00Z">
        <w:r w:rsidR="00EB6FAE" w:rsidRPr="00645D46">
          <w:t xml:space="preserve"> (SPW5_</w:t>
        </w:r>
      </w:ins>
      <w:ins w:id="605" w:author="yamel peraza" w:date="2015-04-27T13:41:00Z">
        <w:r w:rsidR="00347C02">
          <w:t>1</w:t>
        </w:r>
      </w:ins>
      <w:ins w:id="606" w:author="yamel peraza" w:date="2015-04-27T17:56:00Z">
        <w:r w:rsidR="00733F0B">
          <w:t>1</w:t>
        </w:r>
      </w:ins>
      <w:ins w:id="607" w:author="yamel peraza" w:date="2015-04-27T13:41:00Z">
        <w:r w:rsidR="00347C02">
          <w:t>7</w:t>
        </w:r>
      </w:ins>
      <w:ins w:id="608" w:author="yamel peraza" w:date="2015-04-27T12:41:00Z">
        <w:r w:rsidR="00EB6FAE" w:rsidRPr="00645D46">
          <w:t xml:space="preserve"> Reliability). Finally, he realizes his error and enter</w:t>
        </w:r>
      </w:ins>
      <w:ins w:id="609" w:author="yamel peraza" w:date="2015-04-28T17:44:00Z">
        <w:r w:rsidR="005C10DF">
          <w:t>s</w:t>
        </w:r>
      </w:ins>
      <w:ins w:id="610" w:author="yamel peraza" w:date="2015-04-27T12:41:00Z">
        <w:r w:rsidR="00EB6FAE" w:rsidRPr="00645D46">
          <w:t xml:space="preserve"> a new name on the input field and clicks on the “Submit” button.</w:t>
        </w:r>
      </w:ins>
    </w:p>
    <w:p w14:paraId="47D31A35" w14:textId="6A347E84" w:rsidR="00EB6FAE" w:rsidRPr="00645D46" w:rsidRDefault="00EB6FAE" w:rsidP="00EB6FAE">
      <w:pPr>
        <w:spacing w:after="200" w:line="480" w:lineRule="auto"/>
        <w:ind w:left="720"/>
        <w:rPr>
          <w:ins w:id="611" w:author="yamel peraza" w:date="2015-04-27T12:41:00Z"/>
        </w:rPr>
      </w:pPr>
      <w:ins w:id="612" w:author="yamel peraza" w:date="2015-04-27T12:41:00Z">
        <w:r w:rsidRPr="00645D46">
          <w:t>SPW5_</w:t>
        </w:r>
      </w:ins>
      <w:ins w:id="613" w:author="yamel peraza" w:date="2015-04-27T13:41:00Z">
        <w:r w:rsidR="00347C02">
          <w:t>1</w:t>
        </w:r>
      </w:ins>
      <w:ins w:id="614" w:author="yamel peraza" w:date="2015-04-27T17:56:00Z">
        <w:r w:rsidR="00733F0B">
          <w:t>1</w:t>
        </w:r>
      </w:ins>
      <w:ins w:id="615" w:author="yamel peraza" w:date="2015-04-27T13:41:00Z">
        <w:r w:rsidR="00347C02">
          <w:t>8</w:t>
        </w:r>
      </w:ins>
      <w:ins w:id="616" w:author="yamel peraza" w:date="2015-04-27T12:41:00Z">
        <w:r w:rsidRPr="00645D46">
          <w:t>:</w:t>
        </w:r>
      </w:ins>
    </w:p>
    <w:p w14:paraId="08A14411" w14:textId="3226A6E1" w:rsidR="00EB6FAE" w:rsidRPr="00645D46" w:rsidRDefault="00CB3F39" w:rsidP="00EB6FAE">
      <w:pPr>
        <w:spacing w:after="200" w:line="480" w:lineRule="auto"/>
        <w:ind w:left="720"/>
        <w:rPr>
          <w:ins w:id="617" w:author="yamel peraza" w:date="2015-04-27T12:41:00Z"/>
        </w:rPr>
      </w:pPr>
      <w:ins w:id="618" w:author="yamel peraza" w:date="2015-04-27T12:41:00Z">
        <w:r>
          <w:t>The h</w:t>
        </w:r>
        <w:r w:rsidR="00EB6FAE" w:rsidRPr="00645D46">
          <w:t xml:space="preserve">ead professor wants to filter </w:t>
        </w:r>
      </w:ins>
      <w:ins w:id="619" w:author="yamel peraza" w:date="2015-04-28T17:44:00Z">
        <w:r w:rsidR="005C10DF">
          <w:t xml:space="preserve">an </w:t>
        </w:r>
      </w:ins>
      <w:ins w:id="620" w:author="yamel peraza" w:date="2015-04-27T12:41:00Z">
        <w:r w:rsidR="00EB6FAE" w:rsidRPr="00645D46">
          <w:t>existing virtual machine requests in the system. He looks for all images t</w:t>
        </w:r>
        <w:r w:rsidR="005C10DF">
          <w:t>hat are Windows related. He then</w:t>
        </w:r>
        <w:r w:rsidR="00EB6FAE" w:rsidRPr="00645D46">
          <w:t xml:space="preserve"> enters on the image name filter option the word “Window” and hits the enter key. System prompts him with all existing virtual machine requests that have window as image of choice.</w:t>
        </w:r>
      </w:ins>
    </w:p>
    <w:p w14:paraId="2DBCE75D" w14:textId="7AE6860F" w:rsidR="00EB6FAE" w:rsidRPr="00645D46" w:rsidRDefault="00EB6FAE" w:rsidP="00EB6FAE">
      <w:pPr>
        <w:spacing w:after="200" w:line="480" w:lineRule="auto"/>
        <w:ind w:left="720"/>
        <w:rPr>
          <w:ins w:id="621" w:author="yamel peraza" w:date="2015-04-27T12:41:00Z"/>
        </w:rPr>
      </w:pPr>
      <w:ins w:id="622" w:author="yamel peraza" w:date="2015-04-27T12:41:00Z">
        <w:r w:rsidRPr="00645D46">
          <w:t>SPW5_</w:t>
        </w:r>
      </w:ins>
      <w:ins w:id="623" w:author="yamel peraza" w:date="2015-04-27T13:41:00Z">
        <w:r w:rsidR="00347C02">
          <w:t>1</w:t>
        </w:r>
      </w:ins>
      <w:ins w:id="624" w:author="yamel peraza" w:date="2015-04-27T17:56:00Z">
        <w:r w:rsidR="00733F0B">
          <w:t>1</w:t>
        </w:r>
      </w:ins>
      <w:ins w:id="625" w:author="yamel peraza" w:date="2015-04-27T13:41:00Z">
        <w:r w:rsidR="00347C02">
          <w:t>9</w:t>
        </w:r>
      </w:ins>
      <w:ins w:id="626" w:author="yamel peraza" w:date="2015-04-27T12:41:00Z">
        <w:r w:rsidRPr="00645D46">
          <w:t>:</w:t>
        </w:r>
      </w:ins>
    </w:p>
    <w:p w14:paraId="4304B48D" w14:textId="0C5CCAB7" w:rsidR="00EB6FAE" w:rsidRPr="00645D46" w:rsidRDefault="00CB3F39" w:rsidP="00EB6FAE">
      <w:pPr>
        <w:spacing w:after="200" w:line="480" w:lineRule="auto"/>
        <w:ind w:left="720"/>
        <w:rPr>
          <w:ins w:id="627" w:author="yamel peraza" w:date="2015-04-27T12:41:00Z"/>
        </w:rPr>
      </w:pPr>
      <w:ins w:id="628" w:author="yamel peraza" w:date="2015-04-27T12:41:00Z">
        <w:r>
          <w:t>The h</w:t>
        </w:r>
        <w:r w:rsidR="00EB6FAE" w:rsidRPr="00645D46">
          <w:t>ead professor wants to delete from the system a virtual machine requests that have Windows S</w:t>
        </w:r>
        <w:r w:rsidR="00282FCB">
          <w:t>erver 2000 as image of choice. H</w:t>
        </w:r>
        <w:r w:rsidR="00EB6FAE" w:rsidRPr="00645D46">
          <w:t xml:space="preserve">e looks for the request and clicks on the red X icon. System prompts a message asking him to confirm </w:t>
        </w:r>
      </w:ins>
      <w:ins w:id="629" w:author="yamel peraza" w:date="2015-04-28T17:46:00Z">
        <w:r w:rsidR="00282FCB">
          <w:t xml:space="preserve">if </w:t>
        </w:r>
      </w:ins>
      <w:ins w:id="630" w:author="yamel peraza" w:date="2015-04-27T12:41:00Z">
        <w:r w:rsidR="00EB6FAE" w:rsidRPr="00645D46">
          <w:t>he wants to delete the corresponding virtual machine request from the system (SPW5_</w:t>
        </w:r>
      </w:ins>
      <w:ins w:id="631" w:author="yamel peraza" w:date="2015-04-27T13:41:00Z">
        <w:r w:rsidR="00347C02">
          <w:t>1</w:t>
        </w:r>
      </w:ins>
      <w:ins w:id="632" w:author="yamel peraza" w:date="2015-04-27T17:56:00Z">
        <w:r w:rsidR="00733F0B">
          <w:t>1</w:t>
        </w:r>
      </w:ins>
      <w:ins w:id="633" w:author="yamel peraza" w:date="2015-04-27T13:41:00Z">
        <w:r w:rsidR="00347C02">
          <w:t>9</w:t>
        </w:r>
      </w:ins>
      <w:ins w:id="634" w:author="yamel peraza" w:date="2015-04-27T12:41:00Z">
        <w:r w:rsidR="00EB6FAE" w:rsidRPr="00645D46">
          <w:t xml:space="preserve"> Reliability).  He then clicks on the “OK” button to confirm action.</w:t>
        </w:r>
      </w:ins>
    </w:p>
    <w:p w14:paraId="0AC3B107" w14:textId="77777777" w:rsidR="00452A67" w:rsidRPr="00C328C2" w:rsidRDefault="00452A67" w:rsidP="00452A67">
      <w:pPr>
        <w:spacing w:after="200" w:line="360" w:lineRule="auto"/>
        <w:ind w:left="720"/>
        <w:jc w:val="left"/>
        <w:rPr>
          <w:b/>
          <w:rPrChange w:id="635" w:author="yamel peraza" w:date="2015-04-28T17:48:00Z">
            <w:rPr/>
          </w:rPrChange>
        </w:rPr>
      </w:pPr>
      <w:r w:rsidRPr="00C328C2">
        <w:rPr>
          <w:b/>
          <w:rPrChange w:id="636" w:author="yamel peraza" w:date="2015-04-28T17:48:00Z">
            <w:rPr/>
          </w:rPrChange>
        </w:rPr>
        <w:t>This section pertains to</w:t>
      </w:r>
      <w:r w:rsidR="0004074D" w:rsidRPr="00C328C2">
        <w:rPr>
          <w:b/>
          <w:rPrChange w:id="637" w:author="yamel peraza" w:date="2015-04-28T17:48:00Z">
            <w:rPr/>
          </w:rPrChange>
        </w:rPr>
        <w:t xml:space="preserve"> </w:t>
      </w:r>
      <w:r w:rsidR="0018548F" w:rsidRPr="00C328C2">
        <w:rPr>
          <w:b/>
          <w:rPrChange w:id="638" w:author="yamel peraza" w:date="2015-04-28T17:48:00Z">
            <w:rPr/>
          </w:rPrChange>
        </w:rPr>
        <w:t>scenarios</w:t>
      </w:r>
      <w:r w:rsidR="0004074D" w:rsidRPr="00C328C2">
        <w:rPr>
          <w:b/>
          <w:rPrChange w:id="639" w:author="yamel peraza" w:date="2015-04-28T17:48:00Z">
            <w:rPr/>
          </w:rPrChange>
        </w:rPr>
        <w:t xml:space="preserve"> for </w:t>
      </w:r>
      <w:r w:rsidR="002272B4" w:rsidRPr="00C328C2">
        <w:rPr>
          <w:b/>
          <w:rPrChange w:id="640" w:author="yamel peraza" w:date="2015-04-28T17:48:00Z">
            <w:rPr/>
          </w:rPrChange>
        </w:rPr>
        <w:t>SPWv.4.</w:t>
      </w:r>
      <w:r w:rsidR="009E5339" w:rsidRPr="00C328C2">
        <w:rPr>
          <w:b/>
          <w:rPrChange w:id="641" w:author="yamel peraza" w:date="2015-04-28T17:48:00Z">
            <w:rPr/>
          </w:rPrChange>
        </w:rPr>
        <w:t xml:space="preserve"> Told through a narrative of how it is used.</w:t>
      </w:r>
    </w:p>
    <w:p w14:paraId="106B0109" w14:textId="6465AE43"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w:t>
      </w:r>
      <w:ins w:id="642" w:author="yamel peraza" w:date="2015-04-28T17:46:00Z">
        <w:r w:rsidR="00B3433A">
          <w:t>,</w:t>
        </w:r>
      </w:ins>
      <w:r w:rsidR="0018548F">
        <w:t xml:space="preserve"> he sets the deadline for students to rank projects and the minimum they must rank by logging </w:t>
      </w:r>
      <w:ins w:id="643" w:author="yamel peraza" w:date="2015-04-28T17:47:00Z">
        <w:r w:rsidR="00B3433A">
          <w:t>i</w:t>
        </w:r>
      </w:ins>
      <w:del w:id="644" w:author="yamel peraza" w:date="2015-04-28T17:47:00Z">
        <w:r w:rsidR="0018548F" w:rsidDel="00B3433A">
          <w:delText>o</w:delText>
        </w:r>
      </w:del>
      <w:r w:rsidR="0018548F">
        <w:t xml:space="preserve">n to the SPW </w:t>
      </w:r>
      <w:r w:rsidR="0018548F">
        <w:lastRenderedPageBreak/>
        <w:t>and going to admin. There he set</w:t>
      </w:r>
      <w:ins w:id="645" w:author="yamel peraza" w:date="2015-04-28T17:47:00Z">
        <w:r w:rsidR="00B3433A">
          <w:t>s</w:t>
        </w:r>
      </w:ins>
      <w:r w:rsidR="0018548F">
        <w:t xml:space="preserve"> the minimum to 3 and the deadline </w:t>
      </w:r>
      <w:ins w:id="646" w:author="yamel peraza" w:date="2015-04-28T17:48:00Z">
        <w:r w:rsidR="00B3433A">
          <w:t>for</w:t>
        </w:r>
      </w:ins>
      <w:del w:id="647" w:author="yamel peraza" w:date="2015-04-28T17:48:00Z">
        <w:r w:rsidR="0018548F" w:rsidDel="00B3433A">
          <w:delText>to</w:delText>
        </w:r>
      </w:del>
      <w:r w:rsidR="0018548F">
        <w:t xml:space="preserve"> the spring of 2014</w:t>
      </w:r>
      <w:ins w:id="648" w:author="yamel peraza" w:date="2015-04-28T17:47:00Z">
        <w:r w:rsidR="00B3433A">
          <w:t xml:space="preserve"> </w:t>
        </w:r>
      </w:ins>
      <w:r w:rsidR="0018548F">
        <w:t>(note these actions have not changed from SPWv3).</w:t>
      </w:r>
      <w:r>
        <w:t xml:space="preserve"> </w:t>
      </w:r>
    </w:p>
    <w:p w14:paraId="74135F2D" w14:textId="77777777"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lastRenderedPageBreak/>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19D14B8D"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w:t>
      </w:r>
      <w:del w:id="649" w:author="yamel peraza" w:date="2015-04-28T17:48:00Z">
        <w:r w:rsidDel="00C328C2">
          <w:delText>clicks  “</w:delText>
        </w:r>
      </w:del>
      <w:ins w:id="650" w:author="yamel peraza" w:date="2015-04-28T17:48:00Z">
        <w:r w:rsidR="00C328C2">
          <w:t>clicks “</w:t>
        </w:r>
      </w:ins>
      <w:r>
        <w:t xml:space="preserve">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Del="001501B2" w:rsidRDefault="00CB2CFC" w:rsidP="00CB2CFC">
      <w:pPr>
        <w:pStyle w:val="H3"/>
        <w:numPr>
          <w:ilvl w:val="2"/>
          <w:numId w:val="2"/>
        </w:numPr>
        <w:spacing w:line="480" w:lineRule="auto"/>
        <w:outlineLvl w:val="2"/>
        <w:rPr>
          <w:del w:id="651" w:author="yamel peraza" w:date="2015-04-27T12:44:00Z"/>
          <w:rFonts w:eastAsia="Times New Roman"/>
        </w:rPr>
      </w:pPr>
      <w:bookmarkStart w:id="652" w:name="_Toc393726774"/>
      <w:r>
        <w:rPr>
          <w:rFonts w:eastAsia="Times New Roman"/>
        </w:rPr>
        <w:lastRenderedPageBreak/>
        <w:t>Use Case Model</w:t>
      </w:r>
      <w:bookmarkEnd w:id="652"/>
    </w:p>
    <w:p w14:paraId="372973E5" w14:textId="77777777" w:rsidR="001501B2" w:rsidRPr="001501B2" w:rsidRDefault="001501B2">
      <w:pPr>
        <w:pStyle w:val="H3"/>
        <w:numPr>
          <w:ilvl w:val="2"/>
          <w:numId w:val="2"/>
        </w:numPr>
        <w:spacing w:line="480" w:lineRule="auto"/>
        <w:outlineLvl w:val="2"/>
        <w:rPr>
          <w:ins w:id="653" w:author="yamel peraza" w:date="2015-04-27T12:43:00Z"/>
          <w:b w:val="0"/>
          <w:spacing w:val="0"/>
          <w:sz w:val="22"/>
        </w:rPr>
        <w:pPrChange w:id="654" w:author="yamel peraza" w:date="2015-04-27T12:44:00Z">
          <w:pPr>
            <w:pStyle w:val="H3"/>
            <w:numPr>
              <w:numId w:val="0"/>
            </w:numPr>
            <w:spacing w:line="480" w:lineRule="auto"/>
            <w:ind w:left="1080" w:firstLine="0"/>
            <w:outlineLvl w:val="2"/>
          </w:pPr>
        </w:pPrChange>
      </w:pPr>
      <w:bookmarkStart w:id="655" w:name="_Toc393726775"/>
    </w:p>
    <w:p w14:paraId="4C4FF374" w14:textId="12A4B417" w:rsidR="001501B2" w:rsidRDefault="001501B2" w:rsidP="004D3FBE">
      <w:pPr>
        <w:pStyle w:val="H3"/>
        <w:numPr>
          <w:ilvl w:val="0"/>
          <w:numId w:val="0"/>
        </w:numPr>
        <w:spacing w:line="480" w:lineRule="auto"/>
        <w:ind w:left="1080"/>
        <w:jc w:val="both"/>
        <w:outlineLvl w:val="2"/>
        <w:rPr>
          <w:ins w:id="656" w:author="yamel peraza" w:date="2015-04-27T12:43:00Z"/>
          <w:b w:val="0"/>
          <w:spacing w:val="0"/>
          <w:sz w:val="22"/>
        </w:rPr>
        <w:pPrChange w:id="657" w:author="yamel peraza" w:date="2015-04-28T17:49:00Z">
          <w:pPr>
            <w:pStyle w:val="H3"/>
            <w:numPr>
              <w:numId w:val="0"/>
            </w:numPr>
            <w:spacing w:line="480" w:lineRule="auto"/>
            <w:ind w:left="1080" w:firstLine="0"/>
            <w:outlineLvl w:val="2"/>
          </w:pPr>
        </w:pPrChange>
      </w:pPr>
      <w:ins w:id="658" w:author="yamel peraza" w:date="2015-04-27T12:43:00Z">
        <w:r>
          <w:rPr>
            <w:b w:val="0"/>
            <w:spacing w:val="0"/>
            <w:sz w:val="22"/>
          </w:rPr>
          <w:t>The use case model describes the basic functionality of this system to create, filter, delete and modify a virtual machine request. Also, the system reflects functionality on add, filter, delete and edit an image from the syste</w:t>
        </w:r>
        <w:r w:rsidR="00711552">
          <w:rPr>
            <w:b w:val="0"/>
            <w:spacing w:val="0"/>
            <w:sz w:val="22"/>
          </w:rPr>
          <w:t>m. There are three actors in this</w:t>
        </w:r>
        <w:r>
          <w:rPr>
            <w:b w:val="0"/>
            <w:spacing w:val="0"/>
            <w:sz w:val="22"/>
          </w:rPr>
          <w:t xml:space="preserve"> model: the student, head professor</w:t>
        </w:r>
      </w:ins>
      <w:ins w:id="659" w:author="yamel peraza" w:date="2015-04-28T17:50:00Z">
        <w:r w:rsidR="001D2EBC">
          <w:rPr>
            <w:b w:val="0"/>
            <w:spacing w:val="0"/>
            <w:sz w:val="22"/>
          </w:rPr>
          <w:t>,</w:t>
        </w:r>
      </w:ins>
      <w:ins w:id="660" w:author="yamel peraza" w:date="2015-04-27T12:43:00Z">
        <w:r>
          <w:rPr>
            <w:b w:val="0"/>
            <w:spacing w:val="0"/>
            <w:sz w:val="22"/>
          </w:rPr>
          <w:t xml:space="preserve"> and email system. The student is allowed to create a virtual machine request, while the head professor can delete, filter, modify and send for creation a virtual</w:t>
        </w:r>
        <w:r w:rsidR="00711552">
          <w:rPr>
            <w:b w:val="0"/>
            <w:spacing w:val="0"/>
            <w:sz w:val="22"/>
          </w:rPr>
          <w:t xml:space="preserve"> machine request via email. In addition</w:t>
        </w:r>
        <w:r>
          <w:rPr>
            <w:b w:val="0"/>
            <w:spacing w:val="0"/>
            <w:sz w:val="22"/>
          </w:rPr>
          <w:t>, the head professor is able to add, filter, edit and delete images in the system.</w:t>
        </w:r>
      </w:ins>
    </w:p>
    <w:p w14:paraId="3087E39A" w14:textId="46E4AE95" w:rsidR="00CB2CFC" w:rsidRPr="00CB2CFC" w:rsidDel="001501B2" w:rsidRDefault="00CB2CFC" w:rsidP="00B423FF">
      <w:pPr>
        <w:pStyle w:val="H3"/>
        <w:numPr>
          <w:ilvl w:val="0"/>
          <w:numId w:val="0"/>
        </w:numPr>
        <w:spacing w:line="480" w:lineRule="auto"/>
        <w:ind w:left="1080"/>
        <w:outlineLvl w:val="2"/>
        <w:rPr>
          <w:del w:id="661" w:author="yamel peraza" w:date="2015-04-27T12:44:00Z"/>
          <w:b w:val="0"/>
          <w:spacing w:val="0"/>
          <w:sz w:val="22"/>
        </w:rPr>
      </w:pPr>
      <w:del w:id="662" w:author="yamel peraza" w:date="2015-04-27T12:44:00Z">
        <w:r w:rsidRPr="00CB2CFC" w:rsidDel="001501B2">
          <w:rPr>
            <w:b w:val="0"/>
            <w:spacing w:val="0"/>
            <w:sz w:val="22"/>
          </w:rPr>
          <w:delText xml:space="preserve">The used case model describes the basic functionality to running a match. </w:delText>
        </w:r>
        <w:r w:rsidDel="001501B2">
          <w:rPr>
            <w:b w:val="0"/>
            <w:spacing w:val="0"/>
            <w:sz w:val="22"/>
          </w:rPr>
          <w:delTex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delText>
        </w:r>
        <w:bookmarkEnd w:id="655"/>
        <w:r w:rsidDel="001501B2">
          <w:rPr>
            <w:b w:val="0"/>
            <w:spacing w:val="0"/>
            <w:sz w:val="22"/>
          </w:rPr>
          <w:delText xml:space="preserve"> </w:delText>
        </w:r>
      </w:del>
    </w:p>
    <w:p w14:paraId="68334995" w14:textId="77777777" w:rsidR="00B423FF" w:rsidDel="004D3FBE" w:rsidRDefault="00B423FF" w:rsidP="00B423FF">
      <w:pPr>
        <w:pStyle w:val="H3"/>
        <w:numPr>
          <w:ilvl w:val="2"/>
          <w:numId w:val="2"/>
        </w:numPr>
        <w:spacing w:line="480" w:lineRule="auto"/>
        <w:outlineLvl w:val="2"/>
        <w:rPr>
          <w:del w:id="663" w:author="yamel peraza" w:date="2015-04-28T17:49:00Z"/>
          <w:rFonts w:eastAsia="Times New Roman"/>
        </w:rPr>
      </w:pPr>
      <w:bookmarkStart w:id="664" w:name="_Toc393726776"/>
      <w:r>
        <w:rPr>
          <w:rFonts w:eastAsia="Times New Roman"/>
        </w:rPr>
        <w:t>Static Model</w:t>
      </w:r>
      <w:bookmarkEnd w:id="664"/>
    </w:p>
    <w:p w14:paraId="7DE986F0" w14:textId="77777777" w:rsidR="001501B2" w:rsidRPr="004D3FBE" w:rsidRDefault="001501B2" w:rsidP="004D3FBE">
      <w:pPr>
        <w:pStyle w:val="H3"/>
        <w:numPr>
          <w:ilvl w:val="2"/>
          <w:numId w:val="2"/>
        </w:numPr>
        <w:spacing w:line="480" w:lineRule="auto"/>
        <w:outlineLvl w:val="2"/>
        <w:rPr>
          <w:ins w:id="665" w:author="yamel peraza" w:date="2015-04-27T12:44:00Z"/>
          <w:b w:val="0"/>
          <w:spacing w:val="0"/>
          <w:sz w:val="22"/>
          <w:rPrChange w:id="666" w:author="yamel peraza" w:date="2015-04-28T17:49:00Z">
            <w:rPr>
              <w:ins w:id="667" w:author="yamel peraza" w:date="2015-04-27T12:44:00Z"/>
              <w:b w:val="0"/>
              <w:spacing w:val="0"/>
              <w:sz w:val="22"/>
            </w:rPr>
          </w:rPrChange>
        </w:rPr>
        <w:pPrChange w:id="668" w:author="yamel peraza" w:date="2015-04-28T17:49:00Z">
          <w:pPr>
            <w:pStyle w:val="H3"/>
            <w:numPr>
              <w:numId w:val="0"/>
            </w:numPr>
            <w:spacing w:line="480" w:lineRule="auto"/>
            <w:ind w:left="1080" w:firstLine="0"/>
            <w:outlineLvl w:val="2"/>
          </w:pPr>
        </w:pPrChange>
      </w:pPr>
      <w:bookmarkStart w:id="669" w:name="_Toc393726777"/>
    </w:p>
    <w:p w14:paraId="02EA9BA7" w14:textId="16F0D348" w:rsidR="001501B2" w:rsidRDefault="009516AF" w:rsidP="00B423FF">
      <w:pPr>
        <w:pStyle w:val="H3"/>
        <w:numPr>
          <w:ilvl w:val="0"/>
          <w:numId w:val="0"/>
        </w:numPr>
        <w:spacing w:line="480" w:lineRule="auto"/>
        <w:ind w:left="1080"/>
        <w:outlineLvl w:val="2"/>
        <w:rPr>
          <w:ins w:id="670" w:author="yamel peraza" w:date="2015-04-27T12:45:00Z"/>
          <w:b w:val="0"/>
          <w:spacing w:val="0"/>
          <w:sz w:val="22"/>
        </w:rPr>
      </w:pPr>
      <w:ins w:id="671" w:author="yamel peraza" w:date="2015-04-27T12:45:00Z">
        <w:r>
          <w:rPr>
            <w:b w:val="0"/>
            <w:spacing w:val="0"/>
            <w:sz w:val="22"/>
          </w:rPr>
          <w:t>A</w:t>
        </w:r>
        <w:r w:rsidR="001501B2">
          <w:rPr>
            <w:b w:val="0"/>
            <w:spacing w:val="0"/>
            <w:sz w:val="22"/>
          </w:rPr>
          <w:t xml:space="preserve"> total of three views</w:t>
        </w:r>
      </w:ins>
      <w:ins w:id="672" w:author="yamel peraza" w:date="2015-04-28T17:53:00Z">
        <w:r>
          <w:rPr>
            <w:b w:val="0"/>
            <w:spacing w:val="0"/>
            <w:sz w:val="22"/>
          </w:rPr>
          <w:t xml:space="preserve"> were added to the Static Model</w:t>
        </w:r>
      </w:ins>
      <w:ins w:id="673" w:author="yamel peraza" w:date="2015-04-27T12:45:00Z">
        <w:r w:rsidR="001501B2">
          <w:rPr>
            <w:b w:val="0"/>
            <w:spacing w:val="0"/>
            <w:sz w:val="22"/>
          </w:rPr>
          <w:t xml:space="preserve"> to account for the request of virtual machine environments </w:t>
        </w:r>
        <w:r>
          <w:rPr>
            <w:b w:val="0"/>
            <w:spacing w:val="0"/>
            <w:sz w:val="22"/>
          </w:rPr>
          <w:t>and image names in the system. I</w:t>
        </w:r>
        <w:r w:rsidR="001501B2">
          <w:rPr>
            <w:b w:val="0"/>
            <w:spacing w:val="0"/>
            <w:sz w:val="22"/>
          </w:rPr>
          <w:t>n the model structure</w:t>
        </w:r>
      </w:ins>
      <w:ins w:id="674" w:author="yamel peraza" w:date="2015-04-28T17:52:00Z">
        <w:r w:rsidR="00565C6B">
          <w:rPr>
            <w:b w:val="0"/>
            <w:spacing w:val="0"/>
            <w:sz w:val="22"/>
          </w:rPr>
          <w:t>,</w:t>
        </w:r>
      </w:ins>
      <w:ins w:id="675" w:author="yamel peraza" w:date="2015-04-27T12:45:00Z">
        <w:r w:rsidR="001501B2">
          <w:rPr>
            <w:b w:val="0"/>
            <w:spacing w:val="0"/>
            <w:sz w:val="22"/>
          </w:rPr>
          <w:t xml:space="preserve"> a new model was added to support the data insertion and retrieval needs of this system. From the point of view of the controller, no n</w:t>
        </w:r>
        <w:r w:rsidR="00565C6B">
          <w:rPr>
            <w:b w:val="0"/>
            <w:spacing w:val="0"/>
            <w:sz w:val="22"/>
          </w:rPr>
          <w:t>ew controller was added. T</w:t>
        </w:r>
        <w:r w:rsidR="001501B2">
          <w:rPr>
            <w:b w:val="0"/>
            <w:spacing w:val="0"/>
            <w:sz w:val="22"/>
          </w:rPr>
          <w:t>he project controller and administrator controller were both expanded with a few more functions to support the new functionalities added to the system</w:t>
        </w:r>
      </w:ins>
      <w:ins w:id="676" w:author="yamel peraza" w:date="2015-04-28T17:53:00Z">
        <w:r w:rsidR="00565C6B">
          <w:rPr>
            <w:b w:val="0"/>
            <w:spacing w:val="0"/>
            <w:sz w:val="22"/>
          </w:rPr>
          <w:t>.</w:t>
        </w:r>
      </w:ins>
    </w:p>
    <w:p w14:paraId="1F6EC697" w14:textId="77777777" w:rsidR="001501B2" w:rsidRDefault="001501B2" w:rsidP="00B423FF">
      <w:pPr>
        <w:pStyle w:val="H3"/>
        <w:numPr>
          <w:ilvl w:val="0"/>
          <w:numId w:val="0"/>
        </w:numPr>
        <w:spacing w:line="480" w:lineRule="auto"/>
        <w:ind w:left="1080"/>
        <w:outlineLvl w:val="2"/>
        <w:rPr>
          <w:ins w:id="677" w:author="yamel peraza" w:date="2015-04-27T12:44:00Z"/>
          <w:b w:val="0"/>
          <w:spacing w:val="0"/>
          <w:sz w:val="22"/>
        </w:rPr>
      </w:pPr>
    </w:p>
    <w:p w14:paraId="129AD3A4" w14:textId="1A114643" w:rsidR="00B423FF" w:rsidDel="001501B2" w:rsidRDefault="00B423FF" w:rsidP="00B423FF">
      <w:pPr>
        <w:pStyle w:val="H3"/>
        <w:numPr>
          <w:ilvl w:val="0"/>
          <w:numId w:val="0"/>
        </w:numPr>
        <w:spacing w:line="480" w:lineRule="auto"/>
        <w:ind w:left="1080"/>
        <w:outlineLvl w:val="2"/>
        <w:rPr>
          <w:del w:id="678" w:author="yamel peraza" w:date="2015-04-27T12:46:00Z"/>
          <w:b w:val="0"/>
          <w:spacing w:val="0"/>
          <w:sz w:val="22"/>
        </w:rPr>
      </w:pPr>
      <w:del w:id="679" w:author="yamel peraza" w:date="2015-04-27T12:46:00Z">
        <w:r w:rsidRPr="00B423FF" w:rsidDel="001501B2">
          <w:rPr>
            <w:b w:val="0"/>
            <w:spacing w:val="0"/>
            <w:sz w:val="22"/>
          </w:rPr>
          <w:delText>The static model remains largely unchanged since SPWv.3. The main difference is in the matchmaking controller, model, and views.</w:delText>
        </w:r>
        <w:r w:rsidDel="001501B2">
          <w:rPr>
            <w:b w:val="0"/>
            <w:spacing w:val="0"/>
            <w:sz w:val="22"/>
          </w:rPr>
          <w:delTex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delText>
        </w:r>
        <w:bookmarkEnd w:id="669"/>
      </w:del>
    </w:p>
    <w:p w14:paraId="58B5ED61" w14:textId="77777777" w:rsidR="00B423FF" w:rsidRDefault="00B423FF">
      <w:pPr>
        <w:spacing w:after="200" w:line="276" w:lineRule="auto"/>
        <w:jc w:val="left"/>
      </w:pPr>
      <w:r>
        <w:rPr>
          <w:b/>
        </w:rPr>
        <w:br w:type="page"/>
      </w:r>
    </w:p>
    <w:p w14:paraId="566081EC" w14:textId="77777777" w:rsidR="00B423FF" w:rsidDel="004D3FBE" w:rsidRDefault="00B423FF" w:rsidP="00B423FF">
      <w:pPr>
        <w:pStyle w:val="H3"/>
        <w:numPr>
          <w:ilvl w:val="2"/>
          <w:numId w:val="2"/>
        </w:numPr>
        <w:spacing w:line="480" w:lineRule="auto"/>
        <w:outlineLvl w:val="2"/>
        <w:rPr>
          <w:del w:id="680" w:author="yamel peraza" w:date="2015-04-28T17:49:00Z"/>
          <w:rFonts w:eastAsia="Times New Roman"/>
        </w:rPr>
      </w:pPr>
      <w:bookmarkStart w:id="681" w:name="_Toc393726778"/>
      <w:r>
        <w:rPr>
          <w:rFonts w:eastAsia="Times New Roman"/>
        </w:rPr>
        <w:lastRenderedPageBreak/>
        <w:t>Dynamic Model</w:t>
      </w:r>
      <w:bookmarkEnd w:id="681"/>
    </w:p>
    <w:p w14:paraId="29FF338E" w14:textId="77777777" w:rsidR="001501B2" w:rsidRPr="004D3FBE" w:rsidRDefault="001501B2" w:rsidP="004D3FBE">
      <w:pPr>
        <w:pStyle w:val="H3"/>
        <w:numPr>
          <w:ilvl w:val="2"/>
          <w:numId w:val="2"/>
        </w:numPr>
        <w:spacing w:line="480" w:lineRule="auto"/>
        <w:outlineLvl w:val="2"/>
        <w:rPr>
          <w:ins w:id="682" w:author="yamel peraza" w:date="2015-04-27T12:46:00Z"/>
          <w:b w:val="0"/>
          <w:spacing w:val="0"/>
          <w:sz w:val="22"/>
          <w:rPrChange w:id="683" w:author="yamel peraza" w:date="2015-04-28T17:49:00Z">
            <w:rPr>
              <w:ins w:id="684" w:author="yamel peraza" w:date="2015-04-27T12:46:00Z"/>
              <w:b w:val="0"/>
              <w:spacing w:val="0"/>
              <w:sz w:val="22"/>
            </w:rPr>
          </w:rPrChange>
        </w:rPr>
        <w:pPrChange w:id="685" w:author="yamel peraza" w:date="2015-04-28T17:49:00Z">
          <w:pPr>
            <w:pStyle w:val="H3"/>
            <w:numPr>
              <w:numId w:val="0"/>
            </w:numPr>
            <w:spacing w:line="480" w:lineRule="auto"/>
            <w:ind w:left="1080" w:firstLine="360"/>
            <w:outlineLvl w:val="2"/>
          </w:pPr>
        </w:pPrChange>
      </w:pPr>
      <w:bookmarkStart w:id="686" w:name="_Toc393726779"/>
    </w:p>
    <w:p w14:paraId="18D8B6A6" w14:textId="20755A22" w:rsidR="001501B2" w:rsidRDefault="001501B2" w:rsidP="001501B2">
      <w:pPr>
        <w:pStyle w:val="H3"/>
        <w:numPr>
          <w:ilvl w:val="0"/>
          <w:numId w:val="0"/>
        </w:numPr>
        <w:spacing w:line="480" w:lineRule="auto"/>
        <w:ind w:left="750"/>
        <w:outlineLvl w:val="2"/>
        <w:rPr>
          <w:ins w:id="687" w:author="yamel peraza" w:date="2015-04-27T12:47:00Z"/>
          <w:b w:val="0"/>
          <w:spacing w:val="0"/>
          <w:sz w:val="22"/>
        </w:rPr>
      </w:pPr>
      <w:ins w:id="688" w:author="yamel peraza" w:date="2015-04-27T12:47:00Z">
        <w:r>
          <w:rPr>
            <w:b w:val="0"/>
            <w:spacing w:val="0"/>
            <w:sz w:val="22"/>
          </w:rPr>
          <w:t>The dynamic model shows the behavior of the s</w:t>
        </w:r>
        <w:r w:rsidR="00FF5550">
          <w:rPr>
            <w:b w:val="0"/>
            <w:spacing w:val="0"/>
            <w:sz w:val="22"/>
          </w:rPr>
          <w:t xml:space="preserve">ystem such as the messages sent </w:t>
        </w:r>
        <w:r>
          <w:rPr>
            <w:b w:val="0"/>
            <w:spacing w:val="0"/>
            <w:sz w:val="22"/>
          </w:rPr>
          <w:t>and their interaction. This section contains functional specification of the sequences diagram in a straightforward way.</w:t>
        </w:r>
      </w:ins>
    </w:p>
    <w:p w14:paraId="4CE3AB90" w14:textId="3E84A754" w:rsidR="001501B2" w:rsidRDefault="00FF5550">
      <w:pPr>
        <w:pStyle w:val="H3"/>
        <w:numPr>
          <w:ilvl w:val="0"/>
          <w:numId w:val="0"/>
        </w:numPr>
        <w:tabs>
          <w:tab w:val="left" w:pos="720"/>
        </w:tabs>
        <w:spacing w:line="480" w:lineRule="auto"/>
        <w:ind w:left="720"/>
        <w:outlineLvl w:val="2"/>
        <w:rPr>
          <w:ins w:id="689" w:author="yamel peraza" w:date="2015-04-27T12:47:00Z"/>
          <w:b w:val="0"/>
          <w:spacing w:val="0"/>
          <w:sz w:val="22"/>
        </w:rPr>
        <w:pPrChange w:id="690" w:author="yamel peraza" w:date="2015-04-27T12:48:00Z">
          <w:pPr>
            <w:pStyle w:val="H3"/>
            <w:tabs>
              <w:tab w:val="left" w:pos="720"/>
            </w:tabs>
            <w:spacing w:line="480" w:lineRule="auto"/>
            <w:ind w:left="1440" w:firstLine="720"/>
            <w:outlineLvl w:val="2"/>
          </w:pPr>
        </w:pPrChange>
      </w:pPr>
      <w:ins w:id="691" w:author="yamel peraza" w:date="2015-04-27T12:47:00Z">
        <w:r>
          <w:rPr>
            <w:b w:val="0"/>
            <w:spacing w:val="0"/>
            <w:sz w:val="22"/>
          </w:rPr>
          <w:tab/>
          <w:t>When c</w:t>
        </w:r>
        <w:r w:rsidR="001501B2">
          <w:rPr>
            <w:b w:val="0"/>
            <w:spacing w:val="0"/>
            <w:sz w:val="22"/>
          </w:rPr>
          <w:t>reating a virtual machine request, th</w:t>
        </w:r>
        <w:r>
          <w:rPr>
            <w:b w:val="0"/>
            <w:spacing w:val="0"/>
            <w:sz w:val="22"/>
          </w:rPr>
          <w:t>e dynamic model starts when the</w:t>
        </w:r>
        <w:r w:rsidR="001501B2">
          <w:rPr>
            <w:b w:val="0"/>
            <w:spacing w:val="0"/>
            <w:sz w:val="22"/>
          </w:rPr>
          <w:t xml:space="preserve"> </w:t>
        </w:r>
      </w:ins>
      <w:ins w:id="692" w:author="yamel peraza" w:date="2015-04-28T18:01:00Z">
        <w:r w:rsidR="00CE1C82">
          <w:rPr>
            <w:b w:val="0"/>
            <w:spacing w:val="0"/>
            <w:sz w:val="22"/>
          </w:rPr>
          <w:t xml:space="preserve">actor </w:t>
        </w:r>
      </w:ins>
      <w:ins w:id="693" w:author="yamel peraza" w:date="2015-04-27T12:47:00Z">
        <w:r w:rsidR="001501B2">
          <w:rPr>
            <w:b w:val="0"/>
            <w:spacing w:val="0"/>
            <w:sz w:val="22"/>
          </w:rPr>
          <w:t>“student” navigates to the corresponding page and selects from the “Image name” drop down menu one of the option</w:t>
        </w:r>
      </w:ins>
      <w:ins w:id="694" w:author="yamel peraza" w:date="2015-04-28T17:56:00Z">
        <w:r>
          <w:rPr>
            <w:b w:val="0"/>
            <w:spacing w:val="0"/>
            <w:sz w:val="22"/>
          </w:rPr>
          <w:t>s</w:t>
        </w:r>
      </w:ins>
      <w:ins w:id="695" w:author="yamel peraza" w:date="2015-04-27T12:47:00Z">
        <w:r>
          <w:rPr>
            <w:b w:val="0"/>
            <w:spacing w:val="0"/>
            <w:sz w:val="22"/>
          </w:rPr>
          <w:t xml:space="preserve"> available in the system. The student then</w:t>
        </w:r>
        <w:r w:rsidR="001501B2">
          <w:rPr>
            <w:b w:val="0"/>
            <w:spacing w:val="0"/>
            <w:sz w:val="22"/>
          </w:rPr>
          <w:t xml:space="preserve"> inputs in the fields RAM, Storage, Number of VM the values of choice. Once the student clicks on the “Submit” button</w:t>
        </w:r>
      </w:ins>
      <w:ins w:id="696" w:author="yamel peraza" w:date="2015-04-28T17:57:00Z">
        <w:r>
          <w:rPr>
            <w:b w:val="0"/>
            <w:spacing w:val="0"/>
            <w:sz w:val="22"/>
          </w:rPr>
          <w:t>,</w:t>
        </w:r>
      </w:ins>
      <w:ins w:id="697" w:author="yamel peraza" w:date="2015-04-27T12:47:00Z">
        <w:r w:rsidR="001501B2">
          <w:rPr>
            <w:b w:val="0"/>
            <w:spacing w:val="0"/>
            <w:sz w:val="22"/>
          </w:rPr>
          <w:t xml:space="preserve"> the controller takes the data submitted by the student and passes it to the vm_request model that inserts the request into the database.</w:t>
        </w:r>
      </w:ins>
    </w:p>
    <w:p w14:paraId="55398210" w14:textId="125AC001" w:rsidR="001501B2" w:rsidRDefault="00CE1C82">
      <w:pPr>
        <w:pStyle w:val="H3"/>
        <w:numPr>
          <w:ilvl w:val="0"/>
          <w:numId w:val="0"/>
        </w:numPr>
        <w:tabs>
          <w:tab w:val="left" w:pos="720"/>
        </w:tabs>
        <w:spacing w:line="480" w:lineRule="auto"/>
        <w:ind w:left="720"/>
        <w:outlineLvl w:val="2"/>
        <w:rPr>
          <w:ins w:id="698" w:author="yamel peraza" w:date="2015-04-27T12:47:00Z"/>
          <w:b w:val="0"/>
          <w:spacing w:val="0"/>
          <w:sz w:val="22"/>
        </w:rPr>
        <w:pPrChange w:id="699" w:author="yamel peraza" w:date="2015-04-27T12:48:00Z">
          <w:pPr>
            <w:pStyle w:val="H3"/>
            <w:tabs>
              <w:tab w:val="left" w:pos="720"/>
            </w:tabs>
            <w:spacing w:line="480" w:lineRule="auto"/>
            <w:ind w:left="1440" w:firstLine="720"/>
            <w:outlineLvl w:val="2"/>
          </w:pPr>
        </w:pPrChange>
      </w:pPr>
      <w:ins w:id="700" w:author="yamel peraza" w:date="2015-04-27T12:47:00Z">
        <w:r>
          <w:rPr>
            <w:b w:val="0"/>
            <w:spacing w:val="0"/>
            <w:sz w:val="22"/>
          </w:rPr>
          <w:tab/>
          <w:t>When m</w:t>
        </w:r>
        <w:r w:rsidR="001501B2">
          <w:rPr>
            <w:b w:val="0"/>
            <w:spacing w:val="0"/>
            <w:sz w:val="22"/>
          </w:rPr>
          <w:t>odifying a virtual machine reques</w:t>
        </w:r>
        <w:r>
          <w:rPr>
            <w:b w:val="0"/>
            <w:spacing w:val="0"/>
            <w:sz w:val="22"/>
          </w:rPr>
          <w:t xml:space="preserve">t, the dynamic model starts when the </w:t>
        </w:r>
        <w:r w:rsidR="001501B2">
          <w:rPr>
            <w:b w:val="0"/>
            <w:spacing w:val="0"/>
            <w:sz w:val="22"/>
          </w:rPr>
          <w:t>actor “head professor” first navigates to the corresponding page and enters in the settings the values of choice for the virtual machine request. Then he clicks on the “Submit” button and the controller sends the information to be updated in the database through the vm_request model.</w:t>
        </w:r>
      </w:ins>
    </w:p>
    <w:p w14:paraId="1A3F75FC" w14:textId="12A979D6" w:rsidR="001501B2" w:rsidRDefault="00675242">
      <w:pPr>
        <w:pStyle w:val="H3"/>
        <w:numPr>
          <w:ilvl w:val="0"/>
          <w:numId w:val="0"/>
        </w:numPr>
        <w:tabs>
          <w:tab w:val="left" w:pos="720"/>
        </w:tabs>
        <w:spacing w:line="480" w:lineRule="auto"/>
        <w:ind w:left="720"/>
        <w:outlineLvl w:val="2"/>
        <w:rPr>
          <w:ins w:id="701" w:author="yamel peraza" w:date="2015-04-27T12:47:00Z"/>
          <w:b w:val="0"/>
          <w:spacing w:val="0"/>
          <w:sz w:val="22"/>
        </w:rPr>
        <w:pPrChange w:id="702" w:author="yamel peraza" w:date="2015-04-27T12:48:00Z">
          <w:pPr>
            <w:pStyle w:val="H3"/>
            <w:tabs>
              <w:tab w:val="left" w:pos="720"/>
            </w:tabs>
            <w:spacing w:line="480" w:lineRule="auto"/>
            <w:ind w:left="1440" w:firstLine="720"/>
            <w:outlineLvl w:val="2"/>
          </w:pPr>
        </w:pPrChange>
      </w:pPr>
      <w:ins w:id="703" w:author="yamel peraza" w:date="2015-04-27T12:47:00Z">
        <w:r>
          <w:rPr>
            <w:b w:val="0"/>
            <w:spacing w:val="0"/>
            <w:sz w:val="22"/>
          </w:rPr>
          <w:tab/>
          <w:t>When n</w:t>
        </w:r>
        <w:r w:rsidR="001501B2">
          <w:rPr>
            <w:b w:val="0"/>
            <w:spacing w:val="0"/>
            <w:sz w:val="22"/>
          </w:rPr>
          <w:t xml:space="preserve">otifying the school’s system admin for virtual machine creation, the dynamic model starts when the actor “head professor” navigates to </w:t>
        </w:r>
        <w:r>
          <w:rPr>
            <w:b w:val="0"/>
            <w:spacing w:val="0"/>
            <w:sz w:val="22"/>
          </w:rPr>
          <w:t xml:space="preserve">the corresponding page, then </w:t>
        </w:r>
        <w:r w:rsidR="001501B2">
          <w:rPr>
            <w:b w:val="0"/>
            <w:spacing w:val="0"/>
            <w:sz w:val="22"/>
          </w:rPr>
          <w:t>selects from the “STATUS” drop down menu the option “APPROVED” and clicks on the “Submit” button. The controller processes the data and collects all virtual machine with approved status to send an email to school’s system admin.</w:t>
        </w:r>
      </w:ins>
    </w:p>
    <w:p w14:paraId="0F9DF3AE" w14:textId="214CFA53" w:rsidR="001501B2" w:rsidRDefault="00675242">
      <w:pPr>
        <w:pStyle w:val="H3"/>
        <w:numPr>
          <w:ilvl w:val="0"/>
          <w:numId w:val="0"/>
        </w:numPr>
        <w:tabs>
          <w:tab w:val="left" w:pos="720"/>
        </w:tabs>
        <w:spacing w:line="480" w:lineRule="auto"/>
        <w:ind w:left="720"/>
        <w:outlineLvl w:val="2"/>
        <w:rPr>
          <w:ins w:id="704" w:author="yamel peraza" w:date="2015-04-27T12:47:00Z"/>
          <w:b w:val="0"/>
          <w:spacing w:val="0"/>
          <w:sz w:val="22"/>
        </w:rPr>
        <w:pPrChange w:id="705" w:author="yamel peraza" w:date="2015-04-27T12:48:00Z">
          <w:pPr>
            <w:pStyle w:val="H3"/>
            <w:tabs>
              <w:tab w:val="left" w:pos="720"/>
            </w:tabs>
            <w:spacing w:line="480" w:lineRule="auto"/>
            <w:ind w:firstLine="720"/>
            <w:outlineLvl w:val="2"/>
          </w:pPr>
        </w:pPrChange>
      </w:pPr>
      <w:ins w:id="706" w:author="yamel peraza" w:date="2015-04-27T12:47:00Z">
        <w:r>
          <w:rPr>
            <w:b w:val="0"/>
            <w:spacing w:val="0"/>
            <w:sz w:val="22"/>
          </w:rPr>
          <w:tab/>
          <w:t>When s</w:t>
        </w:r>
        <w:r w:rsidR="001501B2">
          <w:rPr>
            <w:b w:val="0"/>
            <w:spacing w:val="0"/>
            <w:sz w:val="22"/>
          </w:rPr>
          <w:t>etting default email notification, the dynamic model starts when the actor “head professor” inputs the new name and email address on the input fields for full name and email, then clicks on “Set Default Email” button. The controller then communicate</w:t>
        </w:r>
      </w:ins>
      <w:ins w:id="707" w:author="yamel peraza" w:date="2015-04-28T18:07:00Z">
        <w:r w:rsidR="007103B3">
          <w:rPr>
            <w:b w:val="0"/>
            <w:spacing w:val="0"/>
            <w:sz w:val="22"/>
          </w:rPr>
          <w:t>s</w:t>
        </w:r>
      </w:ins>
      <w:ins w:id="708" w:author="yamel peraza" w:date="2015-04-27T12:47:00Z">
        <w:r w:rsidR="001501B2">
          <w:rPr>
            <w:b w:val="0"/>
            <w:spacing w:val="0"/>
            <w:sz w:val="22"/>
          </w:rPr>
          <w:t xml:space="preserve"> with the vm_request model to update the data into the database.</w:t>
        </w:r>
      </w:ins>
    </w:p>
    <w:p w14:paraId="399A175A" w14:textId="09FFAF0E" w:rsidR="001501B2" w:rsidRDefault="007103B3">
      <w:pPr>
        <w:pStyle w:val="H3"/>
        <w:numPr>
          <w:ilvl w:val="0"/>
          <w:numId w:val="0"/>
        </w:numPr>
        <w:spacing w:line="480" w:lineRule="auto"/>
        <w:ind w:left="720" w:firstLine="720"/>
        <w:outlineLvl w:val="2"/>
        <w:rPr>
          <w:ins w:id="709" w:author="yamel peraza" w:date="2015-04-27T12:47:00Z"/>
          <w:b w:val="0"/>
          <w:spacing w:val="0"/>
          <w:sz w:val="22"/>
        </w:rPr>
        <w:pPrChange w:id="710" w:author="yamel peraza" w:date="2015-04-27T12:49:00Z">
          <w:pPr>
            <w:pStyle w:val="H3"/>
            <w:spacing w:line="480" w:lineRule="auto"/>
            <w:ind w:left="1440" w:firstLine="720"/>
            <w:outlineLvl w:val="2"/>
          </w:pPr>
        </w:pPrChange>
      </w:pPr>
      <w:ins w:id="711" w:author="yamel peraza" w:date="2015-04-27T12:47:00Z">
        <w:r>
          <w:rPr>
            <w:b w:val="0"/>
            <w:spacing w:val="0"/>
            <w:sz w:val="22"/>
          </w:rPr>
          <w:lastRenderedPageBreak/>
          <w:t>When a</w:t>
        </w:r>
        <w:r w:rsidR="001501B2">
          <w:rPr>
            <w:b w:val="0"/>
            <w:spacing w:val="0"/>
            <w:sz w:val="22"/>
          </w:rPr>
          <w:t xml:space="preserve">dding a virtual machine image, the dynamic model starts when the actor “head professor” clicks on the button “VM Images”, the action </w:t>
        </w:r>
      </w:ins>
      <w:ins w:id="712" w:author="yamel peraza" w:date="2015-04-28T18:10:00Z">
        <w:r w:rsidR="009277A3">
          <w:rPr>
            <w:b w:val="0"/>
            <w:spacing w:val="0"/>
            <w:sz w:val="22"/>
          </w:rPr>
          <w:t xml:space="preserve">then </w:t>
        </w:r>
      </w:ins>
      <w:ins w:id="713" w:author="yamel peraza" w:date="2015-04-27T12:47:00Z">
        <w:r w:rsidR="001501B2">
          <w:rPr>
            <w:b w:val="0"/>
            <w:spacing w:val="0"/>
            <w:sz w:val="22"/>
          </w:rPr>
          <w:t>goes to the project controller that creates the vm_images page. Then the head professor enters the image name in the input field and clicks on the “Add Image Name” button. The controller then calls the vm_request model to insert the new image name into the database.</w:t>
        </w:r>
      </w:ins>
    </w:p>
    <w:p w14:paraId="677EB9ED" w14:textId="092FA7E8" w:rsidR="001501B2" w:rsidRDefault="000523BD">
      <w:pPr>
        <w:pStyle w:val="H3"/>
        <w:numPr>
          <w:ilvl w:val="0"/>
          <w:numId w:val="0"/>
        </w:numPr>
        <w:spacing w:line="480" w:lineRule="auto"/>
        <w:ind w:left="720" w:firstLine="720"/>
        <w:outlineLvl w:val="2"/>
        <w:rPr>
          <w:ins w:id="714" w:author="yamel peraza" w:date="2015-04-27T12:47:00Z"/>
          <w:b w:val="0"/>
          <w:spacing w:val="0"/>
          <w:sz w:val="22"/>
        </w:rPr>
        <w:pPrChange w:id="715" w:author="yamel peraza" w:date="2015-04-27T12:49:00Z">
          <w:pPr>
            <w:pStyle w:val="H3"/>
            <w:spacing w:line="480" w:lineRule="auto"/>
            <w:ind w:left="1440" w:firstLine="720"/>
            <w:outlineLvl w:val="2"/>
          </w:pPr>
        </w:pPrChange>
      </w:pPr>
      <w:ins w:id="716" w:author="yamel peraza" w:date="2015-04-27T12:47:00Z">
        <w:r>
          <w:rPr>
            <w:b w:val="0"/>
            <w:spacing w:val="0"/>
            <w:sz w:val="22"/>
          </w:rPr>
          <w:t>When s</w:t>
        </w:r>
        <w:r w:rsidR="001501B2">
          <w:rPr>
            <w:b w:val="0"/>
            <w:spacing w:val="0"/>
            <w:sz w:val="22"/>
          </w:rPr>
          <w:t>etting the image status, the dynamic model starts when the actor “head professor” clicks on the button/link correspond</w:t>
        </w:r>
        <w:r w:rsidR="00EE6259">
          <w:rPr>
            <w:b w:val="0"/>
            <w:spacing w:val="0"/>
            <w:sz w:val="22"/>
          </w:rPr>
          <w:t>ing to the specific image. Then</w:t>
        </w:r>
        <w:r w:rsidR="001501B2">
          <w:rPr>
            <w:b w:val="0"/>
            <w:spacing w:val="0"/>
            <w:sz w:val="22"/>
          </w:rPr>
          <w:t xml:space="preserve"> the controller changes the image status.</w:t>
        </w:r>
      </w:ins>
    </w:p>
    <w:p w14:paraId="03AF97F6" w14:textId="186C2581" w:rsidR="001501B2" w:rsidRDefault="002F6F4B">
      <w:pPr>
        <w:pStyle w:val="H3"/>
        <w:numPr>
          <w:ilvl w:val="0"/>
          <w:numId w:val="0"/>
        </w:numPr>
        <w:spacing w:line="480" w:lineRule="auto"/>
        <w:ind w:left="720" w:firstLine="720"/>
        <w:outlineLvl w:val="2"/>
        <w:rPr>
          <w:ins w:id="717" w:author="yamel peraza" w:date="2015-04-27T12:47:00Z"/>
          <w:b w:val="0"/>
          <w:spacing w:val="0"/>
          <w:sz w:val="22"/>
        </w:rPr>
        <w:pPrChange w:id="718" w:author="yamel peraza" w:date="2015-04-27T12:49:00Z">
          <w:pPr>
            <w:pStyle w:val="H3"/>
            <w:spacing w:line="480" w:lineRule="auto"/>
            <w:ind w:left="1440" w:firstLine="720"/>
            <w:outlineLvl w:val="2"/>
          </w:pPr>
        </w:pPrChange>
      </w:pPr>
      <w:ins w:id="719" w:author="yamel peraza" w:date="2015-04-27T12:47:00Z">
        <w:r>
          <w:rPr>
            <w:b w:val="0"/>
            <w:spacing w:val="0"/>
            <w:sz w:val="22"/>
          </w:rPr>
          <w:t>When f</w:t>
        </w:r>
        <w:r w:rsidR="001501B2">
          <w:rPr>
            <w:b w:val="0"/>
            <w:spacing w:val="0"/>
            <w:sz w:val="22"/>
          </w:rPr>
          <w:t xml:space="preserve">iltering images, the dynamic model starts when the actor “head professor” inputs in the image name filter option </w:t>
        </w:r>
      </w:ins>
      <w:ins w:id="720" w:author="yamel peraza" w:date="2015-04-28T18:15:00Z">
        <w:r w:rsidR="00E13098">
          <w:rPr>
            <w:b w:val="0"/>
            <w:spacing w:val="0"/>
            <w:sz w:val="22"/>
          </w:rPr>
          <w:t>(</w:t>
        </w:r>
      </w:ins>
      <w:ins w:id="721" w:author="yamel peraza" w:date="2015-04-27T12:47:00Z">
        <w:r w:rsidR="001501B2">
          <w:rPr>
            <w:b w:val="0"/>
            <w:spacing w:val="0"/>
            <w:sz w:val="22"/>
          </w:rPr>
          <w:t>the full or partial name of an image</w:t>
        </w:r>
      </w:ins>
      <w:ins w:id="722" w:author="yamel peraza" w:date="2015-04-28T18:15:00Z">
        <w:r w:rsidR="00E13098">
          <w:rPr>
            <w:b w:val="0"/>
            <w:spacing w:val="0"/>
            <w:sz w:val="22"/>
          </w:rPr>
          <w:t>)</w:t>
        </w:r>
      </w:ins>
      <w:ins w:id="723" w:author="yamel peraza" w:date="2015-04-27T12:47:00Z">
        <w:r w:rsidR="001501B2">
          <w:rPr>
            <w:b w:val="0"/>
            <w:spacing w:val="0"/>
            <w:sz w:val="22"/>
          </w:rPr>
          <w:t xml:space="preserve"> and/or selects from the drop down menu filter the status of choice. The controller then retrieves the filtered options.</w:t>
        </w:r>
      </w:ins>
    </w:p>
    <w:p w14:paraId="02656A33" w14:textId="3BE2E9AD" w:rsidR="001501B2" w:rsidRDefault="002F6F4B">
      <w:pPr>
        <w:pStyle w:val="H3"/>
        <w:numPr>
          <w:ilvl w:val="0"/>
          <w:numId w:val="0"/>
        </w:numPr>
        <w:spacing w:line="480" w:lineRule="auto"/>
        <w:ind w:left="720" w:firstLine="720"/>
        <w:outlineLvl w:val="2"/>
        <w:rPr>
          <w:ins w:id="724" w:author="yamel peraza" w:date="2015-04-27T12:47:00Z"/>
          <w:b w:val="0"/>
          <w:spacing w:val="0"/>
          <w:sz w:val="22"/>
        </w:rPr>
        <w:pPrChange w:id="725" w:author="yamel peraza" w:date="2015-04-27T12:49:00Z">
          <w:pPr>
            <w:pStyle w:val="H3"/>
            <w:spacing w:line="480" w:lineRule="auto"/>
            <w:ind w:left="1440" w:firstLine="720"/>
            <w:outlineLvl w:val="2"/>
          </w:pPr>
        </w:pPrChange>
      </w:pPr>
      <w:ins w:id="726" w:author="yamel peraza" w:date="2015-04-27T12:47:00Z">
        <w:r>
          <w:rPr>
            <w:b w:val="0"/>
            <w:spacing w:val="0"/>
            <w:sz w:val="22"/>
          </w:rPr>
          <w:t>When d</w:t>
        </w:r>
        <w:r w:rsidR="001501B2">
          <w:rPr>
            <w:b w:val="0"/>
            <w:spacing w:val="0"/>
            <w:sz w:val="22"/>
          </w:rPr>
          <w:t>elet</w:t>
        </w:r>
      </w:ins>
      <w:ins w:id="727" w:author="yamel peraza" w:date="2015-04-28T18:16:00Z">
        <w:r w:rsidR="00B521F2">
          <w:rPr>
            <w:b w:val="0"/>
            <w:spacing w:val="0"/>
            <w:sz w:val="22"/>
          </w:rPr>
          <w:t>ing</w:t>
        </w:r>
      </w:ins>
      <w:ins w:id="728" w:author="yamel peraza" w:date="2015-04-27T12:47:00Z">
        <w:r w:rsidR="001501B2">
          <w:rPr>
            <w:b w:val="0"/>
            <w:spacing w:val="0"/>
            <w:sz w:val="22"/>
          </w:rPr>
          <w:t xml:space="preserve"> an image, the dynamic model starts when the actor “head professor” clicks on the link/button correspondi</w:t>
        </w:r>
        <w:r w:rsidR="00B521F2">
          <w:rPr>
            <w:b w:val="0"/>
            <w:spacing w:val="0"/>
            <w:sz w:val="22"/>
          </w:rPr>
          <w:t xml:space="preserve">ng to the specific image. Then </w:t>
        </w:r>
        <w:r w:rsidR="001501B2">
          <w:rPr>
            <w:b w:val="0"/>
            <w:spacing w:val="0"/>
            <w:sz w:val="22"/>
          </w:rPr>
          <w:t>the controller execute</w:t>
        </w:r>
      </w:ins>
      <w:ins w:id="729" w:author="yamel peraza" w:date="2015-04-28T18:16:00Z">
        <w:r w:rsidR="00B521F2">
          <w:rPr>
            <w:b w:val="0"/>
            <w:spacing w:val="0"/>
            <w:sz w:val="22"/>
          </w:rPr>
          <w:t>s the action</w:t>
        </w:r>
      </w:ins>
      <w:ins w:id="730" w:author="yamel peraza" w:date="2015-04-27T12:47:00Z">
        <w:r w:rsidR="001501B2">
          <w:rPr>
            <w:b w:val="0"/>
            <w:spacing w:val="0"/>
            <w:sz w:val="22"/>
          </w:rPr>
          <w:t>.</w:t>
        </w:r>
      </w:ins>
    </w:p>
    <w:p w14:paraId="07A7D1FD" w14:textId="0A525E1D" w:rsidR="001501B2" w:rsidRDefault="002F6F4B">
      <w:pPr>
        <w:pStyle w:val="H3"/>
        <w:numPr>
          <w:ilvl w:val="0"/>
          <w:numId w:val="0"/>
        </w:numPr>
        <w:spacing w:line="480" w:lineRule="auto"/>
        <w:ind w:left="720" w:firstLine="720"/>
        <w:outlineLvl w:val="2"/>
        <w:rPr>
          <w:ins w:id="731" w:author="yamel peraza" w:date="2015-04-27T12:47:00Z"/>
          <w:b w:val="0"/>
          <w:spacing w:val="0"/>
          <w:sz w:val="22"/>
        </w:rPr>
        <w:pPrChange w:id="732" w:author="yamel peraza" w:date="2015-04-27T12:49:00Z">
          <w:pPr>
            <w:pStyle w:val="H3"/>
            <w:spacing w:line="480" w:lineRule="auto"/>
            <w:ind w:left="1440" w:firstLine="720"/>
            <w:outlineLvl w:val="2"/>
          </w:pPr>
        </w:pPrChange>
      </w:pPr>
      <w:ins w:id="733" w:author="yamel peraza" w:date="2015-04-27T12:47:00Z">
        <w:r>
          <w:rPr>
            <w:b w:val="0"/>
            <w:spacing w:val="0"/>
            <w:sz w:val="22"/>
          </w:rPr>
          <w:t>When f</w:t>
        </w:r>
        <w:r w:rsidR="001501B2">
          <w:rPr>
            <w:b w:val="0"/>
            <w:spacing w:val="0"/>
            <w:sz w:val="22"/>
          </w:rPr>
          <w:t>ilte</w:t>
        </w:r>
      </w:ins>
      <w:ins w:id="734" w:author="yamel peraza" w:date="2015-04-28T18:16:00Z">
        <w:r w:rsidR="00B521F2">
          <w:rPr>
            <w:b w:val="0"/>
            <w:spacing w:val="0"/>
            <w:sz w:val="22"/>
          </w:rPr>
          <w:t>ring</w:t>
        </w:r>
      </w:ins>
      <w:ins w:id="735" w:author="yamel peraza" w:date="2015-04-27T12:47:00Z">
        <w:r w:rsidR="001501B2">
          <w:rPr>
            <w:b w:val="0"/>
            <w:spacing w:val="0"/>
            <w:sz w:val="22"/>
          </w:rPr>
          <w:t xml:space="preserve"> virtual machine requests, the dynamic model starts when the actor “head professor” inputs in the filter options the RAM, Storage, Number of VM and/or th</w:t>
        </w:r>
        <w:r w:rsidR="00696856">
          <w:rPr>
            <w:b w:val="0"/>
            <w:spacing w:val="0"/>
            <w:sz w:val="22"/>
          </w:rPr>
          <w:t>e image name, student’s full/</w:t>
        </w:r>
        <w:r w:rsidR="001501B2">
          <w:rPr>
            <w:b w:val="0"/>
            <w:spacing w:val="0"/>
            <w:sz w:val="22"/>
          </w:rPr>
          <w:t>partial name</w:t>
        </w:r>
      </w:ins>
      <w:ins w:id="736" w:author="yamel peraza" w:date="2015-04-28T18:19:00Z">
        <w:r w:rsidR="00696856">
          <w:rPr>
            <w:b w:val="0"/>
            <w:spacing w:val="0"/>
            <w:sz w:val="22"/>
          </w:rPr>
          <w:t>,</w:t>
        </w:r>
      </w:ins>
      <w:ins w:id="737" w:author="yamel peraza" w:date="2015-04-27T12:47:00Z">
        <w:r w:rsidR="00696856">
          <w:rPr>
            <w:b w:val="0"/>
            <w:spacing w:val="0"/>
            <w:sz w:val="22"/>
          </w:rPr>
          <w:t xml:space="preserve"> and term</w:t>
        </w:r>
        <w:r w:rsidR="001501B2">
          <w:rPr>
            <w:b w:val="0"/>
            <w:spacing w:val="0"/>
            <w:sz w:val="22"/>
          </w:rPr>
          <w:t xml:space="preserve"> name of choice. Then the controller processes request</w:t>
        </w:r>
      </w:ins>
      <w:ins w:id="738" w:author="yamel peraza" w:date="2015-04-28T18:17:00Z">
        <w:r w:rsidR="0010573F">
          <w:rPr>
            <w:b w:val="0"/>
            <w:spacing w:val="0"/>
            <w:sz w:val="22"/>
          </w:rPr>
          <w:t>s</w:t>
        </w:r>
      </w:ins>
      <w:ins w:id="739" w:author="yamel peraza" w:date="2015-04-27T12:47:00Z">
        <w:r w:rsidR="00D84AE8">
          <w:rPr>
            <w:b w:val="0"/>
            <w:spacing w:val="0"/>
            <w:sz w:val="22"/>
          </w:rPr>
          <w:t xml:space="preserve">/ </w:t>
        </w:r>
        <w:bookmarkStart w:id="740" w:name="_GoBack"/>
        <w:bookmarkEnd w:id="740"/>
        <w:r w:rsidR="001501B2">
          <w:rPr>
            <w:b w:val="0"/>
            <w:spacing w:val="0"/>
            <w:sz w:val="22"/>
          </w:rPr>
          <w:t xml:space="preserve">prompts </w:t>
        </w:r>
      </w:ins>
      <w:ins w:id="741" w:author="yamel peraza" w:date="2015-04-28T18:21:00Z">
        <w:r w:rsidR="00696856">
          <w:rPr>
            <w:b w:val="0"/>
            <w:spacing w:val="0"/>
            <w:sz w:val="22"/>
          </w:rPr>
          <w:t xml:space="preserve">and </w:t>
        </w:r>
      </w:ins>
      <w:ins w:id="742" w:author="yamel peraza" w:date="2015-04-27T12:47:00Z">
        <w:r w:rsidR="00696856">
          <w:rPr>
            <w:b w:val="0"/>
            <w:spacing w:val="0"/>
            <w:sz w:val="22"/>
          </w:rPr>
          <w:t>filters</w:t>
        </w:r>
        <w:r w:rsidR="001501B2">
          <w:rPr>
            <w:b w:val="0"/>
            <w:spacing w:val="0"/>
            <w:sz w:val="22"/>
          </w:rPr>
          <w:t xml:space="preserve"> virtual machines request.</w:t>
        </w:r>
      </w:ins>
    </w:p>
    <w:p w14:paraId="4C2F97E0" w14:textId="743E2988" w:rsidR="001501B2" w:rsidRDefault="00787B37">
      <w:pPr>
        <w:pStyle w:val="H3"/>
        <w:numPr>
          <w:ilvl w:val="0"/>
          <w:numId w:val="0"/>
        </w:numPr>
        <w:spacing w:line="480" w:lineRule="auto"/>
        <w:ind w:left="720" w:firstLine="720"/>
        <w:outlineLvl w:val="2"/>
        <w:rPr>
          <w:ins w:id="743" w:author="yamel peraza" w:date="2015-04-27T12:47:00Z"/>
          <w:b w:val="0"/>
          <w:spacing w:val="0"/>
          <w:sz w:val="22"/>
        </w:rPr>
        <w:pPrChange w:id="744" w:author="yamel peraza" w:date="2015-04-27T12:50:00Z">
          <w:pPr>
            <w:pStyle w:val="H3"/>
            <w:spacing w:line="480" w:lineRule="auto"/>
            <w:ind w:left="1440" w:firstLine="720"/>
            <w:outlineLvl w:val="2"/>
          </w:pPr>
        </w:pPrChange>
      </w:pPr>
      <w:ins w:id="745" w:author="yamel peraza" w:date="2015-04-27T12:47:00Z">
        <w:r>
          <w:rPr>
            <w:b w:val="0"/>
            <w:spacing w:val="0"/>
            <w:sz w:val="22"/>
          </w:rPr>
          <w:t>When e</w:t>
        </w:r>
        <w:r w:rsidR="001501B2">
          <w:rPr>
            <w:b w:val="0"/>
            <w:spacing w:val="0"/>
            <w:sz w:val="22"/>
          </w:rPr>
          <w:t>diting an image, the dynamic model starts when the actor “head professor” inputs in the field image name the new name and cli</w:t>
        </w:r>
        <w:r w:rsidR="0010573F">
          <w:rPr>
            <w:b w:val="0"/>
            <w:spacing w:val="0"/>
            <w:sz w:val="22"/>
          </w:rPr>
          <w:t>cks on the “Submit” button. T</w:t>
        </w:r>
        <w:r w:rsidR="001501B2">
          <w:rPr>
            <w:b w:val="0"/>
            <w:spacing w:val="0"/>
            <w:sz w:val="22"/>
          </w:rPr>
          <w:t>h</w:t>
        </w:r>
        <w:r w:rsidR="0010573F">
          <w:rPr>
            <w:b w:val="0"/>
            <w:spacing w:val="0"/>
            <w:sz w:val="22"/>
          </w:rPr>
          <w:t>en the new image name is created</w:t>
        </w:r>
        <w:r w:rsidR="001501B2">
          <w:rPr>
            <w:b w:val="0"/>
            <w:spacing w:val="0"/>
            <w:sz w:val="22"/>
          </w:rPr>
          <w:t>.</w:t>
        </w:r>
      </w:ins>
    </w:p>
    <w:p w14:paraId="54B461D0" w14:textId="7FB7DFD6" w:rsidR="00510415" w:rsidRDefault="0010573F" w:rsidP="0010573F">
      <w:pPr>
        <w:pStyle w:val="H3"/>
        <w:numPr>
          <w:ilvl w:val="0"/>
          <w:numId w:val="0"/>
        </w:numPr>
        <w:ind w:left="720" w:firstLine="720"/>
        <w:rPr>
          <w:ins w:id="746" w:author="yamel peraza" w:date="2015-04-27T13:53:00Z"/>
        </w:rPr>
        <w:pPrChange w:id="747" w:author="yamel peraza" w:date="2015-04-28T18:18:00Z">
          <w:pPr>
            <w:spacing w:after="200" w:line="276" w:lineRule="auto"/>
            <w:jc w:val="left"/>
          </w:pPr>
        </w:pPrChange>
      </w:pPr>
      <w:ins w:id="748" w:author="yamel peraza" w:date="2015-04-27T12:47:00Z">
        <w:r>
          <w:rPr>
            <w:b w:val="0"/>
            <w:spacing w:val="0"/>
            <w:sz w:val="22"/>
          </w:rPr>
          <w:t>When deleting</w:t>
        </w:r>
        <w:r w:rsidR="001501B2">
          <w:rPr>
            <w:b w:val="0"/>
            <w:spacing w:val="0"/>
            <w:sz w:val="22"/>
          </w:rPr>
          <w:t xml:space="preserve"> a virtual machine request, the dynamic model starts when the actor “Head Professor” clicks on the link/button corresponding to the specific virtual machine request. Then the controller deletes the virtual machine request.</w:t>
        </w:r>
      </w:ins>
    </w:p>
    <w:p w14:paraId="6FAF7BE6" w14:textId="461E33C0" w:rsidR="00510415" w:rsidRPr="008F00D6" w:rsidRDefault="00510415">
      <w:pPr>
        <w:pStyle w:val="H1"/>
        <w:rPr>
          <w:ins w:id="749" w:author="yamel peraza" w:date="2015-04-27T13:53:00Z"/>
        </w:rPr>
        <w:pPrChange w:id="750" w:author="yamel peraza" w:date="2015-04-27T13:53:00Z">
          <w:pPr>
            <w:pStyle w:val="H1"/>
            <w:numPr>
              <w:numId w:val="23"/>
            </w:numPr>
          </w:pPr>
        </w:pPrChange>
      </w:pPr>
      <w:ins w:id="751" w:author="yamel peraza" w:date="2015-04-27T13:53:00Z">
        <w:r w:rsidRPr="008F00D6">
          <w:rPr>
            <w:noProof/>
          </w:rPr>
          <w:lastRenderedPageBreak/>
          <mc:AlternateContent>
            <mc:Choice Requires="wpg">
              <w:drawing>
                <wp:anchor distT="0" distB="0" distL="114300" distR="114300" simplePos="0" relativeHeight="251662336" behindDoc="1" locked="0" layoutInCell="1" allowOverlap="1" wp14:anchorId="3AB6CC56" wp14:editId="7DEB7DC9">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99" name="Group 99"/>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100"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F5FF7BB" w14:textId="4FFC3EDE" w:rsidR="003A665D" w:rsidRPr="00C70986" w:rsidRDefault="003A665D" w:rsidP="00510415">
                                <w:pPr>
                                  <w:rPr>
                                    <w:rFonts w:ascii="Gabriola" w:hAnsi="Gabriola"/>
                                    <w:i/>
                                  </w:rPr>
                                </w:pPr>
                                <w:r w:rsidRPr="00C70986">
                                  <w:rPr>
                                    <w:rFonts w:ascii="Gabriola" w:hAnsi="Gabriola"/>
                                    <w:i/>
                                  </w:rPr>
                                  <w:t>Senior Project Website V</w:t>
                                </w:r>
                                <w:ins w:id="752" w:author="yamel peraza" w:date="2015-04-27T14:06:00Z">
                                  <w:r>
                                    <w:rPr>
                                      <w:rFonts w:ascii="Gabriola" w:hAnsi="Gabriola"/>
                                      <w:i/>
                                    </w:rPr>
                                    <w:t>5</w:t>
                                  </w:r>
                                </w:ins>
                                <w:del w:id="753" w:author="yamel peraza" w:date="2015-04-27T14:06:00Z">
                                  <w:r w:rsidDel="00807888">
                                    <w:rPr>
                                      <w:rFonts w:ascii="Gabriola" w:hAnsi="Gabriola"/>
                                      <w:i/>
                                    </w:rPr>
                                    <w:delText>4</w:delText>
                                  </w:r>
                                </w:del>
                              </w:p>
                            </w:txbxContent>
                          </wps:txbx>
                          <wps:bodyPr rot="0" vert="horz" wrap="square" lIns="91440" tIns="45720" rIns="91440" bIns="45720" anchor="t" anchorCtr="0">
                            <a:spAutoFit/>
                          </wps:bodyPr>
                        </wps:wsp>
                        <wps:wsp>
                          <wps:cNvPr id="101" name="Straight Connector 101"/>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 name="Picture 10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B6CC56" id="Group 99" o:spid="_x0000_s1042" style="position:absolute;left:0;text-align:left;margin-left:2.65pt;margin-top:-8.8pt;width:455.25pt;height:68.25pt;z-index:-25165414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Xv6eAQAACE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Jvle/p4BAAA&#10;IQ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XTcQA&#10;AADcAAAADwAAAGRycy9kb3ducmV2LnhtbESPTWvDMAyG74P+B6NCb6uTwUrJ6oZSKIzRw/px2FHE&#10;WpwlltPYbdN/Px0Gu0no/Xi0KkffqRsNsQlsIJ9noIirYBuuDZxPu+clqJiQLXaBycCDIpTrydMK&#10;CxvufKDbMdVKQjgWaMCl1Bdax8qRxzgPPbHcvsPgMck61NoOeJdw3+mXLFtojw1Lg8Oeto6q9nj1&#10;UrKP1fUQLj/5vtVfrl3g66f7MGY2HTdvoBKN6V/85363gp8Jvj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qV03EAAAA3AAAAA8AAAAAAAAAAAAAAAAAmAIAAGRycy9k&#10;b3ducmV2LnhtbFBLBQYAAAAABAAEAPUAAACJAwAAAAA=&#10;" stroked="f">
                    <v:textbox style="mso-fit-shape-to-text:t">
                      <w:txbxContent>
                        <w:p w14:paraId="0F5FF7BB" w14:textId="4FFC3EDE" w:rsidR="003A665D" w:rsidRPr="00C70986" w:rsidRDefault="003A665D" w:rsidP="00510415">
                          <w:pPr>
                            <w:rPr>
                              <w:rFonts w:ascii="Gabriola" w:hAnsi="Gabriola"/>
                              <w:i/>
                            </w:rPr>
                          </w:pPr>
                          <w:r w:rsidRPr="00C70986">
                            <w:rPr>
                              <w:rFonts w:ascii="Gabriola" w:hAnsi="Gabriola"/>
                              <w:i/>
                            </w:rPr>
                            <w:t>Senior Project Website V</w:t>
                          </w:r>
                          <w:ins w:id="754" w:author="yamel peraza" w:date="2015-04-27T14:06:00Z">
                            <w:r>
                              <w:rPr>
                                <w:rFonts w:ascii="Gabriola" w:hAnsi="Gabriola"/>
                                <w:i/>
                              </w:rPr>
                              <w:t>5</w:t>
                            </w:r>
                          </w:ins>
                          <w:del w:id="755" w:author="yamel peraza" w:date="2015-04-27T14:06:00Z">
                            <w:r w:rsidDel="00807888">
                              <w:rPr>
                                <w:rFonts w:ascii="Gabriola" w:hAnsi="Gabriola"/>
                                <w:i/>
                              </w:rPr>
                              <w:delText>4</w:delText>
                            </w:r>
                          </w:del>
                        </w:p>
                      </w:txbxContent>
                    </v:textbox>
                  </v:shape>
                  <v:line id="Straight Connector 101"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UETsEAAADcAAAADwAAAGRycy9kb3ducmV2LnhtbERPTWvCQBC9F/wPywi91U1aaEt0FREF&#10;PXhoUu9DdkxWs7Nhdxvjv3cLhd7m8T5nsRptJwbywThWkM8yEMS104YbBd/V7uUTRIjIGjvHpOBO&#10;AVbLydMCC+1u/EVDGRuRQjgUqKCNsS+kDHVLFsPM9cSJOztvMSboG6k93lK47eRrlr1Li4ZTQ4s9&#10;bVqqr+WPVVDR3ZvDIT+eyA+XD9yWb74ySj1Px/UcRKQx/ov/3Hud5mc5/D6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1QROwQAAANwAAAAPAAAAAAAAAAAAAAAA&#10;AKECAABkcnMvZG93bnJldi54bWxQSwUGAAAAAAQABAD5AAAAjwMAAAAA&#10;" strokecolor="black [3213]" strokeweight="5.25pt">
                    <v:stroke linestyle="thickThin"/>
                  </v:line>
                  <v:shape id="Picture 102"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JkcvCAAAA3AAAAA8AAABkcnMvZG93bnJldi54bWxET0trwkAQvhf8D8sIvRTdTRCR6Bp80NIe&#10;a730NmbHJJidDdltEv99Vyj0Nh/fczb5aBvRU+drxxqSuQJBXDhTc6nh/PU6W4HwAdlg45g03MlD&#10;vp08bTAzbuBP6k+hFDGEfYYaqhDaTEpfVGTRz11LHLmr6yyGCLtSmg6HGG4bmSq1lBZrjg0VtnSo&#10;qLidfqwGN76cw/f9Y3VJl4k63vauePMLrZ+n424NItAY/sV/7ncT56sUHs/EC+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SZHLwgAAANwAAAAPAAAAAAAAAAAAAAAAAJ8C&#10;AABkcnMvZG93bnJldi54bWxQSwUGAAAAAAQABAD3AAAAjgMAAAAA&#10;">
                    <v:imagedata r:id="rId10" o:title=""/>
                    <v:path arrowok="t"/>
                  </v:shape>
                  <w10:wrap type="tight"/>
                </v:group>
              </w:pict>
            </mc:Fallback>
          </mc:AlternateContent>
        </w:r>
        <w:r w:rsidRPr="008F00D6">
          <w:t>Glossary</w:t>
        </w:r>
      </w:ins>
    </w:p>
    <w:p w14:paraId="3A3124E2" w14:textId="77777777" w:rsidR="00510415" w:rsidRPr="00241CA9" w:rsidRDefault="00510415" w:rsidP="00510415">
      <w:pPr>
        <w:pStyle w:val="H1"/>
        <w:numPr>
          <w:ilvl w:val="0"/>
          <w:numId w:val="0"/>
        </w:numPr>
        <w:spacing w:line="480" w:lineRule="auto"/>
        <w:ind w:left="360"/>
        <w:rPr>
          <w:ins w:id="756" w:author="yamel peraza" w:date="2015-04-27T13:53:00Z"/>
          <w:rFonts w:eastAsia="Times New Roman" w:cs="Times New Roman"/>
          <w:b w:val="0"/>
          <w:spacing w:val="0"/>
          <w:sz w:val="24"/>
          <w:szCs w:val="24"/>
        </w:rPr>
      </w:pPr>
      <w:ins w:id="757" w:author="yamel peraza" w:date="2015-04-27T13:53:00Z">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ins>
    </w:p>
    <w:p w14:paraId="0A60D589" w14:textId="77777777" w:rsidR="00510415" w:rsidRPr="00241CA9" w:rsidRDefault="00510415" w:rsidP="00510415">
      <w:pPr>
        <w:pStyle w:val="H1"/>
        <w:numPr>
          <w:ilvl w:val="0"/>
          <w:numId w:val="0"/>
        </w:numPr>
        <w:spacing w:line="480" w:lineRule="auto"/>
        <w:ind w:left="360"/>
        <w:rPr>
          <w:ins w:id="758" w:author="yamel peraza" w:date="2015-04-27T13:53:00Z"/>
          <w:rFonts w:eastAsia="Times New Roman" w:cs="Times New Roman"/>
          <w:b w:val="0"/>
          <w:spacing w:val="0"/>
          <w:sz w:val="24"/>
          <w:szCs w:val="24"/>
        </w:rPr>
      </w:pPr>
      <w:ins w:id="759" w:author="yamel peraza" w:date="2015-04-27T13:53:00Z">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ins>
    </w:p>
    <w:p w14:paraId="3FEC9DAB" w14:textId="77777777" w:rsidR="00510415" w:rsidRPr="00241CA9" w:rsidRDefault="00510415" w:rsidP="00510415">
      <w:pPr>
        <w:pStyle w:val="H1"/>
        <w:numPr>
          <w:ilvl w:val="0"/>
          <w:numId w:val="0"/>
        </w:numPr>
        <w:spacing w:line="480" w:lineRule="auto"/>
        <w:ind w:left="360"/>
        <w:rPr>
          <w:ins w:id="760" w:author="yamel peraza" w:date="2015-04-27T13:53:00Z"/>
          <w:rFonts w:eastAsia="Times New Roman" w:cs="Times New Roman"/>
          <w:b w:val="0"/>
          <w:spacing w:val="0"/>
          <w:sz w:val="24"/>
          <w:szCs w:val="24"/>
        </w:rPr>
      </w:pPr>
      <w:ins w:id="761" w:author="yamel peraza" w:date="2015-04-27T13:53:00Z">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ins>
    </w:p>
    <w:p w14:paraId="73698C19" w14:textId="77777777" w:rsidR="00510415" w:rsidRPr="00241CA9" w:rsidRDefault="00510415" w:rsidP="00510415">
      <w:pPr>
        <w:pStyle w:val="H1"/>
        <w:numPr>
          <w:ilvl w:val="0"/>
          <w:numId w:val="0"/>
        </w:numPr>
        <w:spacing w:line="480" w:lineRule="auto"/>
        <w:ind w:left="360"/>
        <w:rPr>
          <w:ins w:id="762" w:author="yamel peraza" w:date="2015-04-27T13:53:00Z"/>
          <w:rFonts w:eastAsia="Times New Roman" w:cs="Times New Roman"/>
          <w:b w:val="0"/>
          <w:spacing w:val="0"/>
          <w:sz w:val="24"/>
          <w:szCs w:val="24"/>
        </w:rPr>
      </w:pPr>
      <w:ins w:id="763" w:author="yamel peraza" w:date="2015-04-27T13:53:00Z">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ins>
    </w:p>
    <w:p w14:paraId="33309943" w14:textId="77777777" w:rsidR="00510415" w:rsidRPr="00241CA9" w:rsidRDefault="00510415" w:rsidP="00510415">
      <w:pPr>
        <w:pStyle w:val="H1"/>
        <w:numPr>
          <w:ilvl w:val="0"/>
          <w:numId w:val="0"/>
        </w:numPr>
        <w:spacing w:line="480" w:lineRule="auto"/>
        <w:ind w:left="360"/>
        <w:rPr>
          <w:ins w:id="764" w:author="yamel peraza" w:date="2015-04-27T13:53:00Z"/>
          <w:rFonts w:eastAsia="Times New Roman" w:cs="Times New Roman"/>
          <w:b w:val="0"/>
          <w:spacing w:val="0"/>
          <w:sz w:val="24"/>
          <w:szCs w:val="24"/>
        </w:rPr>
      </w:pPr>
      <w:ins w:id="765" w:author="yamel peraza" w:date="2015-04-27T13:53:00Z">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ins>
    </w:p>
    <w:p w14:paraId="6A7474AE" w14:textId="77777777" w:rsidR="00510415" w:rsidRPr="00241CA9" w:rsidRDefault="00510415" w:rsidP="00510415">
      <w:pPr>
        <w:pStyle w:val="H1"/>
        <w:numPr>
          <w:ilvl w:val="0"/>
          <w:numId w:val="0"/>
        </w:numPr>
        <w:spacing w:line="480" w:lineRule="auto"/>
        <w:ind w:left="360"/>
        <w:rPr>
          <w:ins w:id="766" w:author="yamel peraza" w:date="2015-04-27T13:53:00Z"/>
          <w:rFonts w:eastAsia="Times New Roman" w:cs="Times New Roman"/>
          <w:b w:val="0"/>
          <w:spacing w:val="0"/>
          <w:sz w:val="24"/>
          <w:szCs w:val="24"/>
        </w:rPr>
      </w:pPr>
      <w:ins w:id="767" w:author="yamel peraza" w:date="2015-04-27T13:53:00Z">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ins>
    </w:p>
    <w:p w14:paraId="10AD3325" w14:textId="77777777" w:rsidR="00510415" w:rsidRPr="00241CA9" w:rsidRDefault="00510415" w:rsidP="00510415">
      <w:pPr>
        <w:pStyle w:val="H1"/>
        <w:numPr>
          <w:ilvl w:val="0"/>
          <w:numId w:val="0"/>
        </w:numPr>
        <w:spacing w:line="480" w:lineRule="auto"/>
        <w:ind w:left="360"/>
        <w:rPr>
          <w:ins w:id="768" w:author="yamel peraza" w:date="2015-04-27T13:53:00Z"/>
          <w:rFonts w:eastAsia="Times New Roman" w:cs="Times New Roman"/>
          <w:b w:val="0"/>
          <w:spacing w:val="0"/>
          <w:sz w:val="24"/>
          <w:szCs w:val="24"/>
        </w:rPr>
      </w:pPr>
      <w:ins w:id="769" w:author="yamel peraza" w:date="2015-04-27T13:53:00Z">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ins>
    </w:p>
    <w:p w14:paraId="5F8FD68D" w14:textId="77777777" w:rsidR="00510415" w:rsidRDefault="00510415" w:rsidP="00510415">
      <w:pPr>
        <w:pStyle w:val="H1"/>
        <w:numPr>
          <w:ilvl w:val="0"/>
          <w:numId w:val="0"/>
        </w:numPr>
        <w:spacing w:line="480" w:lineRule="auto"/>
        <w:ind w:left="360"/>
        <w:rPr>
          <w:ins w:id="770" w:author="yamel peraza" w:date="2015-04-27T13:53:00Z"/>
          <w:rFonts w:eastAsia="Times New Roman" w:cs="Times New Roman"/>
          <w:b w:val="0"/>
          <w:spacing w:val="0"/>
          <w:sz w:val="24"/>
          <w:szCs w:val="24"/>
        </w:rPr>
      </w:pPr>
      <w:ins w:id="771" w:author="yamel peraza" w:date="2015-04-27T13:53:00Z">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ins>
    </w:p>
    <w:p w14:paraId="2C26BD56" w14:textId="77777777" w:rsidR="00510415" w:rsidRDefault="00510415" w:rsidP="00510415">
      <w:pPr>
        <w:pStyle w:val="H1"/>
        <w:numPr>
          <w:ilvl w:val="0"/>
          <w:numId w:val="0"/>
        </w:numPr>
        <w:spacing w:line="480" w:lineRule="auto"/>
        <w:ind w:left="360"/>
        <w:rPr>
          <w:ins w:id="772" w:author="yamel peraza" w:date="2015-04-27T13:53:00Z"/>
          <w:rFonts w:eastAsia="Times New Roman" w:cs="Times New Roman"/>
          <w:b w:val="0"/>
          <w:spacing w:val="0"/>
          <w:sz w:val="24"/>
          <w:szCs w:val="24"/>
        </w:rPr>
      </w:pPr>
      <w:ins w:id="773" w:author="yamel peraza" w:date="2015-04-27T13:53:00Z">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ins>
    </w:p>
    <w:p w14:paraId="653A451C" w14:textId="77777777" w:rsidR="00510415" w:rsidRPr="00645D46" w:rsidRDefault="00510415" w:rsidP="00510415">
      <w:pPr>
        <w:pStyle w:val="H1"/>
        <w:numPr>
          <w:ilvl w:val="0"/>
          <w:numId w:val="0"/>
        </w:numPr>
        <w:spacing w:line="480" w:lineRule="auto"/>
        <w:ind w:left="360"/>
        <w:rPr>
          <w:ins w:id="774" w:author="yamel peraza" w:date="2015-04-27T13:53:00Z"/>
          <w:rFonts w:eastAsia="Times New Roman" w:cs="Times New Roman"/>
          <w:b w:val="0"/>
          <w:spacing w:val="0"/>
          <w:sz w:val="24"/>
          <w:szCs w:val="24"/>
        </w:rPr>
      </w:pPr>
      <w:ins w:id="775" w:author="yamel peraza" w:date="2015-04-27T13:53:00Z">
        <w:r>
          <w:rPr>
            <w:rFonts w:eastAsia="Times New Roman" w:cs="Times New Roman"/>
            <w:spacing w:val="0"/>
            <w:sz w:val="24"/>
            <w:szCs w:val="24"/>
          </w:rPr>
          <w:t>SPWv.5</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5</w:t>
        </w:r>
      </w:ins>
    </w:p>
    <w:p w14:paraId="077A3E35" w14:textId="77777777" w:rsidR="00510415" w:rsidRDefault="00510415" w:rsidP="00510415">
      <w:pPr>
        <w:spacing w:line="480" w:lineRule="auto"/>
        <w:ind w:left="360"/>
        <w:rPr>
          <w:ins w:id="776" w:author="yamel peraza" w:date="2015-04-27T13:53:00Z"/>
        </w:rPr>
      </w:pPr>
      <w:ins w:id="777" w:author="yamel peraza" w:date="2015-04-27T13:53:00Z">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ins>
    </w:p>
    <w:p w14:paraId="77B13478" w14:textId="77777777" w:rsidR="00510415" w:rsidRPr="00C51D4F" w:rsidRDefault="00510415" w:rsidP="00510415">
      <w:pPr>
        <w:spacing w:line="480" w:lineRule="auto"/>
        <w:ind w:left="360"/>
        <w:rPr>
          <w:ins w:id="778" w:author="yamel peraza" w:date="2015-04-27T13:53:00Z"/>
        </w:rPr>
      </w:pPr>
      <w:ins w:id="779" w:author="yamel peraza" w:date="2015-04-27T13:53:00Z">
        <w:r w:rsidRPr="00E241C3">
          <w:rPr>
            <w:b/>
          </w:rPr>
          <w:lastRenderedPageBreak/>
          <w:t>Heuristics</w:t>
        </w:r>
        <w:r w:rsidRPr="00C51D4F">
          <w:t>:</w:t>
        </w:r>
        <w:r>
          <w:t xml:space="preserve"> Colloquially means “common sense approach”, in computer science the meaning is adapted to mean a technique applied to solve a problem. I.e. to shorten average job time in a computer do short jobs first.</w:t>
        </w:r>
      </w:ins>
    </w:p>
    <w:p w14:paraId="6436C8CB" w14:textId="77777777" w:rsidR="00510415" w:rsidRDefault="00510415" w:rsidP="00510415">
      <w:pPr>
        <w:spacing w:line="480" w:lineRule="auto"/>
        <w:ind w:left="360"/>
        <w:rPr>
          <w:ins w:id="780" w:author="yamel peraza" w:date="2015-04-27T13:53:00Z"/>
        </w:rPr>
      </w:pPr>
      <w:ins w:id="781" w:author="yamel peraza" w:date="2015-04-27T13:53:00Z">
        <w:r w:rsidRPr="00E241C3">
          <w:rPr>
            <w:b/>
          </w:rPr>
          <w:t>VIP</w:t>
        </w:r>
        <w:r>
          <w:t>: Very important project, a project ranked by the head professor to be of a score between 2 and 100 this project will undergo intense matchmaking using heuristics to find a perfect team quickly (higher scored means higher priority)</w:t>
        </w:r>
      </w:ins>
    </w:p>
    <w:p w14:paraId="24C1EE7C" w14:textId="77777777" w:rsidR="00510415" w:rsidRDefault="00510415" w:rsidP="00510415">
      <w:pPr>
        <w:spacing w:line="480" w:lineRule="auto"/>
        <w:ind w:left="360"/>
        <w:rPr>
          <w:ins w:id="782" w:author="yamel peraza" w:date="2015-04-27T13:53:00Z"/>
        </w:rPr>
      </w:pPr>
      <w:ins w:id="783" w:author="yamel peraza" w:date="2015-04-27T13:53:00Z">
        <w:r w:rsidRPr="00E241C3">
          <w:rPr>
            <w:b/>
          </w:rPr>
          <w:t>OP</w:t>
        </w:r>
        <w:r>
          <w:t>: Other project, a project ranked by the head professor to have a score of 1, such projects will undergo NRMP matchmaking to give the ability to compromised project proposer and student constraints. These are more hands-off.</w:t>
        </w:r>
      </w:ins>
    </w:p>
    <w:p w14:paraId="3EE6E39D" w14:textId="77777777" w:rsidR="00510415" w:rsidRDefault="00510415" w:rsidP="00510415">
      <w:pPr>
        <w:spacing w:line="480" w:lineRule="auto"/>
        <w:ind w:left="360"/>
        <w:rPr>
          <w:ins w:id="784" w:author="yamel peraza" w:date="2015-04-27T13:53:00Z"/>
        </w:rPr>
      </w:pPr>
      <w:ins w:id="785" w:author="yamel peraza" w:date="2015-04-27T13:53:00Z">
        <w:r w:rsidRPr="00E241C3">
          <w:rPr>
            <w:b/>
          </w:rPr>
          <w:t>LinkedIn:</w:t>
        </w:r>
        <w:r>
          <w:t xml:space="preserve"> Social media website for business professions to network and advertise themselves</w:t>
        </w:r>
      </w:ins>
    </w:p>
    <w:p w14:paraId="2719445A" w14:textId="77777777" w:rsidR="00510415" w:rsidRDefault="00510415">
      <w:pPr>
        <w:pStyle w:val="H3"/>
        <w:numPr>
          <w:ilvl w:val="0"/>
          <w:numId w:val="0"/>
        </w:numPr>
        <w:ind w:left="720" w:hanging="360"/>
        <w:rPr>
          <w:ins w:id="786" w:author="yamel peraza" w:date="2015-04-27T14:07:00Z"/>
        </w:rPr>
        <w:pPrChange w:id="787" w:author="yamel peraza" w:date="2015-04-27T13:53:00Z">
          <w:pPr>
            <w:spacing w:after="200" w:line="276" w:lineRule="auto"/>
            <w:jc w:val="left"/>
          </w:pPr>
        </w:pPrChange>
      </w:pPr>
    </w:p>
    <w:p w14:paraId="1B049F18" w14:textId="77777777" w:rsidR="00807888" w:rsidRDefault="00807888">
      <w:pPr>
        <w:pStyle w:val="H3"/>
        <w:numPr>
          <w:ilvl w:val="0"/>
          <w:numId w:val="0"/>
        </w:numPr>
        <w:ind w:left="720" w:hanging="360"/>
        <w:rPr>
          <w:ins w:id="788" w:author="yamel peraza" w:date="2015-04-27T14:07:00Z"/>
        </w:rPr>
        <w:pPrChange w:id="789" w:author="yamel peraza" w:date="2015-04-27T13:53:00Z">
          <w:pPr>
            <w:spacing w:after="200" w:line="276" w:lineRule="auto"/>
            <w:jc w:val="left"/>
          </w:pPr>
        </w:pPrChange>
      </w:pPr>
    </w:p>
    <w:p w14:paraId="1B582A65" w14:textId="77777777" w:rsidR="00807888" w:rsidRDefault="00807888">
      <w:pPr>
        <w:pStyle w:val="H3"/>
        <w:numPr>
          <w:ilvl w:val="0"/>
          <w:numId w:val="0"/>
        </w:numPr>
        <w:ind w:left="720" w:hanging="360"/>
        <w:rPr>
          <w:ins w:id="790" w:author="yamel peraza" w:date="2015-04-27T14:07:00Z"/>
        </w:rPr>
        <w:pPrChange w:id="791" w:author="yamel peraza" w:date="2015-04-27T13:53:00Z">
          <w:pPr>
            <w:spacing w:after="200" w:line="276" w:lineRule="auto"/>
            <w:jc w:val="left"/>
          </w:pPr>
        </w:pPrChange>
      </w:pPr>
    </w:p>
    <w:p w14:paraId="205F33E5" w14:textId="77777777" w:rsidR="00807888" w:rsidRDefault="00807888">
      <w:pPr>
        <w:pStyle w:val="H3"/>
        <w:numPr>
          <w:ilvl w:val="0"/>
          <w:numId w:val="0"/>
        </w:numPr>
        <w:ind w:left="720" w:hanging="360"/>
        <w:rPr>
          <w:ins w:id="792" w:author="yamel peraza" w:date="2015-04-27T14:07:00Z"/>
        </w:rPr>
        <w:pPrChange w:id="793" w:author="yamel peraza" w:date="2015-04-27T13:53:00Z">
          <w:pPr>
            <w:spacing w:after="200" w:line="276" w:lineRule="auto"/>
            <w:jc w:val="left"/>
          </w:pPr>
        </w:pPrChange>
      </w:pPr>
    </w:p>
    <w:p w14:paraId="7F568B70" w14:textId="77777777" w:rsidR="00807888" w:rsidRDefault="00807888">
      <w:pPr>
        <w:pStyle w:val="H3"/>
        <w:numPr>
          <w:ilvl w:val="0"/>
          <w:numId w:val="0"/>
        </w:numPr>
        <w:ind w:left="720" w:hanging="360"/>
        <w:rPr>
          <w:ins w:id="794" w:author="yamel peraza" w:date="2015-04-27T14:07:00Z"/>
        </w:rPr>
        <w:pPrChange w:id="795" w:author="yamel peraza" w:date="2015-04-27T13:53:00Z">
          <w:pPr>
            <w:spacing w:after="200" w:line="276" w:lineRule="auto"/>
            <w:jc w:val="left"/>
          </w:pPr>
        </w:pPrChange>
      </w:pPr>
    </w:p>
    <w:p w14:paraId="3630512F" w14:textId="77777777" w:rsidR="00807888" w:rsidRDefault="00807888">
      <w:pPr>
        <w:pStyle w:val="H3"/>
        <w:numPr>
          <w:ilvl w:val="0"/>
          <w:numId w:val="0"/>
        </w:numPr>
        <w:ind w:left="720" w:hanging="360"/>
        <w:rPr>
          <w:ins w:id="796" w:author="yamel peraza" w:date="2015-04-27T14:07:00Z"/>
        </w:rPr>
        <w:pPrChange w:id="797" w:author="yamel peraza" w:date="2015-04-27T13:53:00Z">
          <w:pPr>
            <w:spacing w:after="200" w:line="276" w:lineRule="auto"/>
            <w:jc w:val="left"/>
          </w:pPr>
        </w:pPrChange>
      </w:pPr>
    </w:p>
    <w:p w14:paraId="76A73789" w14:textId="77777777" w:rsidR="00807888" w:rsidRDefault="00807888">
      <w:pPr>
        <w:pStyle w:val="H3"/>
        <w:numPr>
          <w:ilvl w:val="0"/>
          <w:numId w:val="0"/>
        </w:numPr>
        <w:ind w:left="720" w:hanging="360"/>
        <w:rPr>
          <w:ins w:id="798" w:author="yamel peraza" w:date="2015-04-27T14:07:00Z"/>
        </w:rPr>
        <w:pPrChange w:id="799" w:author="yamel peraza" w:date="2015-04-27T13:53:00Z">
          <w:pPr>
            <w:spacing w:after="200" w:line="276" w:lineRule="auto"/>
            <w:jc w:val="left"/>
          </w:pPr>
        </w:pPrChange>
      </w:pPr>
    </w:p>
    <w:p w14:paraId="080A7D35" w14:textId="77777777" w:rsidR="00807888" w:rsidRDefault="00807888">
      <w:pPr>
        <w:pStyle w:val="H3"/>
        <w:numPr>
          <w:ilvl w:val="0"/>
          <w:numId w:val="0"/>
        </w:numPr>
        <w:ind w:left="720" w:hanging="360"/>
        <w:rPr>
          <w:ins w:id="800" w:author="yamel peraza" w:date="2015-04-27T14:07:00Z"/>
        </w:rPr>
        <w:pPrChange w:id="801" w:author="yamel peraza" w:date="2015-04-27T13:53:00Z">
          <w:pPr>
            <w:spacing w:after="200" w:line="276" w:lineRule="auto"/>
            <w:jc w:val="left"/>
          </w:pPr>
        </w:pPrChange>
      </w:pPr>
    </w:p>
    <w:p w14:paraId="1572063D" w14:textId="77777777" w:rsidR="00807888" w:rsidRDefault="00807888">
      <w:pPr>
        <w:pStyle w:val="H3"/>
        <w:numPr>
          <w:ilvl w:val="0"/>
          <w:numId w:val="0"/>
        </w:numPr>
        <w:ind w:left="720" w:hanging="360"/>
        <w:rPr>
          <w:ins w:id="802" w:author="yamel peraza" w:date="2015-04-27T14:07:00Z"/>
        </w:rPr>
        <w:pPrChange w:id="803" w:author="yamel peraza" w:date="2015-04-27T13:53:00Z">
          <w:pPr>
            <w:spacing w:after="200" w:line="276" w:lineRule="auto"/>
            <w:jc w:val="left"/>
          </w:pPr>
        </w:pPrChange>
      </w:pPr>
    </w:p>
    <w:p w14:paraId="52661D8A" w14:textId="77777777" w:rsidR="00807888" w:rsidRDefault="00807888">
      <w:pPr>
        <w:pStyle w:val="H3"/>
        <w:numPr>
          <w:ilvl w:val="0"/>
          <w:numId w:val="0"/>
        </w:numPr>
        <w:ind w:left="720" w:hanging="360"/>
        <w:rPr>
          <w:ins w:id="804" w:author="yamel peraza" w:date="2015-04-27T14:07:00Z"/>
        </w:rPr>
        <w:pPrChange w:id="805" w:author="yamel peraza" w:date="2015-04-27T13:53:00Z">
          <w:pPr>
            <w:spacing w:after="200" w:line="276" w:lineRule="auto"/>
            <w:jc w:val="left"/>
          </w:pPr>
        </w:pPrChange>
      </w:pPr>
    </w:p>
    <w:p w14:paraId="328806A2" w14:textId="77777777" w:rsidR="00807888" w:rsidRDefault="00807888">
      <w:pPr>
        <w:pStyle w:val="H3"/>
        <w:numPr>
          <w:ilvl w:val="0"/>
          <w:numId w:val="0"/>
        </w:numPr>
        <w:ind w:left="720" w:hanging="360"/>
        <w:rPr>
          <w:ins w:id="806" w:author="yamel peraza" w:date="2015-04-27T14:07:00Z"/>
        </w:rPr>
        <w:pPrChange w:id="807" w:author="yamel peraza" w:date="2015-04-27T13:53:00Z">
          <w:pPr>
            <w:spacing w:after="200" w:line="276" w:lineRule="auto"/>
            <w:jc w:val="left"/>
          </w:pPr>
        </w:pPrChange>
      </w:pPr>
    </w:p>
    <w:p w14:paraId="277343FA" w14:textId="77777777" w:rsidR="00807888" w:rsidRDefault="00807888">
      <w:pPr>
        <w:pStyle w:val="H3"/>
        <w:numPr>
          <w:ilvl w:val="0"/>
          <w:numId w:val="0"/>
        </w:numPr>
        <w:ind w:left="720" w:hanging="360"/>
        <w:rPr>
          <w:ins w:id="808" w:author="yamel peraza" w:date="2015-04-27T14:07:00Z"/>
        </w:rPr>
        <w:pPrChange w:id="809" w:author="yamel peraza" w:date="2015-04-27T13:53:00Z">
          <w:pPr>
            <w:spacing w:after="200" w:line="276" w:lineRule="auto"/>
            <w:jc w:val="left"/>
          </w:pPr>
        </w:pPrChange>
      </w:pPr>
    </w:p>
    <w:p w14:paraId="0C03A078" w14:textId="77777777" w:rsidR="00807888" w:rsidRDefault="00807888">
      <w:pPr>
        <w:pStyle w:val="H3"/>
        <w:numPr>
          <w:ilvl w:val="0"/>
          <w:numId w:val="0"/>
        </w:numPr>
        <w:ind w:left="720" w:hanging="360"/>
        <w:rPr>
          <w:ins w:id="810" w:author="yamel peraza" w:date="2015-04-27T14:07:00Z"/>
        </w:rPr>
        <w:pPrChange w:id="811" w:author="yamel peraza" w:date="2015-04-27T13:53:00Z">
          <w:pPr>
            <w:spacing w:after="200" w:line="276" w:lineRule="auto"/>
            <w:jc w:val="left"/>
          </w:pPr>
        </w:pPrChange>
      </w:pPr>
    </w:p>
    <w:p w14:paraId="022FDC7C" w14:textId="77777777" w:rsidR="00807888" w:rsidRDefault="00807888">
      <w:pPr>
        <w:pStyle w:val="H3"/>
        <w:numPr>
          <w:ilvl w:val="0"/>
          <w:numId w:val="0"/>
        </w:numPr>
        <w:ind w:left="720" w:hanging="360"/>
        <w:rPr>
          <w:ins w:id="812" w:author="yamel peraza" w:date="2015-04-27T14:07:00Z"/>
        </w:rPr>
        <w:pPrChange w:id="813" w:author="yamel peraza" w:date="2015-04-27T13:53:00Z">
          <w:pPr>
            <w:spacing w:after="200" w:line="276" w:lineRule="auto"/>
            <w:jc w:val="left"/>
          </w:pPr>
        </w:pPrChange>
      </w:pPr>
    </w:p>
    <w:p w14:paraId="012A4011" w14:textId="77777777" w:rsidR="00807888" w:rsidRDefault="00807888">
      <w:pPr>
        <w:pStyle w:val="H3"/>
        <w:numPr>
          <w:ilvl w:val="0"/>
          <w:numId w:val="0"/>
        </w:numPr>
        <w:ind w:left="720" w:hanging="360"/>
        <w:rPr>
          <w:ins w:id="814" w:author="yamel peraza" w:date="2015-04-27T13:53:00Z"/>
        </w:rPr>
        <w:pPrChange w:id="815" w:author="yamel peraza" w:date="2015-04-27T13:53:00Z">
          <w:pPr>
            <w:spacing w:after="200" w:line="276" w:lineRule="auto"/>
            <w:jc w:val="left"/>
          </w:pPr>
        </w:pPrChange>
      </w:pPr>
    </w:p>
    <w:p w14:paraId="4F6512D9" w14:textId="0350768B" w:rsidR="004A7470" w:rsidRPr="001501B2" w:rsidDel="001501B2" w:rsidRDefault="00B423FF">
      <w:pPr>
        <w:pStyle w:val="H3"/>
        <w:numPr>
          <w:ilvl w:val="0"/>
          <w:numId w:val="0"/>
        </w:numPr>
        <w:spacing w:line="480" w:lineRule="auto"/>
        <w:ind w:left="720" w:hanging="360"/>
        <w:outlineLvl w:val="2"/>
        <w:rPr>
          <w:del w:id="816" w:author="yamel peraza" w:date="2015-04-27T12:47:00Z"/>
          <w:spacing w:val="0"/>
          <w:sz w:val="22"/>
          <w:rPrChange w:id="817" w:author="yamel peraza" w:date="2015-04-27T12:47:00Z">
            <w:rPr>
              <w:del w:id="818" w:author="yamel peraza" w:date="2015-04-27T12:47:00Z"/>
              <w:b w:val="0"/>
              <w:spacing w:val="0"/>
              <w:sz w:val="22"/>
            </w:rPr>
          </w:rPrChange>
        </w:rPr>
        <w:pPrChange w:id="819" w:author="yamel peraza" w:date="2015-04-27T13:53:00Z">
          <w:pPr>
            <w:pStyle w:val="H3"/>
            <w:numPr>
              <w:numId w:val="0"/>
            </w:numPr>
            <w:spacing w:line="480" w:lineRule="auto"/>
            <w:ind w:left="1080" w:firstLine="360"/>
            <w:outlineLvl w:val="2"/>
          </w:pPr>
        </w:pPrChange>
      </w:pPr>
      <w:del w:id="820" w:author="yamel peraza" w:date="2015-04-27T12:47:00Z">
        <w:r w:rsidRPr="001501B2" w:rsidDel="001501B2">
          <w:rPr>
            <w:b w:val="0"/>
          </w:rPr>
          <w:delText xml:space="preserve">The dynamic model starts off by showing </w:delText>
        </w:r>
        <w:r w:rsidR="004A7470" w:rsidRPr="001501B2" w:rsidDel="001501B2">
          <w:rPr>
            <w:b w:val="0"/>
          </w:rPr>
          <w:delText>very complex interactions</w:delText>
        </w:r>
        <w:r w:rsidRPr="001501B2" w:rsidDel="001501B2">
          <w:rPr>
            <w:b w:val="0"/>
          </w:rPr>
          <w:delText xml:space="preserve"> for how to “run a match”. But if carefully followed on</w:delText>
        </w:r>
        <w:bookmarkEnd w:id="686"/>
        <w:r w:rsidR="004A7470" w:rsidRPr="001501B2" w:rsidDel="001501B2">
          <w:rPr>
            <w:b w:val="0"/>
          </w:rPr>
          <w:delText xml:space="preserve">e can see the process. Essentially once the head professor has clicked run match after clicking the match button, they now choose to run VIP manually or automatically from the match start page. </w:delText>
        </w:r>
      </w:del>
    </w:p>
    <w:p w14:paraId="7391000C" w14:textId="1096CA44" w:rsidR="009E5339" w:rsidDel="001501B2" w:rsidRDefault="004A7470">
      <w:pPr>
        <w:pStyle w:val="H3"/>
        <w:numPr>
          <w:ilvl w:val="0"/>
          <w:numId w:val="0"/>
        </w:numPr>
        <w:ind w:left="720" w:hanging="360"/>
        <w:rPr>
          <w:del w:id="821" w:author="yamel peraza" w:date="2015-04-27T12:47:00Z"/>
          <w:b w:val="0"/>
          <w:spacing w:val="0"/>
          <w:sz w:val="22"/>
        </w:rPr>
        <w:pPrChange w:id="822" w:author="yamel peraza" w:date="2015-04-27T13:53:00Z">
          <w:pPr>
            <w:pStyle w:val="H3"/>
            <w:numPr>
              <w:numId w:val="0"/>
            </w:numPr>
            <w:spacing w:line="480" w:lineRule="auto"/>
            <w:ind w:left="1080" w:firstLine="360"/>
            <w:outlineLvl w:val="2"/>
          </w:pPr>
        </w:pPrChange>
      </w:pPr>
      <w:bookmarkStart w:id="823" w:name="_Toc393726780"/>
      <w:del w:id="824" w:author="yamel peraza" w:date="2015-04-27T12:47:00Z">
        <w:r w:rsidDel="001501B2">
          <w:rPr>
            <w:b w:val="0"/>
            <w:spacing w:val="0"/>
            <w:sz w:val="22"/>
          </w:rPr>
          <w:delText>The controller then takes a Boolean from the prior action (auto). It prepares the projects and students from the match model which holds the database data relevant to matchmaking. Now from auto the sequence splits into two paths which reconverges later.</w:delText>
        </w:r>
        <w:bookmarkEnd w:id="823"/>
      </w:del>
    </w:p>
    <w:p w14:paraId="1CBBB7CF" w14:textId="63EC6FC8" w:rsidR="004A7470" w:rsidDel="001501B2" w:rsidRDefault="004A7470">
      <w:pPr>
        <w:pStyle w:val="H3"/>
        <w:numPr>
          <w:ilvl w:val="0"/>
          <w:numId w:val="0"/>
        </w:numPr>
        <w:ind w:left="720" w:hanging="360"/>
        <w:rPr>
          <w:del w:id="825" w:author="yamel peraza" w:date="2015-04-27T12:47:00Z"/>
          <w:b w:val="0"/>
          <w:spacing w:val="0"/>
          <w:sz w:val="22"/>
        </w:rPr>
        <w:pPrChange w:id="826" w:author="yamel peraza" w:date="2015-04-27T13:53:00Z">
          <w:pPr>
            <w:pStyle w:val="H3"/>
            <w:numPr>
              <w:numId w:val="0"/>
            </w:numPr>
            <w:spacing w:line="480" w:lineRule="auto"/>
            <w:ind w:left="1080" w:firstLine="0"/>
            <w:outlineLvl w:val="2"/>
          </w:pPr>
        </w:pPrChange>
      </w:pPr>
      <w:bookmarkStart w:id="827" w:name="_Toc393726781"/>
      <w:del w:id="828" w:author="yamel peraza" w:date="2015-04-27T12:47:00Z">
        <w:r w:rsidDel="001501B2">
          <w:rPr>
            <w:b w:val="0"/>
            <w:spacing w:val="0"/>
            <w:sz w:val="22"/>
          </w:rPr>
          <w:delText>On path one where auto is false, the manual VIP matching occurs</w:delText>
        </w:r>
        <w:r w:rsidR="00FD117B" w:rsidDel="001501B2">
          <w:rPr>
            <w:b w:val="0"/>
            <w:spacing w:val="0"/>
            <w:sz w:val="22"/>
          </w:rPr>
          <w:delText xml:space="preserve"> (see paragraph 3 for if auto is true)</w:delText>
        </w:r>
        <w:r w:rsidDel="001501B2">
          <w:rPr>
            <w:b w:val="0"/>
            <w:spacing w:val="0"/>
            <w:sz w:val="22"/>
          </w:rPr>
          <w:delTex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delText>
        </w:r>
        <w:r w:rsidR="00FD117B" w:rsidDel="001501B2">
          <w:rPr>
            <w:b w:val="0"/>
            <w:spacing w:val="0"/>
            <w:sz w:val="22"/>
          </w:rPr>
          <w:delText xml:space="preserve"> see paragraph 3 for this.</w:delText>
        </w:r>
        <w:bookmarkEnd w:id="827"/>
      </w:del>
    </w:p>
    <w:p w14:paraId="688745F5" w14:textId="6E88EB5E" w:rsidR="00FD117B" w:rsidDel="001501B2" w:rsidRDefault="00FD117B">
      <w:pPr>
        <w:pStyle w:val="H3"/>
        <w:numPr>
          <w:ilvl w:val="0"/>
          <w:numId w:val="0"/>
        </w:numPr>
        <w:ind w:left="720" w:hanging="360"/>
        <w:rPr>
          <w:del w:id="829" w:author="yamel peraza" w:date="2015-04-27T12:47:00Z"/>
          <w:b w:val="0"/>
          <w:spacing w:val="0"/>
          <w:sz w:val="22"/>
        </w:rPr>
        <w:pPrChange w:id="830" w:author="yamel peraza" w:date="2015-04-27T13:53:00Z">
          <w:pPr>
            <w:pStyle w:val="H3"/>
            <w:numPr>
              <w:numId w:val="0"/>
            </w:numPr>
            <w:spacing w:line="480" w:lineRule="auto"/>
            <w:ind w:left="1080" w:firstLine="0"/>
            <w:outlineLvl w:val="2"/>
          </w:pPr>
        </w:pPrChange>
      </w:pPr>
      <w:del w:id="831" w:author="yamel peraza" w:date="2015-04-27T12:47:00Z">
        <w:r w:rsidDel="001501B2">
          <w:rPr>
            <w:b w:val="0"/>
            <w:spacing w:val="0"/>
            <w:sz w:val="22"/>
          </w:rPr>
          <w:tab/>
        </w:r>
        <w:bookmarkStart w:id="832" w:name="_Toc393726782"/>
        <w:r w:rsidDel="001501B2">
          <w:rPr>
            <w:b w:val="0"/>
            <w:spacing w:val="0"/>
            <w:sz w:val="22"/>
          </w:rPr>
          <w:delTex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delText>
        </w:r>
        <w:bookmarkEnd w:id="832"/>
      </w:del>
    </w:p>
    <w:p w14:paraId="2893A5F7" w14:textId="0E811502" w:rsidR="00FD117B" w:rsidDel="001501B2" w:rsidRDefault="00FD117B">
      <w:pPr>
        <w:pStyle w:val="H3"/>
        <w:numPr>
          <w:ilvl w:val="0"/>
          <w:numId w:val="0"/>
        </w:numPr>
        <w:ind w:left="720" w:hanging="360"/>
        <w:rPr>
          <w:del w:id="833" w:author="yamel peraza" w:date="2015-04-27T12:47:00Z"/>
          <w:b w:val="0"/>
          <w:spacing w:val="0"/>
          <w:sz w:val="22"/>
        </w:rPr>
        <w:pPrChange w:id="834" w:author="yamel peraza" w:date="2015-04-27T13:53:00Z">
          <w:pPr>
            <w:pStyle w:val="H3"/>
            <w:numPr>
              <w:numId w:val="0"/>
            </w:numPr>
            <w:spacing w:line="480" w:lineRule="auto"/>
            <w:ind w:left="1080" w:firstLine="0"/>
            <w:outlineLvl w:val="2"/>
          </w:pPr>
        </w:pPrChange>
      </w:pPr>
      <w:del w:id="835" w:author="yamel peraza" w:date="2015-04-27T12:47:00Z">
        <w:r w:rsidDel="001501B2">
          <w:rPr>
            <w:b w:val="0"/>
            <w:spacing w:val="0"/>
            <w:sz w:val="22"/>
          </w:rPr>
          <w:tab/>
        </w:r>
        <w:bookmarkStart w:id="836" w:name="_Toc393726783"/>
        <w:r w:rsidDel="001501B2">
          <w:rPr>
            <w:b w:val="0"/>
            <w:spacing w:val="0"/>
            <w:sz w:val="22"/>
          </w:rPr>
          <w:delText xml:space="preserve">Now VIP matching is ended once the HP chooses one of the choices in automatic or if manual mode went through every project. This </w:delText>
        </w:r>
        <w:r w:rsidRPr="00FD117B" w:rsidDel="001501B2">
          <w:rPr>
            <w:b w:val="0"/>
            <w:spacing w:val="0"/>
            <w:sz w:val="22"/>
          </w:rPr>
          <w:delText>convergence</w:delText>
        </w:r>
        <w:r w:rsidDel="001501B2">
          <w:rPr>
            <w:b w:val="0"/>
            <w:spacing w:val="0"/>
            <w:sz w:val="22"/>
          </w:rPr>
          <w:delText xml:space="preserve"> now makes the sequence diagram very sequential from here on out.  Once VIP matching ends the HP is show the 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delText>
        </w:r>
        <w:bookmarkEnd w:id="836"/>
        <w:r w:rsidDel="001501B2">
          <w:rPr>
            <w:b w:val="0"/>
            <w:spacing w:val="0"/>
            <w:sz w:val="22"/>
          </w:rPr>
          <w:delText xml:space="preserve"> </w:delText>
        </w:r>
      </w:del>
    </w:p>
    <w:p w14:paraId="4352C607" w14:textId="726B2E7B" w:rsidR="00FD117B" w:rsidDel="001501B2" w:rsidRDefault="00FD117B">
      <w:pPr>
        <w:pStyle w:val="H3"/>
        <w:numPr>
          <w:ilvl w:val="0"/>
          <w:numId w:val="0"/>
        </w:numPr>
        <w:ind w:left="720" w:hanging="360"/>
        <w:rPr>
          <w:del w:id="837" w:author="yamel peraza" w:date="2015-04-27T12:47:00Z"/>
          <w:b w:val="0"/>
          <w:spacing w:val="0"/>
          <w:sz w:val="22"/>
        </w:rPr>
        <w:pPrChange w:id="838" w:author="yamel peraza" w:date="2015-04-27T13:53:00Z">
          <w:pPr>
            <w:pStyle w:val="H3"/>
            <w:numPr>
              <w:numId w:val="0"/>
            </w:numPr>
            <w:spacing w:line="480" w:lineRule="auto"/>
            <w:ind w:left="1080" w:firstLine="360"/>
            <w:outlineLvl w:val="2"/>
          </w:pPr>
        </w:pPrChange>
      </w:pPr>
      <w:bookmarkStart w:id="839" w:name="_Toc393726784"/>
      <w:del w:id="840" w:author="yamel peraza" w:date="2015-04-27T12:47:00Z">
        <w:r w:rsidDel="001501B2">
          <w:rPr>
            <w:b w:val="0"/>
            <w:spacing w:val="0"/>
            <w:sz w:val="22"/>
          </w:rPr>
          <w:delTex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delText>
        </w:r>
        <w:bookmarkEnd w:id="839"/>
      </w:del>
    </w:p>
    <w:p w14:paraId="5983D774" w14:textId="35931CDD" w:rsidR="00FD117B" w:rsidDel="001501B2" w:rsidRDefault="00FD117B">
      <w:pPr>
        <w:pStyle w:val="H3"/>
        <w:numPr>
          <w:ilvl w:val="0"/>
          <w:numId w:val="0"/>
        </w:numPr>
        <w:ind w:left="720" w:hanging="360"/>
        <w:rPr>
          <w:del w:id="841" w:author="yamel peraza" w:date="2015-04-27T12:47:00Z"/>
        </w:rPr>
        <w:pPrChange w:id="842" w:author="yamel peraza" w:date="2015-04-27T13:53:00Z">
          <w:pPr>
            <w:pStyle w:val="H3"/>
            <w:numPr>
              <w:numId w:val="0"/>
            </w:numPr>
            <w:spacing w:line="480" w:lineRule="auto"/>
            <w:ind w:left="1080" w:firstLine="360"/>
            <w:outlineLvl w:val="2"/>
          </w:pPr>
        </w:pPrChange>
      </w:pPr>
      <w:bookmarkStart w:id="843" w:name="_Toc393726785"/>
      <w:del w:id="844" w:author="yamel peraza" w:date="2015-04-27T12:47:00Z">
        <w:r w:rsidDel="001501B2">
          <w:rPr>
            <w:b w:val="0"/>
            <w:spacing w:val="0"/>
            <w:sz w:val="22"/>
          </w:rPr>
          <w:delText xml:space="preserve">The other two </w:delText>
        </w:r>
        <w:r w:rsidR="0059207C" w:rsidDel="001501B2">
          <w:rPr>
            <w:b w:val="0"/>
            <w:spacing w:val="0"/>
            <w:sz w:val="22"/>
          </w:rPr>
          <w:delText>used cases are very straightforward. Head professor changes his ranks, and clicks saved and then it is saved. A similar process for the students occurs just on a different page. The only really difference is validation process to ensure the scoring meets the new SPWv.4 standard.</w:delText>
        </w:r>
        <w:bookmarkEnd w:id="843"/>
      </w:del>
    </w:p>
    <w:p w14:paraId="31ED5FF9" w14:textId="3D0AFE1D" w:rsidR="009E5339" w:rsidRDefault="009E5339">
      <w:pPr>
        <w:pStyle w:val="H3"/>
        <w:numPr>
          <w:ilvl w:val="0"/>
          <w:numId w:val="0"/>
        </w:numPr>
        <w:ind w:left="720" w:hanging="360"/>
        <w:pPrChange w:id="845" w:author="yamel peraza" w:date="2015-04-27T13:53:00Z">
          <w:pPr>
            <w:spacing w:after="200" w:line="276" w:lineRule="auto"/>
            <w:jc w:val="left"/>
          </w:pPr>
        </w:pPrChange>
      </w:pPr>
      <w:del w:id="846" w:author="yamel peraza" w:date="2015-04-27T12:47:00Z">
        <w:r w:rsidDel="001501B2">
          <w:br w:type="page"/>
        </w:r>
      </w:del>
    </w:p>
    <w:p w14:paraId="7A879D55" w14:textId="67688081" w:rsidR="009E5339" w:rsidRPr="008F00D6" w:rsidRDefault="009E5339" w:rsidP="009E5339">
      <w:pPr>
        <w:pStyle w:val="H1"/>
      </w:pPr>
      <w:bookmarkStart w:id="847" w:name="_Toc393726786"/>
      <w:r w:rsidRPr="008F00D6">
        <w:rPr>
          <w:noProof/>
        </w:rPr>
        <mc:AlternateContent>
          <mc:Choice Requires="wpg">
            <w:drawing>
              <wp:anchor distT="0" distB="0" distL="114300" distR="114300" simplePos="0" relativeHeight="251646464" behindDoc="1" locked="0" layoutInCell="1" allowOverlap="1" wp14:anchorId="504914AB" wp14:editId="4E457C75">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A95130" id="Group 30" o:spid="_x0000_s1026" style="position:absolute;margin-left:2.8pt;margin-top:-8.45pt;width:455.25pt;height:62.25pt;z-index:-25167001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47"/>
    </w:p>
    <w:p w14:paraId="3FABC9D4" w14:textId="77777777" w:rsidR="009E5339" w:rsidRPr="008F00D6" w:rsidRDefault="009E5339" w:rsidP="009E5339">
      <w:bookmarkStart w:id="848" w:name="_Toc374274964"/>
      <w:bookmarkStart w:id="849" w:name="_Toc378930277"/>
    </w:p>
    <w:p w14:paraId="3C6A9EE9" w14:textId="2CDF8460" w:rsidR="00452A67" w:rsidRPr="00B97A52" w:rsidRDefault="009E5339">
      <w:pPr>
        <w:pStyle w:val="H2"/>
        <w:numPr>
          <w:ilvl w:val="1"/>
          <w:numId w:val="2"/>
        </w:numPr>
        <w:outlineLvl w:val="1"/>
        <w:pPrChange w:id="850" w:author="yamel peraza" w:date="2015-04-27T13:54:00Z">
          <w:pPr>
            <w:pStyle w:val="H2"/>
            <w:numPr>
              <w:ilvl w:val="1"/>
              <w:numId w:val="10"/>
            </w:numPr>
            <w:ind w:left="1440" w:hanging="720"/>
            <w:outlineLvl w:val="1"/>
          </w:pPr>
        </w:pPrChange>
      </w:pPr>
      <w:bookmarkStart w:id="851" w:name="_Toc393726787"/>
      <w:r w:rsidRPr="008F00D6">
        <w:rPr>
          <w:rFonts w:eastAsia="Times New Roman"/>
        </w:rPr>
        <w:t>Appendix A – Use Cases</w:t>
      </w:r>
      <w:bookmarkEnd w:id="848"/>
      <w:r w:rsidRPr="008F00D6">
        <w:rPr>
          <w:noProof/>
        </w:rPr>
        <mc:AlternateContent>
          <mc:Choice Requires="wps">
            <w:drawing>
              <wp:anchor distT="0" distB="0" distL="114300" distR="114300" simplePos="0" relativeHeight="251648512" behindDoc="0" locked="0" layoutInCell="1" allowOverlap="1" wp14:anchorId="1A1D9752" wp14:editId="5AC478D5">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7D2C8" id="Straight Connector 35"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49"/>
      <w:bookmarkEnd w:id="851"/>
    </w:p>
    <w:p w14:paraId="615F22C4" w14:textId="5C29DB16" w:rsidR="00900A1E" w:rsidDel="00F21AE8" w:rsidRDefault="00900A1E" w:rsidP="00900A1E">
      <w:pPr>
        <w:rPr>
          <w:del w:id="85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53"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54" w:author="Jacek" w:date="2015-02-25T09:02:00Z"/>
                <w:rFonts w:ascii="Times New Roman" w:hAnsi="Times New Roman" w:cs="Times New Roman"/>
              </w:rPr>
            </w:pPr>
            <w:del w:id="855"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56" w:author="Jacek" w:date="2015-02-25T09:02:00Z"/>
                <w:rFonts w:ascii="Times New Roman" w:hAnsi="Times New Roman" w:cs="Times New Roman"/>
              </w:rPr>
            </w:pPr>
            <w:del w:id="857"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858"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859" w:author="Jacek" w:date="2015-02-25T09:02:00Z"/>
                <w:rFonts w:ascii="Times New Roman" w:hAnsi="Times New Roman" w:cs="Times New Roman"/>
              </w:rPr>
            </w:pPr>
            <w:del w:id="860"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861" w:author="Jacek" w:date="2015-02-25T09:02:00Z"/>
                <w:rFonts w:ascii="Times New Roman" w:hAnsi="Times New Roman" w:cs="Times New Roman"/>
              </w:rPr>
            </w:pPr>
            <w:del w:id="862"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863"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864" w:author="Jacek" w:date="2015-02-25T09:02:00Z"/>
                <w:rFonts w:ascii="Times New Roman" w:hAnsi="Times New Roman" w:cs="Times New Roman"/>
              </w:rPr>
            </w:pPr>
            <w:del w:id="865"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866" w:author="Jacek" w:date="2015-02-25T09:02:00Z"/>
                <w:rFonts w:ascii="Times New Roman" w:hAnsi="Times New Roman" w:cs="Times New Roman"/>
              </w:rPr>
            </w:pPr>
            <w:del w:id="867"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868" w:author="Jacek" w:date="2015-02-25T09:02:00Z"/>
                <w:rFonts w:ascii="Times New Roman" w:hAnsi="Times New Roman" w:cs="Times New Roman"/>
              </w:rPr>
            </w:pPr>
            <w:del w:id="869"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870" w:author="Jacek" w:date="2015-02-25T09:02:00Z"/>
                <w:rFonts w:ascii="Times New Roman" w:hAnsi="Times New Roman" w:cs="Times New Roman"/>
              </w:rPr>
            </w:pPr>
            <w:del w:id="871"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872" w:author="Jacek" w:date="2015-02-25T09:02:00Z"/>
                <w:rFonts w:ascii="Times New Roman" w:hAnsi="Times New Roman" w:cs="Times New Roman"/>
              </w:rPr>
            </w:pPr>
            <w:del w:id="873"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874" w:author="Jacek" w:date="2015-02-25T09:02:00Z"/>
                <w:rFonts w:ascii="Times New Roman" w:eastAsiaTheme="minorHAnsi" w:hAnsi="Times New Roman" w:cs="Times New Roman"/>
              </w:rPr>
            </w:pPr>
            <w:del w:id="875"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876"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877" w:author="Jacek" w:date="2015-02-25T09:02:00Z"/>
                <w:rFonts w:ascii="Times New Roman" w:hAnsi="Times New Roman" w:cs="Times New Roman"/>
              </w:rPr>
            </w:pPr>
            <w:del w:id="878"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879" w:author="Jacek" w:date="2015-02-25T09:02:00Z"/>
                <w:rFonts w:ascii="Times New Roman" w:hAnsi="Times New Roman" w:cs="Times New Roman"/>
              </w:rPr>
            </w:pPr>
            <w:del w:id="880"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881" w:author="Jacek" w:date="2015-02-25T09:02:00Z"/>
                <w:rFonts w:ascii="Times New Roman" w:eastAsiaTheme="minorHAnsi" w:hAnsi="Times New Roman" w:cs="Times New Roman"/>
              </w:rPr>
            </w:pPr>
            <w:del w:id="882"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883"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884" w:author="Jacek" w:date="2015-02-25T09:02:00Z"/>
                <w:rFonts w:ascii="Times New Roman" w:hAnsi="Times New Roman" w:cs="Times New Roman"/>
              </w:rPr>
            </w:pPr>
            <w:del w:id="885"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886" w:author="Jacek" w:date="2015-02-25T09:02:00Z"/>
                <w:rFonts w:ascii="Times New Roman" w:hAnsi="Times New Roman" w:cs="Times New Roman"/>
              </w:rPr>
            </w:pPr>
            <w:del w:id="887"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888" w:author="Jacek" w:date="2015-02-25T09:02:00Z"/>
                <w:rFonts w:ascii="Times New Roman" w:hAnsi="Times New Roman" w:cs="Times New Roman"/>
              </w:rPr>
            </w:pPr>
            <w:del w:id="889"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890" w:author="Jacek" w:date="2015-02-25T09:02:00Z"/>
                <w:rFonts w:ascii="Times New Roman" w:eastAsiaTheme="minorHAnsi" w:hAnsi="Times New Roman" w:cs="Times New Roman"/>
              </w:rPr>
            </w:pPr>
            <w:del w:id="891"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892"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893" w:author="Jacek" w:date="2015-02-25T09:02:00Z"/>
                <w:rFonts w:ascii="Times New Roman" w:hAnsi="Times New Roman" w:cs="Times New Roman"/>
              </w:rPr>
            </w:pPr>
            <w:del w:id="894"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895" w:author="Jacek" w:date="2015-02-25T09:02:00Z"/>
                <w:rFonts w:ascii="Times New Roman" w:eastAsiaTheme="minorHAnsi" w:hAnsi="Times New Roman" w:cs="Times New Roman"/>
              </w:rPr>
            </w:pPr>
            <w:del w:id="896"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897"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898" w:author="Jacek" w:date="2015-02-25T09:02:00Z"/>
                <w:rFonts w:ascii="Times New Roman" w:hAnsi="Times New Roman" w:cs="Times New Roman"/>
              </w:rPr>
            </w:pPr>
            <w:del w:id="899"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900"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901" w:author="Jacek" w:date="2015-02-25T09:02:00Z"/>
        </w:rPr>
      </w:pPr>
    </w:p>
    <w:p w14:paraId="39E1F281" w14:textId="57A9FA72" w:rsidR="00900A1E" w:rsidDel="00F21AE8" w:rsidRDefault="00900A1E" w:rsidP="00900A1E">
      <w:pPr>
        <w:rPr>
          <w:del w:id="902" w:author="Jacek" w:date="2015-02-25T09:02:00Z"/>
        </w:rPr>
      </w:pPr>
    </w:p>
    <w:p w14:paraId="2C2101A0" w14:textId="2EF9D4BC" w:rsidR="00900A1E" w:rsidDel="00F21AE8" w:rsidRDefault="00900A1E" w:rsidP="00900A1E">
      <w:pPr>
        <w:rPr>
          <w:del w:id="903"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904"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905" w:author="Jacek" w:date="2015-02-25T09:02:00Z"/>
                <w:rFonts w:ascii="Times New Roman" w:hAnsi="Times New Roman" w:cs="Times New Roman"/>
              </w:rPr>
            </w:pPr>
            <w:del w:id="906"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907" w:author="Jacek" w:date="2015-02-25T09:02:00Z"/>
                <w:rFonts w:ascii="Times New Roman" w:hAnsi="Times New Roman" w:cs="Times New Roman"/>
              </w:rPr>
            </w:pPr>
            <w:del w:id="908"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909"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910" w:author="Jacek" w:date="2015-02-25T09:02:00Z"/>
                <w:rFonts w:ascii="Times New Roman" w:hAnsi="Times New Roman" w:cs="Times New Roman"/>
              </w:rPr>
            </w:pPr>
            <w:del w:id="911"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912" w:author="Jacek" w:date="2015-02-25T09:02:00Z"/>
                <w:rFonts w:ascii="Times New Roman" w:hAnsi="Times New Roman" w:cs="Times New Roman"/>
              </w:rPr>
            </w:pPr>
            <w:del w:id="913" w:author="Jacek" w:date="2015-02-25T09:02:00Z">
              <w:r w:rsidDel="00F21AE8">
                <w:rPr>
                  <w:rFonts w:ascii="Times New Roman" w:eastAsia="Times New Roman" w:hAnsi="Times New Roman" w:cs="Times New Roman"/>
                  <w:sz w:val="24"/>
                </w:rPr>
                <w:delText>Student</w:delText>
              </w:r>
            </w:del>
            <w:ins w:id="914" w:author="Masoud Sadjadi" w:date="2015-02-23T10:09:00Z">
              <w:del w:id="915"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916"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917" w:author="Jacek" w:date="2015-02-25T09:02:00Z"/>
                <w:rFonts w:ascii="Times New Roman" w:hAnsi="Times New Roman" w:cs="Times New Roman"/>
              </w:rPr>
            </w:pPr>
            <w:del w:id="91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919" w:author="Jacek" w:date="2015-02-25T09:02:00Z"/>
                <w:rFonts w:ascii="Times New Roman" w:hAnsi="Times New Roman" w:cs="Times New Roman"/>
              </w:rPr>
            </w:pPr>
            <w:del w:id="920" w:author="Jacek" w:date="2015-02-25T09:02:00Z">
              <w:r w:rsidDel="00F21AE8">
                <w:rPr>
                  <w:rFonts w:ascii="Times New Roman" w:hAnsi="Times New Roman" w:cs="Times New Roman"/>
                </w:rPr>
                <w:delText xml:space="preserve">Student </w:delText>
              </w:r>
            </w:del>
            <w:ins w:id="921" w:author="Masoud Sadjadi" w:date="2015-02-23T10:09:00Z">
              <w:del w:id="922" w:author="Jacek" w:date="2015-02-25T09:02:00Z">
                <w:r w:rsidR="00711F32" w:rsidDel="00F21AE8">
                  <w:rPr>
                    <w:rFonts w:ascii="Times New Roman" w:hAnsi="Times New Roman" w:cs="Times New Roman"/>
                  </w:rPr>
                  <w:delText xml:space="preserve">User </w:delText>
                </w:r>
              </w:del>
            </w:ins>
            <w:del w:id="923"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924" w:author="Jacek" w:date="2015-02-25T09:02:00Z"/>
                <w:rFonts w:ascii="Times New Roman" w:hAnsi="Times New Roman" w:cs="Times New Roman"/>
              </w:rPr>
            </w:pPr>
            <w:del w:id="925" w:author="Jacek" w:date="2015-02-25T09:02:00Z">
              <w:r w:rsidDel="00F21AE8">
                <w:rPr>
                  <w:rFonts w:ascii="Times New Roman" w:hAnsi="Times New Roman" w:cs="Times New Roman"/>
                </w:rPr>
                <w:delText xml:space="preserve">A new window prompts Student </w:delText>
              </w:r>
            </w:del>
            <w:ins w:id="926" w:author="Masoud Sadjadi" w:date="2015-02-23T10:09:00Z">
              <w:del w:id="927" w:author="Jacek" w:date="2015-02-25T09:02:00Z">
                <w:r w:rsidR="00711F32" w:rsidDel="00F21AE8">
                  <w:rPr>
                    <w:rFonts w:ascii="Times New Roman" w:hAnsi="Times New Roman" w:cs="Times New Roman"/>
                  </w:rPr>
                  <w:delText xml:space="preserve">User </w:delText>
                </w:r>
              </w:del>
            </w:ins>
            <w:del w:id="928"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929" w:author="Jacek" w:date="2015-02-25T09:02:00Z"/>
                <w:rFonts w:ascii="Times New Roman" w:hAnsi="Times New Roman" w:cs="Times New Roman"/>
              </w:rPr>
            </w:pPr>
            <w:del w:id="930" w:author="Jacek" w:date="2015-02-25T09:02:00Z">
              <w:r w:rsidDel="00F21AE8">
                <w:rPr>
                  <w:rFonts w:ascii="Times New Roman" w:hAnsi="Times New Roman" w:cs="Times New Roman"/>
                </w:rPr>
                <w:delText xml:space="preserve">Student </w:delText>
              </w:r>
            </w:del>
            <w:ins w:id="931" w:author="Masoud Sadjadi" w:date="2015-02-23T10:09:00Z">
              <w:del w:id="932" w:author="Jacek" w:date="2015-02-25T09:02:00Z">
                <w:r w:rsidR="00711F32" w:rsidDel="00F21AE8">
                  <w:rPr>
                    <w:rFonts w:ascii="Times New Roman" w:hAnsi="Times New Roman" w:cs="Times New Roman"/>
                  </w:rPr>
                  <w:delText xml:space="preserve">User </w:delText>
                </w:r>
              </w:del>
            </w:ins>
            <w:del w:id="933"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934" w:author="Jacek" w:date="2015-02-25T09:02:00Z"/>
                <w:rFonts w:ascii="Times New Roman" w:hAnsi="Times New Roman" w:cs="Times New Roman"/>
              </w:rPr>
            </w:pPr>
            <w:del w:id="935" w:author="Jacek" w:date="2015-02-25T09:02:00Z">
              <w:r w:rsidDel="00F21AE8">
                <w:rPr>
                  <w:rFonts w:ascii="Times New Roman" w:hAnsi="Times New Roman" w:cs="Times New Roman"/>
                </w:rPr>
                <w:delText xml:space="preserve">System verifies </w:delText>
              </w:r>
            </w:del>
            <w:ins w:id="936" w:author="Masoud Sadjadi" w:date="2015-02-23T10:10:00Z">
              <w:del w:id="937" w:author="Jacek" w:date="2015-02-25T09:02:00Z">
                <w:r w:rsidR="00711F32" w:rsidDel="00F21AE8">
                  <w:rPr>
                    <w:rFonts w:ascii="Times New Roman" w:hAnsi="Times New Roman" w:cs="Times New Roman"/>
                  </w:rPr>
                  <w:delText xml:space="preserve">that the </w:delText>
                </w:r>
              </w:del>
            </w:ins>
            <w:del w:id="938" w:author="Jacek" w:date="2015-02-25T09:02:00Z">
              <w:r w:rsidDel="00F21AE8">
                <w:rPr>
                  <w:rFonts w:ascii="Times New Roman" w:hAnsi="Times New Roman" w:cs="Times New Roman"/>
                </w:rPr>
                <w:delText>inserted email address</w:delText>
              </w:r>
            </w:del>
            <w:ins w:id="939" w:author="Masoud Sadjadi" w:date="2015-02-23T10:10:00Z">
              <w:del w:id="940" w:author="Jacek" w:date="2015-02-25T09:02:00Z">
                <w:r w:rsidR="00711F32" w:rsidDel="00F21AE8">
                  <w:rPr>
                    <w:rFonts w:ascii="Times New Roman" w:hAnsi="Times New Roman" w:cs="Times New Roman"/>
                  </w:rPr>
                  <w:delText xml:space="preserve"> exists in the system and the user is active. If so</w:delText>
                </w:r>
              </w:del>
            </w:ins>
            <w:del w:id="941" w:author="Jacek" w:date="2015-02-25T09:02:00Z">
              <w:r w:rsidDel="00F21AE8">
                <w:rPr>
                  <w:rFonts w:ascii="Times New Roman" w:hAnsi="Times New Roman" w:cs="Times New Roman"/>
                </w:rPr>
                <w:delText xml:space="preserve">, and </w:delText>
              </w:r>
            </w:del>
            <w:ins w:id="942" w:author="Masoud Sadjadi" w:date="2015-02-23T10:10:00Z">
              <w:del w:id="943" w:author="Jacek" w:date="2015-02-25T09:02:00Z">
                <w:r w:rsidR="00711F32" w:rsidDel="00F21AE8">
                  <w:rPr>
                    <w:rFonts w:ascii="Times New Roman" w:hAnsi="Times New Roman" w:cs="Times New Roman"/>
                  </w:rPr>
                  <w:delText xml:space="preserve">System </w:delText>
                </w:r>
              </w:del>
            </w:ins>
            <w:del w:id="944" w:author="Jacek" w:date="2015-02-25T09:02:00Z">
              <w:r w:rsidDel="00F21AE8">
                <w:rPr>
                  <w:rFonts w:ascii="Times New Roman" w:hAnsi="Times New Roman" w:cs="Times New Roman"/>
                </w:rPr>
                <w:delText xml:space="preserve">sends a message to the given address with a link that resets </w:delText>
              </w:r>
            </w:del>
            <w:ins w:id="945" w:author="Masoud Sadjadi" w:date="2015-02-23T10:11:00Z">
              <w:del w:id="946" w:author="Jacek" w:date="2015-02-25T09:02:00Z">
                <w:r w:rsidR="00711F32" w:rsidDel="00F21AE8">
                  <w:rPr>
                    <w:rFonts w:ascii="Times New Roman" w:hAnsi="Times New Roman" w:cs="Times New Roman"/>
                  </w:rPr>
                  <w:delText xml:space="preserve">the </w:delText>
                </w:r>
              </w:del>
            </w:ins>
            <w:del w:id="947" w:author="Jacek" w:date="2015-02-25T09:02:00Z">
              <w:r w:rsidDel="00F21AE8">
                <w:rPr>
                  <w:rFonts w:ascii="Times New Roman" w:hAnsi="Times New Roman" w:cs="Times New Roman"/>
                </w:rPr>
                <w:delText xml:space="preserve">Student’s </w:delText>
              </w:r>
            </w:del>
            <w:ins w:id="948" w:author="Masoud Sadjadi" w:date="2015-02-23T10:10:00Z">
              <w:del w:id="949" w:author="Jacek" w:date="2015-02-25T09:02:00Z">
                <w:r w:rsidR="00711F32" w:rsidDel="00F21AE8">
                  <w:rPr>
                    <w:rFonts w:ascii="Times New Roman" w:hAnsi="Times New Roman" w:cs="Times New Roman"/>
                  </w:rPr>
                  <w:delText xml:space="preserve">User’s </w:delText>
                </w:r>
              </w:del>
            </w:ins>
            <w:del w:id="950"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951" w:author="Masoud Sadjadi" w:date="2015-02-23T10:12:00Z"/>
                <w:del w:id="952" w:author="Jacek" w:date="2015-02-25T09:02:00Z"/>
                <w:rFonts w:ascii="Times New Roman" w:hAnsi="Times New Roman" w:cs="Times New Roman"/>
              </w:rPr>
            </w:pPr>
            <w:del w:id="953" w:author="Jacek" w:date="2015-02-25T09:02:00Z">
              <w:r w:rsidDel="00F21AE8">
                <w:rPr>
                  <w:rFonts w:ascii="Times New Roman" w:hAnsi="Times New Roman" w:cs="Times New Roman"/>
                </w:rPr>
                <w:delText xml:space="preserve">Student </w:delText>
              </w:r>
            </w:del>
            <w:ins w:id="954" w:author="Masoud Sadjadi" w:date="2015-02-23T10:11:00Z">
              <w:del w:id="955"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956"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957" w:author="Masoud Sadjadi" w:date="2015-02-23T10:12:00Z"/>
                <w:del w:id="958" w:author="Jacek" w:date="2015-02-25T09:02:00Z"/>
                <w:rFonts w:ascii="Times New Roman" w:hAnsi="Times New Roman" w:cs="Times New Roman"/>
              </w:rPr>
            </w:pPr>
            <w:ins w:id="959" w:author="Masoud Sadjadi" w:date="2015-02-23T10:12:00Z">
              <w:del w:id="960" w:author="Jacek" w:date="2015-02-25T09:02:00Z">
                <w:r w:rsidDel="00F21AE8">
                  <w:rPr>
                    <w:rFonts w:ascii="Times New Roman" w:hAnsi="Times New Roman" w:cs="Times New Roman"/>
                  </w:rPr>
                  <w:delText xml:space="preserve">System provides User with the Reset Password </w:delText>
                </w:r>
              </w:del>
            </w:ins>
            <w:ins w:id="961" w:author="Masoud Sadjadi" w:date="2015-02-23T10:17:00Z">
              <w:del w:id="962" w:author="Jacek" w:date="2015-02-25T09:02:00Z">
                <w:r w:rsidDel="00F21AE8">
                  <w:rPr>
                    <w:rFonts w:ascii="Times New Roman" w:hAnsi="Times New Roman" w:cs="Times New Roman"/>
                  </w:rPr>
                  <w:delText>page</w:delText>
                </w:r>
              </w:del>
            </w:ins>
            <w:ins w:id="963" w:author="Masoud Sadjadi" w:date="2015-02-23T10:12:00Z">
              <w:del w:id="964"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965" w:author="Jacek" w:date="2015-02-25T09:02:00Z"/>
                <w:rFonts w:ascii="Times New Roman" w:hAnsi="Times New Roman" w:cs="Times New Roman"/>
              </w:rPr>
            </w:pPr>
            <w:ins w:id="966" w:author="Masoud Sadjadi" w:date="2015-02-23T10:12:00Z">
              <w:del w:id="967"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968" w:author="Jacek" w:date="2015-02-25T09:02:00Z"/>
                <w:rFonts w:ascii="Times New Roman" w:eastAsiaTheme="minorHAnsi" w:hAnsi="Times New Roman" w:cs="Times New Roman"/>
              </w:rPr>
            </w:pPr>
            <w:del w:id="969" w:author="Jacek" w:date="2015-02-25T09:02:00Z">
              <w:r w:rsidDel="00F21AE8">
                <w:rPr>
                  <w:rFonts w:ascii="Times New Roman" w:hAnsi="Times New Roman" w:cs="Times New Roman"/>
                </w:rPr>
                <w:delText xml:space="preserve">Student’s </w:delText>
              </w:r>
            </w:del>
            <w:ins w:id="970" w:author="Masoud Sadjadi" w:date="2015-02-23T10:13:00Z">
              <w:del w:id="971" w:author="Jacek" w:date="2015-02-25T09:02:00Z">
                <w:r w:rsidR="00711F32" w:rsidDel="00F21AE8">
                  <w:rPr>
                    <w:rFonts w:ascii="Times New Roman" w:hAnsi="Times New Roman" w:cs="Times New Roman"/>
                  </w:rPr>
                  <w:delText xml:space="preserve">System </w:delText>
                </w:r>
              </w:del>
            </w:ins>
            <w:del w:id="972" w:author="Jacek" w:date="2015-02-25T09:02:00Z">
              <w:r w:rsidDel="00F21AE8">
                <w:rPr>
                  <w:rFonts w:ascii="Times New Roman" w:hAnsi="Times New Roman" w:cs="Times New Roman"/>
                </w:rPr>
                <w:delText xml:space="preserve">password is </w:delText>
              </w:r>
            </w:del>
            <w:ins w:id="973" w:author="Masoud Sadjadi" w:date="2015-02-23T10:14:00Z">
              <w:del w:id="974"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975"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976"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977" w:author="Jacek" w:date="2015-02-25T09:02:00Z"/>
                <w:rFonts w:ascii="Times New Roman" w:hAnsi="Times New Roman" w:cs="Times New Roman"/>
              </w:rPr>
            </w:pPr>
            <w:del w:id="978"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979" w:author="Masoud Sadjadi" w:date="2015-02-23T10:16:00Z"/>
                <w:del w:id="980" w:author="Jacek" w:date="2015-02-25T09:02:00Z"/>
                <w:rFonts w:ascii="Times New Roman" w:eastAsiaTheme="minorHAnsi" w:hAnsi="Times New Roman" w:cs="Times New Roman"/>
                <w:rPrChange w:id="981" w:author="Masoud Sadjadi" w:date="2015-02-23T10:16:00Z">
                  <w:rPr>
                    <w:ins w:id="982" w:author="Masoud Sadjadi" w:date="2015-02-23T10:16:00Z"/>
                    <w:del w:id="983" w:author="Jacek" w:date="2015-02-25T09:02:00Z"/>
                    <w:rFonts w:ascii="Times New Roman" w:hAnsi="Times New Roman" w:cs="Times New Roman"/>
                    <w:color w:val="404040" w:themeColor="text1" w:themeTint="BF"/>
                    <w:sz w:val="20"/>
                    <w:szCs w:val="20"/>
                  </w:rPr>
                </w:rPrChange>
              </w:rPr>
            </w:pPr>
            <w:del w:id="984" w:author="Jacek" w:date="2015-02-25T09:02:00Z">
              <w:r w:rsidDel="00F21AE8">
                <w:rPr>
                  <w:rFonts w:ascii="Times New Roman" w:hAnsi="Times New Roman" w:cs="Times New Roman"/>
                </w:rPr>
                <w:delText xml:space="preserve">Student </w:delText>
              </w:r>
            </w:del>
            <w:ins w:id="985" w:author="Masoud Sadjadi" w:date="2015-02-23T10:16:00Z">
              <w:del w:id="986" w:author="Jacek" w:date="2015-02-25T09:02:00Z">
                <w:r w:rsidR="00711F32" w:rsidDel="00F21AE8">
                  <w:rPr>
                    <w:rFonts w:ascii="Times New Roman" w:hAnsi="Times New Roman" w:cs="Times New Roman"/>
                  </w:rPr>
                  <w:delText xml:space="preserve">User </w:delText>
                </w:r>
              </w:del>
            </w:ins>
            <w:del w:id="987"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988" w:author="Jacek" w:date="2015-02-25T09:02:00Z"/>
                <w:rFonts w:ascii="Times New Roman" w:eastAsiaTheme="minorHAnsi" w:hAnsi="Times New Roman" w:cs="Times New Roman"/>
              </w:rPr>
            </w:pPr>
            <w:ins w:id="989" w:author="Masoud Sadjadi" w:date="2015-02-23T10:16:00Z">
              <w:del w:id="990" w:author="Jacek" w:date="2015-02-25T09:02:00Z">
                <w:r w:rsidDel="00F21AE8">
                  <w:rPr>
                    <w:rFonts w:ascii="Times New Roman" w:hAnsi="Times New Roman" w:cs="Times New Roman"/>
                  </w:rPr>
                  <w:delText>User does not enter the same password for the two entries provide on the Reset Password page. I</w:delText>
                </w:r>
              </w:del>
            </w:ins>
            <w:ins w:id="991" w:author="Masoud Sadjadi" w:date="2015-02-23T10:17:00Z">
              <w:del w:id="992" w:author="Jacek" w:date="2015-02-25T09:02:00Z">
                <w:r w:rsidDel="00F21AE8">
                  <w:rPr>
                    <w:rFonts w:ascii="Times New Roman" w:hAnsi="Times New Roman" w:cs="Times New Roman"/>
                  </w:rPr>
                  <w:delText xml:space="preserve">n this case, System </w:delText>
                </w:r>
              </w:del>
            </w:ins>
            <w:ins w:id="993" w:author="Masoud Sadjadi" w:date="2015-02-23T10:16:00Z">
              <w:del w:id="994" w:author="Jacek" w:date="2015-02-25T09:02:00Z">
                <w:r w:rsidDel="00F21AE8">
                  <w:rPr>
                    <w:rFonts w:ascii="Times New Roman" w:hAnsi="Times New Roman" w:cs="Times New Roman"/>
                  </w:rPr>
                  <w:delText xml:space="preserve">warns User and allows User to retry until the same password </w:delText>
                </w:r>
              </w:del>
            </w:ins>
            <w:ins w:id="995" w:author="Masoud Sadjadi" w:date="2015-02-23T10:18:00Z">
              <w:del w:id="996" w:author="Jacek" w:date="2015-02-25T09:02:00Z">
                <w:r w:rsidDel="00F21AE8">
                  <w:rPr>
                    <w:rFonts w:ascii="Times New Roman" w:hAnsi="Times New Roman" w:cs="Times New Roman"/>
                  </w:rPr>
                  <w:delText xml:space="preserve">entered </w:delText>
                </w:r>
              </w:del>
            </w:ins>
            <w:ins w:id="997" w:author="Masoud Sadjadi" w:date="2015-02-23T10:16:00Z">
              <w:del w:id="998"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999"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1000" w:author="Jacek" w:date="2015-02-25T09:02:00Z"/>
                <w:rFonts w:ascii="Times New Roman" w:hAnsi="Times New Roman" w:cs="Times New Roman"/>
              </w:rPr>
            </w:pPr>
            <w:del w:id="1001"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1002" w:author="Jacek" w:date="2015-02-25T09:02:00Z"/>
                <w:rFonts w:ascii="Times New Roman" w:hAnsi="Times New Roman" w:cs="Times New Roman"/>
              </w:rPr>
            </w:pPr>
            <w:del w:id="1003"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1004" w:author="Jacek" w:date="2015-02-25T09:02:00Z"/>
                <w:rFonts w:ascii="Times New Roman" w:eastAsiaTheme="minorHAnsi" w:hAnsi="Times New Roman" w:cs="Times New Roman"/>
              </w:rPr>
            </w:pPr>
            <w:del w:id="1005"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1006"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1007" w:author="Jacek" w:date="2015-02-25T09:02:00Z"/>
                <w:rFonts w:ascii="Times New Roman" w:hAnsi="Times New Roman" w:cs="Times New Roman"/>
              </w:rPr>
            </w:pPr>
            <w:del w:id="1008"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1009" w:author="Jacek" w:date="2015-02-25T09:02:00Z"/>
                <w:rFonts w:ascii="Times New Roman" w:eastAsiaTheme="minorHAnsi" w:hAnsi="Times New Roman" w:cs="Times New Roman"/>
              </w:rPr>
            </w:pPr>
            <w:del w:id="1010" w:author="Jacek" w:date="2015-02-25T09:02:00Z">
              <w:r w:rsidDel="00F21AE8">
                <w:rPr>
                  <w:rFonts w:ascii="Times New Roman" w:hAnsi="Times New Roman" w:cs="Times New Roman"/>
                </w:rPr>
                <w:delText xml:space="preserve">Student successfully resets </w:delText>
              </w:r>
            </w:del>
            <w:ins w:id="1011" w:author="Masoud Sadjadi" w:date="2015-02-23T10:18:00Z">
              <w:del w:id="1012" w:author="Jacek" w:date="2015-02-25T09:02:00Z">
                <w:r w:rsidR="00711F32" w:rsidDel="00F21AE8">
                  <w:rPr>
                    <w:rFonts w:ascii="Times New Roman" w:hAnsi="Times New Roman" w:cs="Times New Roman"/>
                  </w:rPr>
                  <w:delText xml:space="preserve">changes </w:delText>
                </w:r>
              </w:del>
            </w:ins>
            <w:del w:id="1013"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101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1015"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1016" w:author="Jacek" w:date="2015-02-25T09:02:00Z"/>
                <w:rFonts w:ascii="Times New Roman" w:hAnsi="Times New Roman" w:cs="Times New Roman"/>
              </w:rPr>
            </w:pPr>
            <w:del w:id="1017"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1018" w:author="Jacek" w:date="2015-02-25T09:02:00Z"/>
                <w:rFonts w:ascii="Times New Roman" w:hAnsi="Times New Roman" w:cs="Times New Roman"/>
              </w:rPr>
            </w:pPr>
            <w:del w:id="1019"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1020"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1021" w:author="Jacek" w:date="2015-02-25T09:02:00Z"/>
                <w:rFonts w:ascii="Times New Roman" w:hAnsi="Times New Roman" w:cs="Times New Roman"/>
              </w:rPr>
            </w:pPr>
            <w:del w:id="1022"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1023" w:author="Jacek" w:date="2015-02-25T09:02:00Z"/>
                <w:rFonts w:ascii="Times New Roman" w:hAnsi="Times New Roman" w:cs="Times New Roman"/>
              </w:rPr>
            </w:pPr>
            <w:del w:id="1024"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1025"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1026" w:author="Jacek" w:date="2015-02-25T09:02:00Z"/>
                <w:rFonts w:ascii="Times New Roman" w:hAnsi="Times New Roman" w:cs="Times New Roman"/>
              </w:rPr>
            </w:pPr>
            <w:del w:id="1027"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1028"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1029" w:author="Jacek" w:date="2015-02-25T09:02:00Z"/>
                <w:rFonts w:ascii="Times New Roman" w:hAnsi="Times New Roman" w:cs="Times New Roman"/>
              </w:rPr>
            </w:pPr>
            <w:commentRangeStart w:id="1030"/>
            <w:del w:id="1031"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1032" w:author="Jacek" w:date="2015-02-25T09:02:00Z"/>
                <w:rFonts w:ascii="Times New Roman" w:hAnsi="Times New Roman" w:cs="Times New Roman"/>
              </w:rPr>
            </w:pPr>
            <w:del w:id="1033"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1034" w:author="Jacek" w:date="2015-02-25T09:02:00Z"/>
                <w:rFonts w:ascii="Times New Roman" w:hAnsi="Times New Roman" w:cs="Times New Roman"/>
              </w:rPr>
            </w:pPr>
            <w:del w:id="1035"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1036" w:author="Jacek" w:date="2015-02-25T09:02:00Z"/>
                <w:rFonts w:ascii="Times New Roman" w:hAnsi="Times New Roman" w:cs="Times New Roman"/>
              </w:rPr>
            </w:pPr>
            <w:del w:id="1037"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1038" w:author="Jacek" w:date="2015-02-25T09:02:00Z"/>
                <w:rFonts w:ascii="Times New Roman" w:eastAsiaTheme="minorHAnsi" w:hAnsi="Times New Roman" w:cs="Times New Roman"/>
              </w:rPr>
            </w:pPr>
            <w:del w:id="1039"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1030"/>
              <w:r w:rsidR="008E3B9D" w:rsidDel="00F21AE8">
                <w:rPr>
                  <w:rStyle w:val="CommentReference"/>
                </w:rPr>
                <w:commentReference w:id="1030"/>
              </w:r>
            </w:del>
          </w:p>
        </w:tc>
      </w:tr>
      <w:tr w:rsidR="00900A1E" w:rsidRPr="00DE75FA" w:rsidDel="00F21AE8" w14:paraId="5C5FC410" w14:textId="392163E5" w:rsidTr="00680D8C">
        <w:trPr>
          <w:del w:id="1040"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1041" w:author="Jacek" w:date="2015-02-25T09:02:00Z"/>
                <w:rFonts w:ascii="Times New Roman" w:hAnsi="Times New Roman" w:cs="Times New Roman"/>
              </w:rPr>
            </w:pPr>
            <w:del w:id="1042"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1043" w:author="Jacek" w:date="2015-02-25T09:02:00Z"/>
                <w:rFonts w:ascii="Times New Roman" w:eastAsiaTheme="minorHAnsi" w:hAnsi="Times New Roman" w:cs="Times New Roman"/>
              </w:rPr>
            </w:pPr>
            <w:del w:id="1044"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1045"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1046" w:author="Jacek" w:date="2015-02-25T09:02:00Z"/>
                <w:rFonts w:ascii="Times New Roman" w:hAnsi="Times New Roman" w:cs="Times New Roman"/>
              </w:rPr>
            </w:pPr>
            <w:del w:id="1047"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1048" w:author="Jacek" w:date="2015-02-25T09:02:00Z"/>
                <w:rFonts w:ascii="Times New Roman" w:hAnsi="Times New Roman" w:cs="Times New Roman"/>
              </w:rPr>
            </w:pPr>
            <w:del w:id="1049"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1050" w:author="Jacek" w:date="2015-02-25T09:02:00Z"/>
                <w:rFonts w:ascii="Times New Roman" w:eastAsiaTheme="minorHAnsi" w:hAnsi="Times New Roman" w:cs="Times New Roman"/>
              </w:rPr>
            </w:pPr>
            <w:del w:id="1051"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1052"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1053" w:author="Jacek" w:date="2015-02-25T09:02:00Z"/>
                <w:rFonts w:ascii="Times New Roman" w:hAnsi="Times New Roman" w:cs="Times New Roman"/>
              </w:rPr>
            </w:pPr>
            <w:del w:id="1054"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1055" w:author="Jacek" w:date="2015-02-25T09:02:00Z"/>
                <w:rFonts w:ascii="Times New Roman" w:eastAsiaTheme="minorHAnsi" w:hAnsi="Times New Roman" w:cs="Times New Roman"/>
              </w:rPr>
            </w:pPr>
            <w:del w:id="1056"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1057" w:author="Jacek" w:date="2015-02-25T09:02:00Z"/>
        </w:rPr>
      </w:pPr>
    </w:p>
    <w:p w14:paraId="1A2CA663" w14:textId="77777777" w:rsidR="00F21AE8" w:rsidRDefault="00F21AE8" w:rsidP="00F21AE8">
      <w:pPr>
        <w:rPr>
          <w:ins w:id="105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1059"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1060" w:author="Jacek" w:date="2015-02-25T09:02:00Z"/>
                <w:rFonts w:ascii="Times New Roman" w:hAnsi="Times New Roman" w:cs="Times New Roman"/>
              </w:rPr>
            </w:pPr>
            <w:ins w:id="1061"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1062" w:author="Jacek" w:date="2015-02-25T09:02:00Z"/>
                <w:rFonts w:ascii="Times New Roman" w:hAnsi="Times New Roman" w:cs="Times New Roman"/>
              </w:rPr>
            </w:pPr>
            <w:ins w:id="1063"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1064"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1065" w:author="Jacek" w:date="2015-02-25T09:02:00Z"/>
                <w:rFonts w:ascii="Times New Roman" w:hAnsi="Times New Roman" w:cs="Times New Roman"/>
              </w:rPr>
            </w:pPr>
            <w:ins w:id="106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1067" w:author="Jacek" w:date="2015-02-25T09:02:00Z"/>
                <w:rFonts w:ascii="Times New Roman" w:hAnsi="Times New Roman" w:cs="Times New Roman"/>
              </w:rPr>
            </w:pPr>
            <w:ins w:id="1068"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1069"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1070" w:author="Jacek" w:date="2015-02-25T09:02:00Z"/>
                <w:rFonts w:ascii="Times New Roman" w:hAnsi="Times New Roman" w:cs="Times New Roman"/>
              </w:rPr>
            </w:pPr>
            <w:ins w:id="107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1072" w:author="Jacek" w:date="2015-02-25T09:02:00Z"/>
                <w:rFonts w:ascii="Times New Roman" w:hAnsi="Times New Roman" w:cs="Times New Roman"/>
              </w:rPr>
            </w:pPr>
            <w:ins w:id="1073"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1074" w:author="Jacek" w:date="2015-02-25T09:02:00Z"/>
                <w:rFonts w:ascii="Times New Roman" w:hAnsi="Times New Roman" w:cs="Times New Roman"/>
              </w:rPr>
            </w:pPr>
            <w:ins w:id="1075"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1076" w:author="Jacek" w:date="2015-02-25T09:02:00Z"/>
                <w:rFonts w:ascii="Times New Roman" w:hAnsi="Times New Roman" w:cs="Times New Roman"/>
              </w:rPr>
            </w:pPr>
            <w:ins w:id="1077"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1078" w:author="Jacek" w:date="2015-02-25T09:02:00Z"/>
                <w:rFonts w:ascii="Times New Roman" w:hAnsi="Times New Roman" w:cs="Times New Roman"/>
              </w:rPr>
            </w:pPr>
            <w:ins w:id="1079"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1080" w:author="Jacek" w:date="2015-02-25T09:02:00Z"/>
                <w:rFonts w:ascii="Times New Roman" w:eastAsiaTheme="minorHAnsi" w:hAnsi="Times New Roman" w:cs="Times New Roman"/>
              </w:rPr>
            </w:pPr>
            <w:ins w:id="1081"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1082"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1083" w:author="Jacek" w:date="2015-02-25T09:02:00Z"/>
                <w:rFonts w:ascii="Times New Roman" w:hAnsi="Times New Roman" w:cs="Times New Roman"/>
              </w:rPr>
            </w:pPr>
            <w:ins w:id="10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1085" w:author="Jacek" w:date="2015-02-25T09:02:00Z"/>
                <w:rFonts w:ascii="Times New Roman" w:hAnsi="Times New Roman" w:cs="Times New Roman"/>
              </w:rPr>
            </w:pPr>
            <w:ins w:id="1086"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1087" w:author="Jacek" w:date="2015-02-25T09:02:00Z"/>
                <w:rFonts w:ascii="Times New Roman" w:eastAsiaTheme="minorHAnsi" w:hAnsi="Times New Roman" w:cs="Times New Roman"/>
              </w:rPr>
            </w:pPr>
            <w:ins w:id="1088"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1089"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1090" w:author="Jacek" w:date="2015-02-25T09:02:00Z"/>
                <w:rFonts w:ascii="Times New Roman" w:hAnsi="Times New Roman" w:cs="Times New Roman"/>
              </w:rPr>
            </w:pPr>
            <w:ins w:id="109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1092" w:author="Jacek" w:date="2015-02-25T09:02:00Z"/>
                <w:rFonts w:ascii="Times New Roman" w:hAnsi="Times New Roman" w:cs="Times New Roman"/>
              </w:rPr>
            </w:pPr>
            <w:ins w:id="1093"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1094" w:author="Jacek" w:date="2015-02-25T09:02:00Z"/>
                <w:rFonts w:ascii="Times New Roman" w:hAnsi="Times New Roman" w:cs="Times New Roman"/>
              </w:rPr>
            </w:pPr>
            <w:ins w:id="1095"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1096" w:author="Jacek" w:date="2015-02-25T09:02:00Z"/>
                <w:rFonts w:ascii="Times New Roman" w:eastAsiaTheme="minorHAnsi" w:hAnsi="Times New Roman" w:cs="Times New Roman"/>
              </w:rPr>
            </w:pPr>
            <w:ins w:id="1097"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1098"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1099" w:author="Jacek" w:date="2015-02-25T09:02:00Z"/>
                <w:rFonts w:ascii="Times New Roman" w:hAnsi="Times New Roman" w:cs="Times New Roman"/>
              </w:rPr>
            </w:pPr>
            <w:ins w:id="1100" w:author="Jacek" w:date="2015-02-25T09:02:00Z">
              <w:r w:rsidRPr="00DE75FA">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1101" w:author="Jacek" w:date="2015-02-25T09:02:00Z"/>
                <w:rFonts w:ascii="Times New Roman" w:eastAsiaTheme="minorHAnsi" w:hAnsi="Times New Roman" w:cs="Times New Roman"/>
              </w:rPr>
            </w:pPr>
            <w:ins w:id="1102"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1103"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1104" w:author="Jacek" w:date="2015-02-25T09:02:00Z"/>
                <w:rFonts w:ascii="Times New Roman" w:hAnsi="Times New Roman" w:cs="Times New Roman"/>
              </w:rPr>
            </w:pPr>
            <w:ins w:id="1105"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1106" w:author="Jacek" w:date="2015-02-25T09:02:00Z"/>
                <w:rFonts w:ascii="Times New Roman" w:eastAsia="Times New Roman" w:hAnsi="Times New Roman" w:cs="Times New Roman"/>
                <w:sz w:val="24"/>
              </w:rPr>
            </w:pPr>
          </w:p>
        </w:tc>
      </w:tr>
    </w:tbl>
    <w:p w14:paraId="3683FA37" w14:textId="77777777" w:rsidR="00F21AE8" w:rsidRDefault="00F21AE8" w:rsidP="00F21AE8">
      <w:pPr>
        <w:rPr>
          <w:ins w:id="1107" w:author="Jacek" w:date="2015-02-25T09:02:00Z"/>
        </w:rPr>
      </w:pPr>
    </w:p>
    <w:p w14:paraId="0022E840" w14:textId="77777777" w:rsidR="00F21AE8" w:rsidRDefault="00F21AE8" w:rsidP="00F21AE8">
      <w:pPr>
        <w:rPr>
          <w:ins w:id="1108" w:author="Jacek" w:date="2015-02-25T09:02:00Z"/>
        </w:rPr>
      </w:pPr>
    </w:p>
    <w:p w14:paraId="563491AD" w14:textId="77777777" w:rsidR="00F21AE8" w:rsidRDefault="00F21AE8" w:rsidP="00F21AE8">
      <w:pPr>
        <w:rPr>
          <w:ins w:id="110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1110"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1111" w:author="Jacek" w:date="2015-02-25T09:02:00Z"/>
                <w:rFonts w:ascii="Times New Roman" w:hAnsi="Times New Roman" w:cs="Times New Roman"/>
              </w:rPr>
            </w:pPr>
            <w:ins w:id="111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1113" w:author="Jacek" w:date="2015-02-25T09:02:00Z"/>
                <w:rFonts w:ascii="Times New Roman" w:hAnsi="Times New Roman" w:cs="Times New Roman"/>
              </w:rPr>
            </w:pPr>
            <w:ins w:id="1114" w:author="Jacek" w:date="2015-02-25T09:06:00Z">
              <w:r>
                <w:rPr>
                  <w:rFonts w:ascii="Times New Roman" w:eastAsia="Times New Roman" w:hAnsi="Times New Roman" w:cs="Times New Roman"/>
                  <w:b/>
                  <w:sz w:val="24"/>
                </w:rPr>
                <w:t>Change</w:t>
              </w:r>
            </w:ins>
            <w:ins w:id="1115"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1116"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1117" w:author="Jacek" w:date="2015-02-25T09:02:00Z"/>
                <w:rFonts w:ascii="Times New Roman" w:hAnsi="Times New Roman" w:cs="Times New Roman"/>
              </w:rPr>
            </w:pPr>
            <w:ins w:id="1118"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1119" w:author="Jacek" w:date="2015-02-25T09:02:00Z"/>
                <w:rFonts w:ascii="Times New Roman" w:hAnsi="Times New Roman" w:cs="Times New Roman"/>
              </w:rPr>
            </w:pPr>
            <w:ins w:id="1120"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1121"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1122" w:author="Jacek" w:date="2015-02-25T09:02:00Z"/>
                <w:rFonts w:ascii="Times New Roman" w:hAnsi="Times New Roman" w:cs="Times New Roman"/>
              </w:rPr>
            </w:pPr>
            <w:ins w:id="1123"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1124" w:author="Jacek" w:date="2015-02-25T09:02:00Z"/>
                <w:rFonts w:ascii="Times New Roman" w:hAnsi="Times New Roman" w:cs="Times New Roman"/>
              </w:rPr>
            </w:pPr>
            <w:ins w:id="1125"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1126" w:author="Jacek" w:date="2015-02-25T09:02:00Z"/>
                <w:rFonts w:ascii="Times New Roman" w:hAnsi="Times New Roman" w:cs="Times New Roman"/>
              </w:rPr>
            </w:pPr>
            <w:ins w:id="1127"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1128" w:author="Jacek" w:date="2015-02-25T09:02:00Z"/>
                <w:rFonts w:ascii="Times New Roman" w:hAnsi="Times New Roman" w:cs="Times New Roman"/>
              </w:rPr>
            </w:pPr>
            <w:ins w:id="1129"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1130" w:author="Jacek" w:date="2015-02-25T09:02:00Z"/>
                <w:rFonts w:ascii="Times New Roman" w:hAnsi="Times New Roman" w:cs="Times New Roman"/>
              </w:rPr>
            </w:pPr>
            <w:ins w:id="1131"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1132" w:author="Jacek" w:date="2015-02-25T09:02:00Z"/>
                <w:rFonts w:ascii="Times New Roman" w:hAnsi="Times New Roman" w:cs="Times New Roman"/>
              </w:rPr>
            </w:pPr>
            <w:ins w:id="1133"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1134" w:author="Jacek" w:date="2015-02-25T09:02:00Z"/>
                <w:rFonts w:ascii="Times New Roman" w:hAnsi="Times New Roman" w:cs="Times New Roman"/>
              </w:rPr>
            </w:pPr>
            <w:ins w:id="1135" w:author="Jacek" w:date="2015-02-25T09:10:00Z">
              <w:r>
                <w:rPr>
                  <w:rFonts w:ascii="Times New Roman" w:hAnsi="Times New Roman" w:cs="Times New Roman"/>
                </w:rPr>
                <w:t>System</w:t>
              </w:r>
            </w:ins>
            <w:ins w:id="1136"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1137" w:author="Jacek" w:date="2015-02-25T09:02:00Z"/>
                <w:rFonts w:ascii="Times New Roman" w:hAnsi="Times New Roman" w:cs="Times New Roman"/>
              </w:rPr>
            </w:pPr>
            <w:ins w:id="1138"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1139" w:author="Jacek" w:date="2015-02-25T09:02:00Z"/>
                <w:rFonts w:ascii="Times New Roman" w:eastAsiaTheme="minorHAnsi" w:hAnsi="Times New Roman" w:cs="Times New Roman"/>
              </w:rPr>
            </w:pPr>
            <w:ins w:id="1140"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1141" w:author="Jacek" w:date="2015-02-25T09:02:00Z"/>
                <w:rFonts w:ascii="Times New Roman" w:eastAsiaTheme="minorHAnsi" w:hAnsi="Times New Roman" w:cs="Times New Roman"/>
              </w:rPr>
            </w:pPr>
            <w:ins w:id="1142"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1143" w:author="Jacek" w:date="2015-02-25T09:02:00Z"/>
                <w:rFonts w:ascii="Times New Roman" w:eastAsiaTheme="minorHAnsi" w:hAnsi="Times New Roman" w:cs="Times New Roman"/>
              </w:rPr>
            </w:pPr>
            <w:ins w:id="1144"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1145" w:author="Jacek" w:date="2015-02-25T09:02:00Z"/>
                <w:rFonts w:ascii="Times New Roman" w:eastAsiaTheme="minorHAnsi" w:hAnsi="Times New Roman" w:cs="Times New Roman"/>
              </w:rPr>
            </w:pPr>
            <w:ins w:id="1146"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1147" w:author="Jacek" w:date="2015-02-25T09:02:00Z"/>
                <w:rFonts w:ascii="Times New Roman" w:eastAsiaTheme="minorHAnsi" w:hAnsi="Times New Roman" w:cs="Times New Roman"/>
              </w:rPr>
            </w:pPr>
            <w:ins w:id="1148"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1149"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1150" w:author="Jacek" w:date="2015-02-25T09:02:00Z"/>
                <w:rFonts w:ascii="Times New Roman" w:hAnsi="Times New Roman" w:cs="Times New Roman"/>
              </w:rPr>
            </w:pPr>
            <w:ins w:id="1151"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1152" w:author="Jacek" w:date="2015-02-25T09:02:00Z"/>
                <w:rFonts w:ascii="Times New Roman" w:eastAsiaTheme="minorHAnsi" w:hAnsi="Times New Roman" w:cs="Times New Roman"/>
              </w:rPr>
            </w:pPr>
            <w:ins w:id="1153"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1154"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1155" w:author="Jacek" w:date="2015-02-25T09:02:00Z"/>
                <w:rFonts w:ascii="Times New Roman" w:hAnsi="Times New Roman" w:cs="Times New Roman"/>
              </w:rPr>
            </w:pPr>
            <w:ins w:id="1156"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1157" w:author="Jacek" w:date="2015-02-25T09:02:00Z"/>
                <w:rFonts w:ascii="Times New Roman" w:hAnsi="Times New Roman" w:cs="Times New Roman"/>
              </w:rPr>
            </w:pPr>
            <w:ins w:id="1158"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1159" w:author="Jacek" w:date="2015-02-25T09:02:00Z"/>
                <w:rFonts w:ascii="Times New Roman" w:eastAsiaTheme="minorHAnsi" w:hAnsi="Times New Roman" w:cs="Times New Roman"/>
              </w:rPr>
            </w:pPr>
            <w:ins w:id="1160"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1161"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1162" w:author="Jacek" w:date="2015-02-25T09:02:00Z"/>
                <w:rFonts w:ascii="Times New Roman" w:hAnsi="Times New Roman" w:cs="Times New Roman"/>
              </w:rPr>
            </w:pPr>
            <w:ins w:id="1163" w:author="Jacek" w:date="2015-02-25T09:02:00Z">
              <w:r w:rsidRPr="00DE75FA">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1164" w:author="Jacek" w:date="2015-02-25T09:02:00Z"/>
                <w:rFonts w:ascii="Times New Roman" w:eastAsiaTheme="minorHAnsi" w:hAnsi="Times New Roman" w:cs="Times New Roman"/>
              </w:rPr>
            </w:pPr>
            <w:ins w:id="1165"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116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1167"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1168" w:author="Jacek" w:date="2015-02-25T09:02:00Z"/>
                <w:rFonts w:ascii="Times New Roman" w:hAnsi="Times New Roman" w:cs="Times New Roman"/>
              </w:rPr>
            </w:pPr>
            <w:ins w:id="116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170" w:author="Jacek" w:date="2015-02-25T09:09:00Z">
              <w:r>
                <w:rPr>
                  <w:rFonts w:ascii="Times New Roman" w:eastAsia="Times New Roman" w:hAnsi="Times New Roman" w:cs="Times New Roman"/>
                  <w:b/>
                  <w:sz w:val="24"/>
                </w:rPr>
                <w:t>2</w:t>
              </w:r>
            </w:ins>
            <w:ins w:id="117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1172" w:author="Jacek" w:date="2015-02-25T09:02:00Z"/>
                <w:rFonts w:ascii="Times New Roman" w:hAnsi="Times New Roman" w:cs="Times New Roman"/>
              </w:rPr>
            </w:pPr>
            <w:ins w:id="1173"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1174"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1175" w:author="Jacek" w:date="2015-02-25T09:02:00Z"/>
                <w:rFonts w:ascii="Times New Roman" w:hAnsi="Times New Roman" w:cs="Times New Roman"/>
              </w:rPr>
            </w:pPr>
            <w:ins w:id="117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1177" w:author="Jacek" w:date="2015-02-25T09:02:00Z"/>
                <w:rFonts w:ascii="Times New Roman" w:hAnsi="Times New Roman" w:cs="Times New Roman"/>
              </w:rPr>
            </w:pPr>
            <w:ins w:id="1178"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1179"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1180" w:author="Jacek" w:date="2015-02-25T09:02:00Z"/>
                <w:rFonts w:ascii="Times New Roman" w:hAnsi="Times New Roman" w:cs="Times New Roman"/>
              </w:rPr>
            </w:pPr>
            <w:ins w:id="118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1182" w:author="Jacek" w:date="2015-02-25T09:02:00Z"/>
                <w:rFonts w:ascii="Times New Roman" w:hAnsi="Times New Roman" w:cs="Times New Roman"/>
              </w:rPr>
            </w:pPr>
            <w:ins w:id="1183"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1184" w:author="Jacek" w:date="2015-02-25T09:02:00Z"/>
                <w:rFonts w:ascii="Times New Roman" w:hAnsi="Times New Roman" w:cs="Times New Roman"/>
              </w:rPr>
            </w:pPr>
            <w:ins w:id="1185"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1186" w:author="Jacek" w:date="2015-02-25T09:02:00Z"/>
                <w:rFonts w:ascii="Times New Roman" w:hAnsi="Times New Roman" w:cs="Times New Roman"/>
              </w:rPr>
            </w:pPr>
            <w:ins w:id="1187"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1188" w:author="Jacek" w:date="2015-02-25T09:02:00Z"/>
                <w:rFonts w:ascii="Times New Roman" w:hAnsi="Times New Roman" w:cs="Times New Roman"/>
              </w:rPr>
            </w:pPr>
            <w:ins w:id="1189"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1190"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1191" w:author="Jacek" w:date="2015-02-25T09:02:00Z"/>
                <w:rFonts w:ascii="Times New Roman" w:hAnsi="Times New Roman" w:cs="Times New Roman"/>
              </w:rPr>
            </w:pPr>
            <w:ins w:id="1192"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1193" w:author="Jacek" w:date="2015-02-25T09:02:00Z"/>
                <w:rFonts w:ascii="Times New Roman" w:eastAsiaTheme="minorHAnsi" w:hAnsi="Times New Roman" w:cs="Times New Roman"/>
              </w:rPr>
            </w:pPr>
            <w:ins w:id="1194"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1195"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1196" w:author="Jacek" w:date="2015-02-25T09:02:00Z"/>
                <w:rFonts w:ascii="Times New Roman" w:hAnsi="Times New Roman" w:cs="Times New Roman"/>
              </w:rPr>
            </w:pPr>
            <w:ins w:id="1197"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1198" w:author="Jacek" w:date="2015-02-25T09:02:00Z"/>
                <w:rFonts w:ascii="Times New Roman" w:hAnsi="Times New Roman" w:cs="Times New Roman"/>
              </w:rPr>
            </w:pPr>
            <w:ins w:id="1199"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1200"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1201" w:author="Jacek" w:date="2015-02-25T09:02:00Z"/>
                <w:rFonts w:ascii="Times New Roman" w:hAnsi="Times New Roman" w:cs="Times New Roman"/>
              </w:rPr>
            </w:pPr>
            <w:ins w:id="1202"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1203" w:author="Jacek" w:date="2015-02-25T09:02:00Z"/>
                <w:rFonts w:ascii="Times New Roman" w:eastAsiaTheme="minorHAnsi" w:hAnsi="Times New Roman" w:cs="Times New Roman"/>
              </w:rPr>
            </w:pPr>
            <w:ins w:id="1204"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1205" w:author="Jacek" w:date="2015-02-25T09:02:00Z"/>
        </w:rPr>
      </w:pPr>
    </w:p>
    <w:p w14:paraId="347C82FC" w14:textId="77777777" w:rsidR="00F21AE8" w:rsidRDefault="00F21AE8" w:rsidP="00F21AE8">
      <w:pPr>
        <w:rPr>
          <w:ins w:id="12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1207"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1208" w:author="Jacek" w:date="2015-02-25T09:02:00Z"/>
                <w:rFonts w:ascii="Times New Roman" w:hAnsi="Times New Roman" w:cs="Times New Roman"/>
              </w:rPr>
            </w:pPr>
            <w:ins w:id="12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210" w:author="Jacek" w:date="2015-02-25T09:09:00Z">
              <w:r>
                <w:rPr>
                  <w:rFonts w:ascii="Times New Roman" w:eastAsia="Times New Roman" w:hAnsi="Times New Roman" w:cs="Times New Roman"/>
                  <w:b/>
                  <w:sz w:val="24"/>
                </w:rPr>
                <w:t>3</w:t>
              </w:r>
            </w:ins>
            <w:ins w:id="1211"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1212" w:author="Jacek" w:date="2015-02-25T09:02:00Z"/>
                <w:rFonts w:ascii="Times New Roman" w:hAnsi="Times New Roman" w:cs="Times New Roman"/>
              </w:rPr>
            </w:pPr>
            <w:ins w:id="1213"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1214"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1215" w:author="Jacek" w:date="2015-02-25T09:02:00Z"/>
                <w:rFonts w:ascii="Times New Roman" w:hAnsi="Times New Roman" w:cs="Times New Roman"/>
              </w:rPr>
            </w:pPr>
            <w:ins w:id="1216"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1217" w:author="Jacek" w:date="2015-02-25T09:02:00Z"/>
                <w:rFonts w:ascii="Times New Roman" w:hAnsi="Times New Roman" w:cs="Times New Roman"/>
              </w:rPr>
            </w:pPr>
            <w:ins w:id="1218"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1219"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1220" w:author="Jacek" w:date="2015-02-25T09:02:00Z"/>
                <w:rFonts w:ascii="Times New Roman" w:hAnsi="Times New Roman" w:cs="Times New Roman"/>
              </w:rPr>
            </w:pPr>
            <w:ins w:id="1221"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1222" w:author="Jacek" w:date="2015-02-25T09:02:00Z"/>
                <w:rFonts w:ascii="Times New Roman" w:hAnsi="Times New Roman" w:cs="Times New Roman"/>
              </w:rPr>
            </w:pPr>
            <w:ins w:id="1223"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1224" w:author="Jacek" w:date="2015-02-25T09:02:00Z"/>
                <w:rFonts w:ascii="Times New Roman" w:hAnsi="Times New Roman" w:cs="Times New Roman"/>
              </w:rPr>
            </w:pPr>
            <w:ins w:id="1225" w:author="Jacek" w:date="2015-02-25T09:04:00Z">
              <w:r>
                <w:rPr>
                  <w:rFonts w:ascii="Times New Roman" w:hAnsi="Times New Roman" w:cs="Times New Roman"/>
                </w:rPr>
                <w:t>System</w:t>
              </w:r>
            </w:ins>
            <w:ins w:id="1226"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1227" w:author="Jacek" w:date="2015-02-25T09:02:00Z"/>
                <w:rFonts w:ascii="Times New Roman" w:hAnsi="Times New Roman" w:cs="Times New Roman"/>
              </w:rPr>
            </w:pPr>
            <w:ins w:id="1228"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1229" w:author="Jacek" w:date="2015-02-25T09:02:00Z"/>
                <w:rFonts w:ascii="Times New Roman" w:hAnsi="Times New Roman" w:cs="Times New Roman"/>
              </w:rPr>
            </w:pPr>
            <w:ins w:id="1230" w:author="Jacek" w:date="2015-02-25T09:04:00Z">
              <w:r>
                <w:rPr>
                  <w:rFonts w:ascii="Times New Roman" w:eastAsia="Times New Roman" w:hAnsi="Times New Roman" w:cs="Times New Roman"/>
                </w:rPr>
                <w:t>System</w:t>
              </w:r>
            </w:ins>
            <w:ins w:id="1231"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1232" w:author="Jacek" w:date="2015-02-25T09:02:00Z"/>
                <w:rFonts w:ascii="Times New Roman" w:hAnsi="Times New Roman" w:cs="Times New Roman"/>
              </w:rPr>
            </w:pPr>
            <w:ins w:id="1233" w:author="Jacek" w:date="2015-02-25T09:02:00Z">
              <w:r>
                <w:rPr>
                  <w:rFonts w:ascii="Times New Roman" w:eastAsia="Times New Roman" w:hAnsi="Times New Roman" w:cs="Times New Roman"/>
                </w:rPr>
                <w:lastRenderedPageBreak/>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1234" w:author="Jacek" w:date="2015-02-25T09:02:00Z"/>
                <w:rFonts w:ascii="Times New Roman" w:hAnsi="Times New Roman" w:cs="Times New Roman"/>
              </w:rPr>
            </w:pPr>
            <w:ins w:id="1235"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1236" w:author="Jacek" w:date="2015-02-25T09:02:00Z"/>
                <w:rFonts w:ascii="Times New Roman" w:hAnsi="Times New Roman" w:cs="Times New Roman"/>
              </w:rPr>
            </w:pPr>
            <w:ins w:id="1237"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1238" w:author="Jacek" w:date="2015-02-25T09:02:00Z"/>
                <w:rFonts w:ascii="Times New Roman" w:hAnsi="Times New Roman" w:cs="Times New Roman"/>
              </w:rPr>
            </w:pPr>
            <w:ins w:id="1239" w:author="Jacek" w:date="2015-02-25T09:04:00Z">
              <w:r>
                <w:rPr>
                  <w:rFonts w:ascii="Times New Roman" w:eastAsia="Times New Roman" w:hAnsi="Times New Roman" w:cs="Times New Roman"/>
                </w:rPr>
                <w:t>System</w:t>
              </w:r>
            </w:ins>
            <w:ins w:id="1240"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1241"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1242" w:author="Jacek" w:date="2015-02-25T09:02:00Z"/>
                <w:rFonts w:ascii="Times New Roman" w:hAnsi="Times New Roman" w:cs="Times New Roman"/>
              </w:rPr>
            </w:pPr>
            <w:ins w:id="1243"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1244" w:author="Jacek" w:date="2015-02-25T09:02:00Z"/>
                <w:rFonts w:ascii="Times New Roman" w:eastAsiaTheme="minorHAnsi" w:hAnsi="Times New Roman" w:cs="Times New Roman"/>
              </w:rPr>
            </w:pPr>
            <w:ins w:id="1245"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1246"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1247" w:author="Jacek" w:date="2015-02-25T09:02:00Z"/>
                <w:rFonts w:ascii="Times New Roman" w:hAnsi="Times New Roman" w:cs="Times New Roman"/>
              </w:rPr>
            </w:pPr>
            <w:ins w:id="1248"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1249" w:author="Jacek" w:date="2015-02-25T09:02:00Z"/>
                <w:rFonts w:ascii="Times New Roman" w:hAnsi="Times New Roman" w:cs="Times New Roman"/>
              </w:rPr>
            </w:pPr>
            <w:ins w:id="1250"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1251"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1252" w:author="Jacek" w:date="2015-02-25T09:02:00Z"/>
                <w:rFonts w:ascii="Times New Roman" w:hAnsi="Times New Roman" w:cs="Times New Roman"/>
              </w:rPr>
            </w:pPr>
            <w:ins w:id="125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1254" w:author="Jacek" w:date="2015-02-25T09:02:00Z"/>
                <w:rFonts w:ascii="Times New Roman" w:eastAsiaTheme="minorHAnsi" w:hAnsi="Times New Roman" w:cs="Times New Roman"/>
              </w:rPr>
            </w:pPr>
            <w:ins w:id="1255"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1256" w:author="Jacek" w:date="2015-02-25T09:02:00Z"/>
        </w:rPr>
      </w:pPr>
    </w:p>
    <w:p w14:paraId="0718B555" w14:textId="77777777" w:rsidR="00F21AE8" w:rsidRDefault="00F21AE8" w:rsidP="00F21AE8">
      <w:pPr>
        <w:rPr>
          <w:ins w:id="125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1258"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1259" w:author="Jacek" w:date="2015-02-25T09:02:00Z"/>
                <w:rFonts w:ascii="Times New Roman" w:hAnsi="Times New Roman" w:cs="Times New Roman"/>
              </w:rPr>
            </w:pPr>
            <w:ins w:id="126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1261" w:author="Jacek" w:date="2015-02-25T09:08:00Z"/>
                <w:rFonts w:ascii="Times New Roman" w:hAnsi="Times New Roman" w:cs="Times New Roman"/>
              </w:rPr>
            </w:pPr>
            <w:ins w:id="1262"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1263" w:author="Jacek" w:date="2015-02-25T09:02:00Z"/>
                <w:rFonts w:ascii="Times New Roman" w:hAnsi="Times New Roman" w:cs="Times New Roman"/>
              </w:rPr>
            </w:pPr>
            <w:ins w:id="1264"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1265"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1266" w:author="Jacek" w:date="2015-02-25T09:02:00Z"/>
                <w:rFonts w:ascii="Times New Roman" w:hAnsi="Times New Roman" w:cs="Times New Roman"/>
              </w:rPr>
            </w:pPr>
            <w:ins w:id="126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1268" w:author="Jacek" w:date="2015-02-25T09:02:00Z"/>
                <w:rFonts w:ascii="Times New Roman" w:eastAsiaTheme="minorHAnsi" w:hAnsi="Times New Roman" w:cs="Times New Roman"/>
              </w:rPr>
            </w:pPr>
            <w:ins w:id="1269" w:author="Jacek" w:date="2015-02-25T09:08:00Z">
              <w:r>
                <w:rPr>
                  <w:rFonts w:ascii="Times New Roman" w:hAnsi="Times New Roman" w:cs="Times New Roman"/>
                </w:rPr>
                <w:t>Head Professor</w:t>
              </w:r>
            </w:ins>
            <w:ins w:id="1270"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1271"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1272"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1273" w:author="Jacek" w:date="2015-02-25T09:02:00Z"/>
                <w:rFonts w:ascii="Times New Roman" w:hAnsi="Times New Roman" w:cs="Times New Roman"/>
              </w:rPr>
            </w:pPr>
            <w:ins w:id="1274"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275" w:author="Jacek" w:date="2015-02-25T09:09:00Z">
              <w:r>
                <w:rPr>
                  <w:rFonts w:ascii="Times New Roman" w:eastAsia="Times New Roman" w:hAnsi="Times New Roman" w:cs="Times New Roman"/>
                  <w:b/>
                  <w:sz w:val="24"/>
                </w:rPr>
                <w:t>4</w:t>
              </w:r>
            </w:ins>
            <w:ins w:id="1276"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1277" w:author="Jacek" w:date="2015-02-25T09:02:00Z"/>
                <w:rFonts w:ascii="Times New Roman" w:hAnsi="Times New Roman" w:cs="Times New Roman"/>
              </w:rPr>
            </w:pPr>
            <w:ins w:id="1278"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1279"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1280" w:author="Jacek" w:date="2015-02-25T09:02:00Z"/>
                <w:rFonts w:ascii="Times New Roman" w:hAnsi="Times New Roman" w:cs="Times New Roman"/>
              </w:rPr>
            </w:pPr>
            <w:ins w:id="1281"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1282" w:author="Jacek" w:date="2015-02-25T09:02:00Z"/>
                <w:rFonts w:ascii="Times New Roman" w:hAnsi="Times New Roman" w:cs="Times New Roman"/>
              </w:rPr>
            </w:pPr>
            <w:ins w:id="1283"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1284"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1285" w:author="Jacek" w:date="2015-02-25T09:02:00Z"/>
                <w:rFonts w:ascii="Times New Roman" w:hAnsi="Times New Roman" w:cs="Times New Roman"/>
              </w:rPr>
            </w:pPr>
            <w:ins w:id="1286"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1287" w:author="Jacek" w:date="2015-02-25T09:02:00Z"/>
                <w:rFonts w:ascii="Times New Roman" w:hAnsi="Times New Roman" w:cs="Times New Roman"/>
              </w:rPr>
            </w:pPr>
            <w:ins w:id="1288"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1289" w:author="Jacek" w:date="2015-02-25T09:02:00Z"/>
                <w:rFonts w:ascii="Times New Roman" w:hAnsi="Times New Roman" w:cs="Times New Roman"/>
              </w:rPr>
            </w:pPr>
            <w:ins w:id="1290"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1291" w:author="Jacek" w:date="2015-02-25T09:02:00Z"/>
                <w:rFonts w:ascii="Times New Roman" w:hAnsi="Times New Roman" w:cs="Times New Roman"/>
              </w:rPr>
            </w:pPr>
            <w:ins w:id="1292"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1293" w:author="Jacek" w:date="2015-02-25T09:02:00Z"/>
                <w:rFonts w:ascii="Times New Roman" w:hAnsi="Times New Roman" w:cs="Times New Roman"/>
              </w:rPr>
            </w:pPr>
            <w:ins w:id="1294"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1295"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1296" w:author="Jacek" w:date="2015-02-25T09:02:00Z"/>
                <w:rFonts w:ascii="Times New Roman" w:hAnsi="Times New Roman" w:cs="Times New Roman"/>
              </w:rPr>
            </w:pPr>
            <w:ins w:id="1297"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1298" w:author="Jacek" w:date="2015-02-27T14:00:00Z"/>
                <w:rFonts w:ascii="Times New Roman" w:hAnsi="Times New Roman" w:cs="Times New Roman"/>
              </w:rPr>
            </w:pPr>
            <w:ins w:id="1299"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 xml:space="preserve">ystem to display a message informing about incorrect </w:t>
              </w:r>
              <w:r w:rsidRPr="00AE2364">
                <w:rPr>
                  <w:rFonts w:ascii="Times New Roman" w:hAnsi="Times New Roman" w:cs="Times New Roman"/>
                </w:rPr>
                <w:lastRenderedPageBreak/>
                <w:t>email address.</w:t>
              </w:r>
            </w:ins>
          </w:p>
          <w:p w14:paraId="21515BD9" w14:textId="2A626907" w:rsidR="00A25FEC" w:rsidRPr="00692F6A" w:rsidRDefault="00A25FEC" w:rsidP="00680D8C">
            <w:pPr>
              <w:numPr>
                <w:ilvl w:val="0"/>
                <w:numId w:val="64"/>
              </w:numPr>
              <w:spacing w:line="256" w:lineRule="auto"/>
              <w:contextualSpacing/>
              <w:rPr>
                <w:ins w:id="1300" w:author="Jacek" w:date="2015-02-25T09:02:00Z"/>
                <w:rFonts w:ascii="Times New Roman" w:hAnsi="Times New Roman" w:cs="Times New Roman"/>
              </w:rPr>
            </w:pPr>
            <w:ins w:id="1301" w:author="Jacek" w:date="2015-02-27T14:00:00Z">
              <w:r>
                <w:rPr>
                  <w:rFonts w:ascii="Times New Roman" w:hAnsi="Times New Roman" w:cs="Times New Roman"/>
                </w:rPr>
                <w:t>User</w:t>
              </w:r>
            </w:ins>
            <w:ins w:id="1302" w:author="Jacek" w:date="2015-02-27T14:02:00Z">
              <w:r>
                <w:rPr>
                  <w:rFonts w:ascii="Times New Roman" w:hAnsi="Times New Roman" w:cs="Times New Roman"/>
                </w:rPr>
                <w:t xml:space="preserve"> enters correct email, but the account associated with that email is inactive</w:t>
              </w:r>
            </w:ins>
            <w:ins w:id="1303" w:author="Jacek" w:date="2015-02-27T14:03:00Z">
              <w:r>
                <w:rPr>
                  <w:rFonts w:ascii="Times New Roman" w:hAnsi="Times New Roman" w:cs="Times New Roman"/>
                </w:rPr>
                <w:t>;</w:t>
              </w:r>
            </w:ins>
            <w:ins w:id="1304" w:author="Jacek" w:date="2015-02-27T14:00:00Z">
              <w:r>
                <w:rPr>
                  <w:rFonts w:ascii="Times New Roman" w:hAnsi="Times New Roman" w:cs="Times New Roman"/>
                </w:rPr>
                <w:t xml:space="preserve"> </w:t>
              </w:r>
            </w:ins>
            <w:ins w:id="1305" w:author="Jacek" w:date="2015-02-27T14:03:00Z">
              <w:r>
                <w:rPr>
                  <w:rFonts w:ascii="Times New Roman" w:hAnsi="Times New Roman" w:cs="Times New Roman"/>
                </w:rPr>
                <w:t>this</w:t>
              </w:r>
            </w:ins>
            <w:ins w:id="1306" w:author="Jacek" w:date="2015-02-27T14:00:00Z">
              <w:r>
                <w:rPr>
                  <w:rFonts w:ascii="Times New Roman" w:hAnsi="Times New Roman" w:cs="Times New Roman"/>
                </w:rPr>
                <w:t xml:space="preserve"> causes the System to display a message about inactive</w:t>
              </w:r>
            </w:ins>
            <w:ins w:id="1307" w:author="Jacek" w:date="2015-02-27T14:02:00Z">
              <w:r>
                <w:rPr>
                  <w:rFonts w:ascii="Times New Roman" w:hAnsi="Times New Roman" w:cs="Times New Roman"/>
                </w:rPr>
                <w:t xml:space="preserve"> account.</w:t>
              </w:r>
            </w:ins>
          </w:p>
        </w:tc>
      </w:tr>
      <w:tr w:rsidR="00F21AE8" w:rsidRPr="00AE2364" w14:paraId="3F86FB2D" w14:textId="77777777" w:rsidTr="00680D8C">
        <w:trPr>
          <w:ins w:id="1308"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1309" w:author="Jacek" w:date="2015-02-25T09:02:00Z"/>
                <w:rFonts w:ascii="Times New Roman" w:hAnsi="Times New Roman" w:cs="Times New Roman"/>
              </w:rPr>
            </w:pPr>
            <w:ins w:id="1310" w:author="Jacek" w:date="2015-02-25T09:02:00Z">
              <w:r w:rsidRPr="00AE2364">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1311" w:author="Jacek" w:date="2015-02-25T09:02:00Z"/>
                <w:rFonts w:ascii="Times New Roman" w:hAnsi="Times New Roman" w:cs="Times New Roman"/>
              </w:rPr>
            </w:pPr>
            <w:ins w:id="1312"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1313" w:author="Jacek" w:date="2015-02-25T09:02:00Z"/>
                <w:rFonts w:ascii="Times New Roman" w:hAnsi="Times New Roman" w:cs="Times New Roman"/>
              </w:rPr>
            </w:pPr>
            <w:ins w:id="1314"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1315"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1316" w:author="Jacek" w:date="2015-02-25T09:02:00Z"/>
                <w:rFonts w:ascii="Times New Roman" w:hAnsi="Times New Roman" w:cs="Times New Roman"/>
              </w:rPr>
            </w:pPr>
            <w:ins w:id="1317"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1318" w:author="Jacek" w:date="2015-02-25T09:02:00Z"/>
                <w:rFonts w:ascii="Times New Roman" w:hAnsi="Times New Roman" w:cs="Times New Roman"/>
              </w:rPr>
            </w:pPr>
            <w:ins w:id="1319"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1320" w:author="Jacek" w:date="2015-02-25T09:02:00Z"/>
        </w:rPr>
      </w:pPr>
    </w:p>
    <w:p w14:paraId="0D23455C" w14:textId="77777777" w:rsidR="00F21AE8" w:rsidRPr="00AE2364" w:rsidRDefault="00F21AE8" w:rsidP="00F21AE8">
      <w:pPr>
        <w:rPr>
          <w:ins w:id="132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1322"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1323" w:author="Jacek" w:date="2015-02-25T09:02:00Z"/>
                <w:rFonts w:ascii="Times New Roman" w:hAnsi="Times New Roman" w:cs="Times New Roman"/>
              </w:rPr>
            </w:pPr>
            <w:ins w:id="1324"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325" w:author="Jacek" w:date="2015-02-25T09:09:00Z">
              <w:r>
                <w:rPr>
                  <w:rFonts w:ascii="Times New Roman" w:eastAsia="Times New Roman" w:hAnsi="Times New Roman" w:cs="Times New Roman"/>
                  <w:b/>
                  <w:sz w:val="24"/>
                </w:rPr>
                <w:t>5</w:t>
              </w:r>
            </w:ins>
            <w:ins w:id="1326"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1327" w:author="Jacek" w:date="2015-02-25T09:02:00Z"/>
                <w:rFonts w:ascii="Times New Roman" w:hAnsi="Times New Roman" w:cs="Times New Roman"/>
              </w:rPr>
            </w:pPr>
            <w:ins w:id="1328"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1329"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1330" w:author="Jacek" w:date="2015-02-25T09:02:00Z"/>
                <w:rFonts w:ascii="Times New Roman" w:hAnsi="Times New Roman" w:cs="Times New Roman"/>
              </w:rPr>
            </w:pPr>
            <w:ins w:id="1331"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1332" w:author="Jacek" w:date="2015-02-25T09:02:00Z"/>
                <w:rFonts w:ascii="Times New Roman" w:hAnsi="Times New Roman" w:cs="Times New Roman"/>
              </w:rPr>
            </w:pPr>
            <w:ins w:id="1333"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1334"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1335" w:author="Jacek" w:date="2015-02-25T09:02:00Z"/>
                <w:rFonts w:ascii="Times New Roman" w:hAnsi="Times New Roman" w:cs="Times New Roman"/>
              </w:rPr>
            </w:pPr>
            <w:ins w:id="1336"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1337" w:author="Jacek" w:date="2015-02-25T09:02:00Z"/>
                <w:rFonts w:ascii="Times New Roman" w:hAnsi="Times New Roman" w:cs="Times New Roman"/>
              </w:rPr>
            </w:pPr>
            <w:ins w:id="1338"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1339" w:author="Jacek" w:date="2015-02-25T09:02:00Z"/>
                <w:rFonts w:ascii="Times New Roman" w:hAnsi="Times New Roman" w:cs="Times New Roman"/>
              </w:rPr>
            </w:pPr>
            <w:ins w:id="1340"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1341" w:author="Jacek" w:date="2015-02-25T09:02:00Z"/>
                <w:rFonts w:ascii="Times New Roman" w:hAnsi="Times New Roman" w:cs="Times New Roman"/>
              </w:rPr>
            </w:pPr>
            <w:ins w:id="1342"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1343" w:author="Jacek" w:date="2015-02-25T09:02:00Z"/>
                <w:rFonts w:ascii="Times New Roman" w:hAnsi="Times New Roman" w:cs="Times New Roman"/>
              </w:rPr>
            </w:pPr>
            <w:ins w:id="1344"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1345"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1346" w:author="Jacek" w:date="2015-02-25T09:02:00Z"/>
                <w:rFonts w:ascii="Times New Roman" w:hAnsi="Times New Roman" w:cs="Times New Roman"/>
              </w:rPr>
            </w:pPr>
            <w:ins w:id="1347"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1348" w:author="Jacek" w:date="2015-02-25T09:02:00Z"/>
                <w:rFonts w:ascii="Times New Roman" w:hAnsi="Times New Roman" w:cs="Times New Roman"/>
              </w:rPr>
            </w:pPr>
            <w:ins w:id="1349"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1350"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1351" w:author="Jacek" w:date="2015-02-25T09:02:00Z"/>
                <w:rFonts w:ascii="Times New Roman" w:hAnsi="Times New Roman" w:cs="Times New Roman"/>
              </w:rPr>
            </w:pPr>
            <w:ins w:id="1352"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1353" w:author="Jacek" w:date="2015-02-25T09:02:00Z"/>
                <w:rFonts w:ascii="Times New Roman" w:hAnsi="Times New Roman" w:cs="Times New Roman"/>
              </w:rPr>
            </w:pPr>
            <w:ins w:id="1354"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1355" w:author="Jacek" w:date="2015-02-25T09:02:00Z"/>
                <w:rFonts w:ascii="Times New Roman" w:hAnsi="Times New Roman" w:cs="Times New Roman"/>
              </w:rPr>
            </w:pPr>
            <w:ins w:id="1356"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1357"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1358" w:author="Jacek" w:date="2015-02-25T09:02:00Z"/>
                <w:rFonts w:ascii="Times New Roman" w:hAnsi="Times New Roman" w:cs="Times New Roman"/>
              </w:rPr>
            </w:pPr>
            <w:ins w:id="1359"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1360" w:author="Jacek" w:date="2015-02-25T09:02:00Z"/>
                <w:rFonts w:ascii="Times New Roman" w:hAnsi="Times New Roman" w:cs="Times New Roman"/>
              </w:rPr>
            </w:pPr>
            <w:ins w:id="1361"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1362" w:author="yamel peraza" w:date="2015-02-26T18:45:00Z"/>
        </w:rPr>
      </w:pPr>
    </w:p>
    <w:p w14:paraId="081A4989" w14:textId="77777777" w:rsidR="007F5506" w:rsidRDefault="007F5506" w:rsidP="00F21AE8">
      <w:pPr>
        <w:rPr>
          <w:ins w:id="1363" w:author="yamel peraza" w:date="2015-02-26T18:45:00Z"/>
        </w:rPr>
      </w:pPr>
    </w:p>
    <w:p w14:paraId="7383D197" w14:textId="77777777" w:rsidR="007F5506" w:rsidRDefault="007F5506" w:rsidP="00F21AE8">
      <w:pPr>
        <w:rPr>
          <w:ins w:id="1364" w:author="yamel peraza" w:date="2015-02-26T18:45:00Z"/>
        </w:rPr>
      </w:pPr>
    </w:p>
    <w:p w14:paraId="230C749F" w14:textId="77777777" w:rsidR="007F5506" w:rsidRDefault="007F5506" w:rsidP="00F21AE8">
      <w:pPr>
        <w:rPr>
          <w:ins w:id="1365" w:author="yamel peraza" w:date="2015-02-26T18:45:00Z"/>
        </w:rPr>
      </w:pPr>
    </w:p>
    <w:p w14:paraId="2FE2C311" w14:textId="77777777" w:rsidR="007F5506" w:rsidRDefault="007F5506" w:rsidP="00F21AE8">
      <w:pPr>
        <w:rPr>
          <w:ins w:id="1366" w:author="yamel peraza" w:date="2015-02-26T18:45:00Z"/>
        </w:rPr>
      </w:pPr>
    </w:p>
    <w:p w14:paraId="29622BB5" w14:textId="77777777" w:rsidR="007F5506" w:rsidRDefault="007F5506" w:rsidP="00F21AE8">
      <w:pPr>
        <w:rPr>
          <w:ins w:id="1367" w:author="yamel peraza" w:date="2015-02-26T18:45:00Z"/>
        </w:rPr>
      </w:pPr>
    </w:p>
    <w:p w14:paraId="36339200" w14:textId="77777777" w:rsidR="007F5506" w:rsidRDefault="007F5506" w:rsidP="00F21AE8">
      <w:pPr>
        <w:rPr>
          <w:ins w:id="1368" w:author="yamel peraza" w:date="2015-02-26T18:45:00Z"/>
        </w:rPr>
      </w:pPr>
    </w:p>
    <w:p w14:paraId="7374DC45" w14:textId="77777777" w:rsidR="007F5506" w:rsidRDefault="007F5506" w:rsidP="00F21AE8">
      <w:pPr>
        <w:rPr>
          <w:ins w:id="1369" w:author="yamel peraza" w:date="2015-02-26T18:45:00Z"/>
        </w:rPr>
      </w:pPr>
    </w:p>
    <w:p w14:paraId="65332DD6" w14:textId="77777777" w:rsidR="007F5506" w:rsidRDefault="007F5506" w:rsidP="00F21AE8">
      <w:pPr>
        <w:rPr>
          <w:ins w:id="1370" w:author="yamel peraza" w:date="2015-02-26T18:45:00Z"/>
        </w:rPr>
      </w:pPr>
    </w:p>
    <w:p w14:paraId="777264CC" w14:textId="77777777" w:rsidR="007F5506" w:rsidRDefault="007F5506" w:rsidP="00F21AE8">
      <w:pPr>
        <w:rPr>
          <w:ins w:id="1371" w:author="yamel peraza" w:date="2015-02-26T18:45:00Z"/>
        </w:rPr>
      </w:pPr>
    </w:p>
    <w:p w14:paraId="7A91E230" w14:textId="77777777" w:rsidR="007F5506" w:rsidRDefault="007F5506" w:rsidP="00F21AE8">
      <w:pPr>
        <w:rPr>
          <w:ins w:id="1372" w:author="yamel peraza" w:date="2015-02-26T18:45:00Z"/>
        </w:rPr>
      </w:pPr>
    </w:p>
    <w:p w14:paraId="499F43D9" w14:textId="77777777" w:rsidR="007F5506" w:rsidRDefault="007F5506" w:rsidP="00F21AE8">
      <w:pPr>
        <w:rPr>
          <w:ins w:id="1373"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1374"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1375" w:author="Jacek" w:date="2015-02-25T09:02:00Z"/>
                <w:rFonts w:ascii="Times New Roman" w:hAnsi="Times New Roman" w:cs="Times New Roman"/>
              </w:rPr>
            </w:pPr>
            <w:ins w:id="1376"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377" w:author="Jacek" w:date="2015-02-25T09:09:00Z">
              <w:r>
                <w:rPr>
                  <w:rFonts w:ascii="Times New Roman" w:eastAsia="Times New Roman" w:hAnsi="Times New Roman" w:cs="Times New Roman"/>
                  <w:b/>
                  <w:sz w:val="24"/>
                </w:rPr>
                <w:t>6</w:t>
              </w:r>
            </w:ins>
            <w:ins w:id="1378"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1379" w:author="Jacek" w:date="2015-02-25T09:02:00Z"/>
                <w:rFonts w:ascii="Times New Roman" w:hAnsi="Times New Roman" w:cs="Times New Roman"/>
              </w:rPr>
            </w:pPr>
            <w:ins w:id="1380"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1381"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1382" w:author="Jacek" w:date="2015-02-25T09:02:00Z"/>
                <w:rFonts w:ascii="Times New Roman" w:hAnsi="Times New Roman" w:cs="Times New Roman"/>
              </w:rPr>
            </w:pPr>
            <w:ins w:id="1383"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1384" w:author="Jacek" w:date="2015-02-25T09:02:00Z"/>
                <w:rFonts w:ascii="Times New Roman" w:hAnsi="Times New Roman" w:cs="Times New Roman"/>
              </w:rPr>
            </w:pPr>
            <w:ins w:id="1385"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1386"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1387" w:author="Jacek" w:date="2015-02-25T09:02:00Z"/>
                <w:rFonts w:ascii="Times New Roman" w:hAnsi="Times New Roman" w:cs="Times New Roman"/>
              </w:rPr>
            </w:pPr>
            <w:ins w:id="1388"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1389" w:author="Jacek" w:date="2015-02-25T09:02:00Z"/>
                <w:rFonts w:ascii="Times New Roman" w:hAnsi="Times New Roman" w:cs="Times New Roman"/>
              </w:rPr>
            </w:pPr>
            <w:ins w:id="1390"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1391" w:author="Jacek" w:date="2015-02-25T09:02:00Z"/>
                <w:rFonts w:ascii="Times New Roman" w:hAnsi="Times New Roman" w:cs="Times New Roman"/>
              </w:rPr>
            </w:pPr>
            <w:ins w:id="1392"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1393" w:author="Jacek" w:date="2015-02-25T09:02:00Z"/>
                <w:rFonts w:ascii="Times New Roman" w:hAnsi="Times New Roman" w:cs="Times New Roman"/>
              </w:rPr>
            </w:pPr>
            <w:ins w:id="1394"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1395" w:author="Jacek" w:date="2015-02-25T09:02:00Z"/>
                <w:rFonts w:ascii="Times New Roman" w:hAnsi="Times New Roman" w:cs="Times New Roman"/>
              </w:rPr>
            </w:pPr>
            <w:ins w:id="1396"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1397" w:author="Jacek" w:date="2015-02-25T09:02:00Z"/>
                <w:rFonts w:ascii="Times New Roman" w:hAnsi="Times New Roman" w:cs="Times New Roman"/>
              </w:rPr>
            </w:pPr>
            <w:ins w:id="1398"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1399" w:author="Jacek" w:date="2015-02-25T09:02:00Z"/>
                <w:rFonts w:ascii="Times New Roman" w:hAnsi="Times New Roman" w:cs="Times New Roman"/>
              </w:rPr>
            </w:pPr>
            <w:ins w:id="1400"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1401" w:author="Jacek" w:date="2015-02-25T09:02:00Z"/>
                <w:rFonts w:ascii="Times New Roman" w:hAnsi="Times New Roman" w:cs="Times New Roman"/>
              </w:rPr>
            </w:pPr>
            <w:ins w:id="1402"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1403" w:author="Jacek" w:date="2015-02-25T09:02:00Z"/>
                <w:rFonts w:ascii="Times New Roman" w:hAnsi="Times New Roman" w:cs="Times New Roman"/>
              </w:rPr>
            </w:pPr>
            <w:ins w:id="1404"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1405" w:author="Jacek" w:date="2015-02-25T09:02:00Z"/>
                <w:rFonts w:ascii="Times New Roman" w:hAnsi="Times New Roman" w:cs="Times New Roman"/>
              </w:rPr>
            </w:pPr>
            <w:ins w:id="1406"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1407" w:author="Jacek" w:date="2015-02-25T09:02:00Z"/>
                <w:rFonts w:ascii="Times New Roman" w:hAnsi="Times New Roman" w:cs="Times New Roman"/>
              </w:rPr>
            </w:pPr>
            <w:ins w:id="1408"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1409"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1410" w:author="Jacek" w:date="2015-02-25T09:02:00Z"/>
                <w:rFonts w:ascii="Times New Roman" w:hAnsi="Times New Roman" w:cs="Times New Roman"/>
              </w:rPr>
            </w:pPr>
            <w:ins w:id="1411"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1412" w:author="Jacek" w:date="2015-02-25T09:02:00Z"/>
                <w:rFonts w:ascii="Times New Roman" w:eastAsiaTheme="minorHAnsi" w:hAnsi="Times New Roman" w:cs="Times New Roman"/>
              </w:rPr>
            </w:pPr>
            <w:ins w:id="1413"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1414"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1415" w:author="Jacek" w:date="2015-02-25T09:02:00Z"/>
                <w:rFonts w:ascii="Times New Roman" w:hAnsi="Times New Roman" w:cs="Times New Roman"/>
              </w:rPr>
            </w:pPr>
            <w:ins w:id="1416"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1417" w:author="Jacek" w:date="2015-02-25T09:02:00Z"/>
                <w:rFonts w:ascii="Times New Roman" w:hAnsi="Times New Roman" w:cs="Times New Roman"/>
              </w:rPr>
            </w:pPr>
            <w:ins w:id="1418"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1419" w:author="Jacek" w:date="2015-02-25T09:02:00Z"/>
                <w:rFonts w:ascii="Times New Roman" w:hAnsi="Times New Roman" w:cs="Times New Roman"/>
              </w:rPr>
            </w:pPr>
            <w:ins w:id="1420"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1421"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1422" w:author="Jacek" w:date="2015-02-25T09:02:00Z"/>
                <w:rFonts w:ascii="Times New Roman" w:hAnsi="Times New Roman" w:cs="Times New Roman"/>
              </w:rPr>
            </w:pPr>
            <w:ins w:id="142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1424" w:author="Jacek" w:date="2015-02-25T09:02:00Z"/>
                <w:rFonts w:ascii="Times New Roman" w:eastAsiaTheme="minorHAnsi" w:hAnsi="Times New Roman" w:cs="Times New Roman"/>
              </w:rPr>
            </w:pPr>
            <w:ins w:id="1425"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1426" w:author="yamel peraza" w:date="2015-02-26T18:45:00Z"/>
        </w:rPr>
      </w:pPr>
    </w:p>
    <w:p w14:paraId="7DFAB1C5" w14:textId="77777777" w:rsidR="007F5506" w:rsidRDefault="007F5506" w:rsidP="00900A1E">
      <w:pPr>
        <w:rPr>
          <w:ins w:id="1427" w:author="yamel peraza" w:date="2015-02-26T18:45:00Z"/>
        </w:rPr>
      </w:pPr>
    </w:p>
    <w:p w14:paraId="1582DFE2" w14:textId="77777777" w:rsidR="007F5506" w:rsidRDefault="007F5506" w:rsidP="00900A1E">
      <w:pPr>
        <w:rPr>
          <w:ins w:id="1428" w:author="yamel peraza" w:date="2015-02-26T18:45:00Z"/>
        </w:rPr>
      </w:pPr>
    </w:p>
    <w:p w14:paraId="58D3AAC1" w14:textId="77777777" w:rsidR="007F5506" w:rsidRDefault="007F5506" w:rsidP="00900A1E">
      <w:pPr>
        <w:rPr>
          <w:ins w:id="1429" w:author="yamel peraza" w:date="2015-02-26T18:45:00Z"/>
        </w:rPr>
      </w:pPr>
    </w:p>
    <w:p w14:paraId="4B4A9D28" w14:textId="77777777" w:rsidR="007F5506" w:rsidRDefault="007F5506" w:rsidP="00900A1E">
      <w:pPr>
        <w:rPr>
          <w:ins w:id="1430" w:author="yamel peraza" w:date="2015-02-26T18:45:00Z"/>
        </w:rPr>
      </w:pPr>
    </w:p>
    <w:p w14:paraId="087BE8B8" w14:textId="77777777" w:rsidR="007F5506" w:rsidRDefault="007F5506" w:rsidP="00900A1E">
      <w:pPr>
        <w:rPr>
          <w:ins w:id="1431" w:author="yamel peraza" w:date="2015-02-26T18:45:00Z"/>
        </w:rPr>
      </w:pPr>
    </w:p>
    <w:p w14:paraId="149B7E83" w14:textId="77777777" w:rsidR="007F5506" w:rsidRDefault="007F5506" w:rsidP="00900A1E">
      <w:pPr>
        <w:rPr>
          <w:ins w:id="1432" w:author="yamel peraza" w:date="2015-02-26T18:45:00Z"/>
        </w:rPr>
      </w:pPr>
    </w:p>
    <w:p w14:paraId="2C512CC0" w14:textId="77777777" w:rsidR="007F5506" w:rsidRDefault="007F5506" w:rsidP="00900A1E">
      <w:pPr>
        <w:rPr>
          <w:ins w:id="1433" w:author="yamel peraza" w:date="2015-02-26T18:45:00Z"/>
        </w:rPr>
      </w:pPr>
    </w:p>
    <w:p w14:paraId="412E8E54" w14:textId="77777777" w:rsidR="007F5506" w:rsidRDefault="007F5506" w:rsidP="00900A1E">
      <w:pPr>
        <w:rPr>
          <w:ins w:id="1434" w:author="yamel peraza" w:date="2015-02-26T18:45:00Z"/>
        </w:rPr>
      </w:pPr>
    </w:p>
    <w:p w14:paraId="697F56B9" w14:textId="748E08EF" w:rsidR="00273E04" w:rsidDel="003E009E" w:rsidRDefault="00273E04" w:rsidP="00273E04">
      <w:pPr>
        <w:rPr>
          <w:ins w:id="1435" w:author="Jacek" w:date="2015-02-27T13:09:00Z"/>
          <w:del w:id="1436"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1437"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1438" w:author="Jacek" w:date="2015-02-27T13:09:00Z"/>
                <w:rFonts w:ascii="Times New Roman" w:hAnsi="Times New Roman" w:cs="Times New Roman"/>
              </w:rPr>
            </w:pPr>
            <w:ins w:id="1439" w:author="Jacek" w:date="2015-02-27T13:09: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w:t>
              </w:r>
            </w:ins>
            <w:ins w:id="1440" w:author="yamel peraza" w:date="2015-03-18T15:11:00Z">
              <w:r w:rsidR="003E009E">
                <w:rPr>
                  <w:rFonts w:ascii="Times New Roman" w:eastAsia="Times New Roman" w:hAnsi="Times New Roman" w:cs="Times New Roman"/>
                  <w:b/>
                  <w:sz w:val="24"/>
                </w:rPr>
                <w:t>07</w:t>
              </w:r>
            </w:ins>
            <w:ins w:id="1441" w:author="Jacek" w:date="2015-02-27T13:09:00Z">
              <w:del w:id="1442"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1443" w:author="Jacek" w:date="2015-02-27T13:09:00Z"/>
                <w:rFonts w:ascii="Times New Roman" w:hAnsi="Times New Roman" w:cs="Times New Roman"/>
              </w:rPr>
            </w:pPr>
            <w:ins w:id="1444"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1445"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1446" w:author="Jacek" w:date="2015-02-27T13:09:00Z"/>
                <w:rFonts w:ascii="Times New Roman" w:hAnsi="Times New Roman" w:cs="Times New Roman"/>
              </w:rPr>
            </w:pPr>
            <w:ins w:id="1447"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1448" w:author="Jacek" w:date="2015-02-27T13:09:00Z"/>
                <w:rFonts w:ascii="Times New Roman" w:hAnsi="Times New Roman" w:cs="Times New Roman"/>
              </w:rPr>
            </w:pPr>
            <w:ins w:id="1449"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1450"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1451" w:author="Jacek" w:date="2015-02-27T13:09:00Z"/>
                <w:rFonts w:ascii="Times New Roman" w:hAnsi="Times New Roman" w:cs="Times New Roman"/>
              </w:rPr>
            </w:pPr>
            <w:ins w:id="1452"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1453" w:author="Jacek" w:date="2015-02-27T13:12:00Z"/>
                <w:rFonts w:ascii="Times New Roman" w:hAnsi="Times New Roman" w:cs="Times New Roman"/>
              </w:rPr>
            </w:pPr>
            <w:ins w:id="1454"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1455" w:author="Jacek" w:date="2015-02-27T13:12:00Z"/>
                <w:rFonts w:ascii="Times New Roman" w:hAnsi="Times New Roman" w:cs="Times New Roman"/>
              </w:rPr>
              <w:pPrChange w:id="1456" w:author="Jacek" w:date="2015-02-27T13:10:00Z">
                <w:pPr>
                  <w:pStyle w:val="ListParagraph"/>
                  <w:numPr>
                    <w:numId w:val="67"/>
                  </w:numPr>
                  <w:spacing w:line="256" w:lineRule="auto"/>
                  <w:ind w:hanging="360"/>
                  <w:jc w:val="left"/>
                </w:pPr>
              </w:pPrChange>
            </w:pPr>
            <w:ins w:id="1457"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1458" w:author="Jacek" w:date="2015-02-27T13:15:00Z"/>
                <w:rFonts w:ascii="Times New Roman" w:hAnsi="Times New Roman" w:cs="Times New Roman"/>
              </w:rPr>
              <w:pPrChange w:id="1459" w:author="Jacek" w:date="2015-02-27T13:10:00Z">
                <w:pPr>
                  <w:pStyle w:val="ListParagraph"/>
                  <w:numPr>
                    <w:numId w:val="67"/>
                  </w:numPr>
                  <w:spacing w:line="256" w:lineRule="auto"/>
                  <w:ind w:hanging="360"/>
                  <w:jc w:val="left"/>
                </w:pPr>
              </w:pPrChange>
            </w:pPr>
            <w:ins w:id="1460" w:author="Jacek" w:date="2015-02-27T13:14:00Z">
              <w:r>
                <w:rPr>
                  <w:rFonts w:ascii="Times New Roman" w:hAnsi="Times New Roman" w:cs="Times New Roman"/>
                </w:rPr>
                <w:t xml:space="preserve">Head Professor clicks on </w:t>
              </w:r>
            </w:ins>
            <w:ins w:id="1461"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1462" w:author="Jacek" w:date="2015-02-27T13:09:00Z"/>
                <w:rFonts w:ascii="Times New Roman" w:hAnsi="Times New Roman" w:cs="Times New Roman"/>
              </w:rPr>
              <w:pPrChange w:id="1463" w:author="Jacek" w:date="2015-02-27T13:10:00Z">
                <w:pPr>
                  <w:pStyle w:val="ListParagraph"/>
                  <w:numPr>
                    <w:numId w:val="67"/>
                  </w:numPr>
                  <w:spacing w:line="256" w:lineRule="auto"/>
                  <w:ind w:hanging="360"/>
                  <w:jc w:val="left"/>
                </w:pPr>
              </w:pPrChange>
            </w:pPr>
            <w:ins w:id="1464" w:author="Jacek" w:date="2015-02-27T13:15:00Z">
              <w:r>
                <w:rPr>
                  <w:rFonts w:ascii="Times New Roman" w:hAnsi="Times New Roman" w:cs="Times New Roman"/>
                </w:rPr>
                <w:t xml:space="preserve">System </w:t>
              </w:r>
            </w:ins>
            <w:ins w:id="1465"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1466"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1467" w:author="Jacek" w:date="2015-02-27T13:09:00Z"/>
                <w:rFonts w:ascii="Times New Roman" w:hAnsi="Times New Roman" w:cs="Times New Roman"/>
              </w:rPr>
            </w:pPr>
            <w:ins w:id="1468"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1469" w:author="Jacek" w:date="2015-02-27T13:09:00Z"/>
                <w:rFonts w:ascii="Times New Roman" w:eastAsiaTheme="minorHAnsi" w:hAnsi="Times New Roman" w:cs="Times New Roman"/>
              </w:rPr>
              <w:pPrChange w:id="1470"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1471"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1472" w:author="Jacek" w:date="2015-02-27T13:09:00Z"/>
                <w:rFonts w:ascii="Times New Roman" w:hAnsi="Times New Roman" w:cs="Times New Roman"/>
              </w:rPr>
            </w:pPr>
            <w:ins w:id="1473"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1474" w:author="Jacek" w:date="2015-02-27T13:14:00Z"/>
                <w:rFonts w:ascii="Times New Roman" w:hAnsi="Times New Roman" w:cs="Times New Roman"/>
              </w:rPr>
            </w:pPr>
            <w:ins w:id="1475"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1476" w:author="Jacek" w:date="2015-02-27T13:09:00Z"/>
                <w:rFonts w:ascii="Times New Roman" w:hAnsi="Times New Roman" w:cs="Times New Roman"/>
              </w:rPr>
            </w:pPr>
            <w:ins w:id="1477"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1478"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1479" w:author="Jacek" w:date="2015-02-27T13:09:00Z"/>
                <w:rFonts w:ascii="Times New Roman" w:hAnsi="Times New Roman" w:cs="Times New Roman"/>
              </w:rPr>
            </w:pPr>
            <w:ins w:id="1480"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1481" w:author="Jacek" w:date="2015-02-27T13:09:00Z"/>
                <w:rFonts w:ascii="Times New Roman" w:eastAsiaTheme="minorHAnsi" w:hAnsi="Times New Roman" w:cs="Times New Roman"/>
              </w:rPr>
            </w:pPr>
            <w:ins w:id="1482" w:author="Jacek" w:date="2015-02-27T13:18:00Z">
              <w:r>
                <w:rPr>
                  <w:rFonts w:ascii="Times New Roman" w:hAnsi="Times New Roman" w:cs="Times New Roman"/>
                </w:rPr>
                <w:t>Head Professor</w:t>
              </w:r>
            </w:ins>
            <w:ins w:id="1483" w:author="Jacek" w:date="2015-02-27T13:09:00Z">
              <w:r>
                <w:rPr>
                  <w:rFonts w:ascii="Times New Roman" w:hAnsi="Times New Roman" w:cs="Times New Roman"/>
                </w:rPr>
                <w:t xml:space="preserve"> successfully </w:t>
              </w:r>
            </w:ins>
            <w:ins w:id="1484" w:author="Jacek" w:date="2015-02-27T13:18:00Z">
              <w:r>
                <w:rPr>
                  <w:rFonts w:ascii="Times New Roman" w:hAnsi="Times New Roman" w:cs="Times New Roman"/>
                </w:rPr>
                <w:t>selects all users.</w:t>
              </w:r>
            </w:ins>
          </w:p>
        </w:tc>
      </w:tr>
    </w:tbl>
    <w:p w14:paraId="0FCD62D9" w14:textId="77777777" w:rsidR="00273E04" w:rsidRDefault="00273E04" w:rsidP="00273E04">
      <w:pPr>
        <w:rPr>
          <w:ins w:id="1485" w:author="Jacek" w:date="2015-02-27T13:09:00Z"/>
        </w:rPr>
      </w:pPr>
    </w:p>
    <w:p w14:paraId="69262DA9" w14:textId="77777777" w:rsidR="007F5506" w:rsidRDefault="007F5506" w:rsidP="00900A1E">
      <w:pPr>
        <w:rPr>
          <w:ins w:id="1486" w:author="yamel peraza" w:date="2015-02-26T18:46:00Z"/>
        </w:rPr>
      </w:pPr>
    </w:p>
    <w:p w14:paraId="609141A0" w14:textId="77777777" w:rsidR="00E40FD8" w:rsidRDefault="00E40FD8" w:rsidP="00900A1E">
      <w:pPr>
        <w:rPr>
          <w:ins w:id="1487"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DE75FA" w14:paraId="0E67C07C" w14:textId="77777777" w:rsidTr="000545E3">
        <w:trPr>
          <w:ins w:id="1488" w:author="yamel peraza" w:date="2015-04-27T12:53:00Z"/>
        </w:trPr>
        <w:tc>
          <w:tcPr>
            <w:tcW w:w="3708" w:type="dxa"/>
            <w:tcMar>
              <w:top w:w="100" w:type="dxa"/>
              <w:left w:w="115" w:type="dxa"/>
              <w:bottom w:w="100" w:type="dxa"/>
              <w:right w:w="115" w:type="dxa"/>
            </w:tcMar>
          </w:tcPr>
          <w:p w14:paraId="201D0448" w14:textId="6B3E2482" w:rsidR="00AA1283" w:rsidRPr="00DE75FA" w:rsidRDefault="00AA1283" w:rsidP="000545E3">
            <w:pPr>
              <w:spacing w:after="0" w:line="360" w:lineRule="auto"/>
              <w:rPr>
                <w:ins w:id="1489" w:author="yamel peraza" w:date="2015-04-27T12:53:00Z"/>
                <w:rFonts w:ascii="Times New Roman" w:hAnsi="Times New Roman" w:cs="Times New Roman"/>
              </w:rPr>
            </w:pPr>
            <w:ins w:id="1490" w:author="yamel peraza" w:date="2015-04-27T12:53: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1491" w:author="yamel peraza" w:date="2015-04-27T17:52:00Z">
              <w:r w:rsidR="00A41E09">
                <w:rPr>
                  <w:rFonts w:ascii="Times New Roman" w:eastAsia="Times New Roman" w:hAnsi="Times New Roman" w:cs="Times New Roman"/>
                  <w:b/>
                  <w:sz w:val="24"/>
                </w:rPr>
                <w:t>10</w:t>
              </w:r>
            </w:ins>
            <w:ins w:id="1492" w:author="yamel peraza" w:date="2015-04-27T12:54:00Z">
              <w:r>
                <w:rPr>
                  <w:rFonts w:ascii="Times New Roman" w:eastAsia="Times New Roman" w:hAnsi="Times New Roman" w:cs="Times New Roman"/>
                  <w:b/>
                  <w:sz w:val="24"/>
                </w:rPr>
                <w:t>8</w:t>
              </w:r>
            </w:ins>
            <w:ins w:id="1493" w:author="yamel peraza" w:date="2015-04-27T12:53: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439F48F" w14:textId="77777777" w:rsidR="00AA1283" w:rsidRPr="00DE75FA" w:rsidRDefault="00AA1283" w:rsidP="000545E3">
            <w:pPr>
              <w:spacing w:after="0" w:line="360" w:lineRule="auto"/>
              <w:rPr>
                <w:ins w:id="1494" w:author="yamel peraza" w:date="2015-04-27T12:53:00Z"/>
                <w:rFonts w:ascii="Times New Roman" w:hAnsi="Times New Roman" w:cs="Times New Roman"/>
              </w:rPr>
            </w:pPr>
            <w:ins w:id="1495" w:author="yamel peraza" w:date="2015-04-27T12:53:00Z">
              <w:r>
                <w:rPr>
                  <w:rFonts w:ascii="Times New Roman" w:eastAsia="Times New Roman" w:hAnsi="Times New Roman" w:cs="Times New Roman"/>
                  <w:b/>
                  <w:sz w:val="24"/>
                </w:rPr>
                <w:t>Request Virtual Machine</w:t>
              </w:r>
            </w:ins>
          </w:p>
        </w:tc>
      </w:tr>
      <w:tr w:rsidR="00AA1283" w14:paraId="0A23D156" w14:textId="77777777" w:rsidTr="000545E3">
        <w:trPr>
          <w:ins w:id="1496" w:author="yamel peraza" w:date="2015-04-27T12:53:00Z"/>
        </w:trPr>
        <w:tc>
          <w:tcPr>
            <w:tcW w:w="3708" w:type="dxa"/>
            <w:tcMar>
              <w:top w:w="100" w:type="dxa"/>
              <w:left w:w="115" w:type="dxa"/>
              <w:bottom w:w="100" w:type="dxa"/>
              <w:right w:w="115" w:type="dxa"/>
            </w:tcMar>
          </w:tcPr>
          <w:p w14:paraId="3D5000CE" w14:textId="77777777" w:rsidR="00AA1283" w:rsidRPr="00B608AA" w:rsidRDefault="00AA1283" w:rsidP="00AA1283">
            <w:pPr>
              <w:pStyle w:val="NormalWeb"/>
              <w:numPr>
                <w:ilvl w:val="0"/>
                <w:numId w:val="81"/>
              </w:numPr>
              <w:spacing w:before="0" w:beforeAutospacing="0" w:after="150" w:afterAutospacing="0" w:line="294" w:lineRule="atLeast"/>
              <w:ind w:left="150"/>
              <w:jc w:val="left"/>
              <w:rPr>
                <w:ins w:id="1497" w:author="yamel peraza" w:date="2015-04-27T12:53:00Z"/>
                <w:rFonts w:ascii="Arial" w:hAnsi="Arial" w:cs="Arial"/>
                <w:color w:val="000000"/>
                <w:sz w:val="21"/>
                <w:szCs w:val="21"/>
              </w:rPr>
            </w:pPr>
            <w:ins w:id="1498" w:author="yamel peraza" w:date="2015-04-27T12:53:00Z">
              <w:r>
                <w:rPr>
                  <w:b/>
                  <w:i/>
                </w:rPr>
                <w:t xml:space="preserve">User Story </w:t>
              </w:r>
              <w:r>
                <w:rPr>
                  <w:b/>
                </w:rPr>
                <w:t>#148</w:t>
              </w:r>
            </w:ins>
          </w:p>
          <w:p w14:paraId="413BBBAC" w14:textId="77777777" w:rsidR="00AA1283" w:rsidRPr="00DE75FA" w:rsidRDefault="00AA1283" w:rsidP="000545E3">
            <w:pPr>
              <w:spacing w:after="0" w:line="360" w:lineRule="auto"/>
              <w:rPr>
                <w:ins w:id="1499" w:author="yamel peraza" w:date="2015-04-27T12:53: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2B9B9159" w14:textId="77777777" w:rsidR="00AA1283" w:rsidRPr="00915599" w:rsidRDefault="00AA1283" w:rsidP="00AA1283">
            <w:pPr>
              <w:pStyle w:val="NormalWeb"/>
              <w:numPr>
                <w:ilvl w:val="0"/>
                <w:numId w:val="81"/>
              </w:numPr>
              <w:spacing w:before="0" w:beforeAutospacing="0" w:after="150" w:afterAutospacing="0" w:line="294" w:lineRule="atLeast"/>
              <w:ind w:left="150"/>
              <w:jc w:val="left"/>
              <w:rPr>
                <w:ins w:id="1500" w:author="yamel peraza" w:date="2015-04-27T12:53:00Z"/>
                <w:rFonts w:asciiTheme="minorHAnsi" w:hAnsiTheme="minorHAnsi" w:cs="Arial"/>
                <w:color w:val="000000"/>
                <w:sz w:val="21"/>
                <w:szCs w:val="21"/>
              </w:rPr>
            </w:pPr>
            <w:ins w:id="1501" w:author="yamel peraza" w:date="2015-04-27T12:53: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AA1283" w:rsidRPr="00DE75FA" w14:paraId="5FD56D6C" w14:textId="77777777" w:rsidTr="000545E3">
        <w:trPr>
          <w:ins w:id="1502" w:author="yamel peraza" w:date="2015-04-27T12:53:00Z"/>
        </w:trPr>
        <w:tc>
          <w:tcPr>
            <w:tcW w:w="3708" w:type="dxa"/>
            <w:shd w:val="clear" w:color="auto" w:fill="BDD6EE"/>
            <w:tcMar>
              <w:top w:w="100" w:type="dxa"/>
              <w:left w:w="115" w:type="dxa"/>
              <w:bottom w:w="100" w:type="dxa"/>
              <w:right w:w="115" w:type="dxa"/>
            </w:tcMar>
          </w:tcPr>
          <w:p w14:paraId="1B228718" w14:textId="77777777" w:rsidR="00AA1283" w:rsidRPr="00DE75FA" w:rsidRDefault="00AA1283" w:rsidP="000545E3">
            <w:pPr>
              <w:spacing w:after="0" w:line="360" w:lineRule="auto"/>
              <w:rPr>
                <w:ins w:id="1503" w:author="yamel peraza" w:date="2015-04-27T12:53:00Z"/>
                <w:rFonts w:ascii="Times New Roman" w:hAnsi="Times New Roman" w:cs="Times New Roman"/>
              </w:rPr>
            </w:pPr>
            <w:ins w:id="1504" w:author="yamel peraza" w:date="2015-04-27T12:53: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6A555B3" w14:textId="77777777" w:rsidR="00AA1283" w:rsidRPr="00DE75FA" w:rsidRDefault="00AA1283" w:rsidP="000545E3">
            <w:pPr>
              <w:spacing w:after="0" w:line="360" w:lineRule="auto"/>
              <w:rPr>
                <w:ins w:id="1505" w:author="yamel peraza" w:date="2015-04-27T12:53:00Z"/>
                <w:rFonts w:ascii="Times New Roman" w:hAnsi="Times New Roman" w:cs="Times New Roman"/>
              </w:rPr>
            </w:pPr>
            <w:ins w:id="1506" w:author="yamel peraza" w:date="2015-04-27T12:53:00Z">
              <w:r>
                <w:rPr>
                  <w:rFonts w:ascii="Times New Roman" w:eastAsia="Times New Roman" w:hAnsi="Times New Roman" w:cs="Times New Roman"/>
                  <w:sz w:val="24"/>
                </w:rPr>
                <w:t>Student, email system</w:t>
              </w:r>
            </w:ins>
          </w:p>
        </w:tc>
      </w:tr>
      <w:tr w:rsidR="00AA1283" w:rsidRPr="004C4963" w14:paraId="402C290A" w14:textId="77777777" w:rsidTr="000545E3">
        <w:trPr>
          <w:ins w:id="1507" w:author="yamel peraza" w:date="2015-04-27T12:53:00Z"/>
        </w:trPr>
        <w:tc>
          <w:tcPr>
            <w:tcW w:w="3708" w:type="dxa"/>
            <w:shd w:val="clear" w:color="auto" w:fill="auto"/>
            <w:tcMar>
              <w:top w:w="100" w:type="dxa"/>
              <w:left w:w="115" w:type="dxa"/>
              <w:bottom w:w="100" w:type="dxa"/>
              <w:right w:w="115" w:type="dxa"/>
            </w:tcMar>
          </w:tcPr>
          <w:p w14:paraId="19D3A752" w14:textId="77777777" w:rsidR="00AA1283" w:rsidRPr="00DE75FA" w:rsidRDefault="00AA1283" w:rsidP="000545E3">
            <w:pPr>
              <w:spacing w:after="0" w:line="360" w:lineRule="auto"/>
              <w:rPr>
                <w:ins w:id="1508" w:author="yamel peraza" w:date="2015-04-27T12:53:00Z"/>
                <w:rFonts w:ascii="Times New Roman" w:eastAsia="Times New Roman" w:hAnsi="Times New Roman" w:cs="Times New Roman"/>
                <w:b/>
                <w:i/>
                <w:sz w:val="24"/>
              </w:rPr>
            </w:pPr>
            <w:ins w:id="1509" w:author="yamel peraza" w:date="2015-04-27T12:53: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67C6BB85" w14:textId="77777777" w:rsidR="00AA1283" w:rsidRDefault="00AA1283" w:rsidP="00AA1283">
            <w:pPr>
              <w:pStyle w:val="ListParagraph"/>
              <w:numPr>
                <w:ilvl w:val="0"/>
                <w:numId w:val="56"/>
              </w:numPr>
              <w:jc w:val="left"/>
              <w:rPr>
                <w:ins w:id="1510" w:author="yamel peraza" w:date="2015-04-27T12:53:00Z"/>
              </w:rPr>
            </w:pPr>
            <w:ins w:id="1511" w:author="yamel peraza" w:date="2015-04-27T12:53:00Z">
              <w:r w:rsidRPr="00CE00A6">
                <w:t xml:space="preserve">Student </w:t>
              </w:r>
              <w:r>
                <w:t>has logged into Senior Project Website.</w:t>
              </w:r>
            </w:ins>
          </w:p>
          <w:p w14:paraId="4E14C923" w14:textId="77777777" w:rsidR="00AA1283" w:rsidRDefault="00AA1283" w:rsidP="00AA1283">
            <w:pPr>
              <w:pStyle w:val="ListParagraph"/>
              <w:numPr>
                <w:ilvl w:val="0"/>
                <w:numId w:val="56"/>
              </w:numPr>
              <w:jc w:val="left"/>
              <w:rPr>
                <w:ins w:id="1512" w:author="yamel peraza" w:date="2015-04-27T12:53:00Z"/>
              </w:rPr>
            </w:pPr>
            <w:ins w:id="1513" w:author="yamel peraza" w:date="2015-04-27T12:53:00Z">
              <w:r>
                <w:t>Current date is after deadline to choose a project.</w:t>
              </w:r>
            </w:ins>
          </w:p>
          <w:p w14:paraId="0E752C2B" w14:textId="77777777" w:rsidR="00AA1283" w:rsidRPr="004C4963" w:rsidRDefault="00AA1283" w:rsidP="00AA1283">
            <w:pPr>
              <w:pStyle w:val="ListParagraph"/>
              <w:numPr>
                <w:ilvl w:val="0"/>
                <w:numId w:val="56"/>
              </w:numPr>
              <w:spacing w:after="0" w:line="360" w:lineRule="auto"/>
              <w:rPr>
                <w:ins w:id="1514" w:author="yamel peraza" w:date="2015-04-27T12:53:00Z"/>
                <w:rFonts w:ascii="Times New Roman" w:eastAsia="Times New Roman" w:hAnsi="Times New Roman" w:cs="Times New Roman"/>
                <w:sz w:val="24"/>
              </w:rPr>
            </w:pPr>
            <w:ins w:id="1515" w:author="yamel peraza" w:date="2015-04-27T12:53:00Z">
              <w:r>
                <w:lastRenderedPageBreak/>
                <w:t>Student is in project_details2 page.</w:t>
              </w:r>
            </w:ins>
          </w:p>
        </w:tc>
      </w:tr>
      <w:tr w:rsidR="00AA1283" w:rsidRPr="00B608AA" w14:paraId="5B3BC06E" w14:textId="77777777" w:rsidTr="000545E3">
        <w:trPr>
          <w:ins w:id="1516" w:author="yamel peraza" w:date="2015-04-27T12:53:00Z"/>
        </w:trPr>
        <w:tc>
          <w:tcPr>
            <w:tcW w:w="3708" w:type="dxa"/>
            <w:tcMar>
              <w:top w:w="100" w:type="dxa"/>
              <w:left w:w="115" w:type="dxa"/>
              <w:bottom w:w="100" w:type="dxa"/>
              <w:right w:w="115" w:type="dxa"/>
            </w:tcMar>
          </w:tcPr>
          <w:p w14:paraId="792F400B" w14:textId="77777777" w:rsidR="00AA1283" w:rsidRPr="00DE75FA" w:rsidRDefault="00AA1283" w:rsidP="000545E3">
            <w:pPr>
              <w:spacing w:after="0" w:line="360" w:lineRule="auto"/>
              <w:rPr>
                <w:ins w:id="1517" w:author="yamel peraza" w:date="2015-04-27T12:53:00Z"/>
                <w:rFonts w:ascii="Times New Roman" w:hAnsi="Times New Roman" w:cs="Times New Roman"/>
              </w:rPr>
            </w:pPr>
            <w:ins w:id="1518" w:author="yamel peraza" w:date="2015-04-27T12:53: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24B8D6EA" w14:textId="77777777" w:rsidR="00AA1283" w:rsidRPr="00B608AA" w:rsidRDefault="00AA1283" w:rsidP="000545E3">
            <w:pPr>
              <w:rPr>
                <w:ins w:id="1519" w:author="yamel peraza" w:date="2015-04-27T12:53:00Z"/>
                <w:rFonts w:eastAsiaTheme="minorHAnsi"/>
              </w:rPr>
            </w:pPr>
          </w:p>
          <w:p w14:paraId="62199EA8" w14:textId="77777777" w:rsidR="00AA1283" w:rsidRPr="006327E8" w:rsidRDefault="00AA1283" w:rsidP="00AA1283">
            <w:pPr>
              <w:pStyle w:val="ListParagraph"/>
              <w:numPr>
                <w:ilvl w:val="0"/>
                <w:numId w:val="71"/>
              </w:numPr>
              <w:jc w:val="left"/>
              <w:rPr>
                <w:ins w:id="1520" w:author="yamel peraza" w:date="2015-04-27T12:53:00Z"/>
                <w:rFonts w:eastAsiaTheme="minorHAnsi"/>
              </w:rPr>
            </w:pPr>
            <w:ins w:id="1521" w:author="yamel peraza" w:date="2015-04-27T12:53:00Z">
              <w:r>
                <w:t>Student clicks on Create VM-Request button in project_details2 page.</w:t>
              </w:r>
            </w:ins>
          </w:p>
          <w:p w14:paraId="0BE87018" w14:textId="77777777" w:rsidR="00AA1283" w:rsidRPr="006327E8" w:rsidRDefault="00AA1283" w:rsidP="00AA1283">
            <w:pPr>
              <w:pStyle w:val="ListParagraph"/>
              <w:numPr>
                <w:ilvl w:val="0"/>
                <w:numId w:val="71"/>
              </w:numPr>
              <w:jc w:val="left"/>
              <w:rPr>
                <w:ins w:id="1522" w:author="yamel peraza" w:date="2015-04-27T12:53:00Z"/>
                <w:rFonts w:eastAsiaTheme="minorHAnsi"/>
              </w:rPr>
            </w:pPr>
            <w:ins w:id="1523" w:author="yamel peraza" w:date="2015-04-27T12:53:00Z">
              <w:r>
                <w:rPr>
                  <w:rFonts w:eastAsiaTheme="minorHAnsi"/>
                </w:rPr>
                <w:t xml:space="preserve">System navigates to </w:t>
              </w:r>
              <w:r w:rsidRPr="006327E8">
                <w:rPr>
                  <w:rFonts w:eastAsiaTheme="minorHAnsi"/>
                </w:rPr>
                <w:t>VM – Request page.</w:t>
              </w:r>
            </w:ins>
          </w:p>
          <w:p w14:paraId="6F21131F" w14:textId="77777777" w:rsidR="00AA1283" w:rsidRPr="00B608AA" w:rsidRDefault="00AA1283" w:rsidP="00AA1283">
            <w:pPr>
              <w:pStyle w:val="ListParagraph"/>
              <w:numPr>
                <w:ilvl w:val="0"/>
                <w:numId w:val="71"/>
              </w:numPr>
              <w:jc w:val="left"/>
              <w:rPr>
                <w:ins w:id="1524" w:author="yamel peraza" w:date="2015-04-27T12:53:00Z"/>
                <w:rFonts w:eastAsiaTheme="minorHAnsi"/>
              </w:rPr>
            </w:pPr>
            <w:ins w:id="1525" w:author="yamel peraza" w:date="2015-04-27T12:53:00Z">
              <w:r>
                <w:t>Student creates a VM request by entering in input fields: the image, the amount of RAM, the storage and the number of VMs.</w:t>
              </w:r>
            </w:ins>
          </w:p>
          <w:p w14:paraId="62E77443" w14:textId="77777777" w:rsidR="00AA1283" w:rsidRPr="00B608AA" w:rsidRDefault="00AA1283" w:rsidP="00AA1283">
            <w:pPr>
              <w:pStyle w:val="ListParagraph"/>
              <w:numPr>
                <w:ilvl w:val="0"/>
                <w:numId w:val="71"/>
              </w:numPr>
              <w:jc w:val="left"/>
              <w:rPr>
                <w:ins w:id="1526" w:author="yamel peraza" w:date="2015-04-27T12:53:00Z"/>
                <w:rFonts w:eastAsiaTheme="minorHAnsi"/>
              </w:rPr>
            </w:pPr>
            <w:ins w:id="1527" w:author="yamel peraza" w:date="2015-04-27T12:53:00Z">
              <w:r>
                <w:t xml:space="preserve">System displays in input fields: the input image names, the amount of RAM, the Storage amount and the number of virtual machines. </w:t>
              </w:r>
            </w:ins>
          </w:p>
          <w:p w14:paraId="64640CAC" w14:textId="77777777" w:rsidR="00AA1283" w:rsidRPr="006B028B" w:rsidRDefault="00AA1283" w:rsidP="00AA1283">
            <w:pPr>
              <w:pStyle w:val="ListParagraph"/>
              <w:numPr>
                <w:ilvl w:val="0"/>
                <w:numId w:val="71"/>
              </w:numPr>
              <w:jc w:val="left"/>
              <w:rPr>
                <w:ins w:id="1528" w:author="yamel peraza" w:date="2015-04-27T12:53:00Z"/>
                <w:rFonts w:eastAsiaTheme="minorHAnsi"/>
              </w:rPr>
            </w:pPr>
            <w:ins w:id="1529" w:author="yamel peraza" w:date="2015-04-27T12:53:00Z">
              <w:r>
                <w:t>Student clicks on “Submit” button.</w:t>
              </w:r>
            </w:ins>
          </w:p>
          <w:p w14:paraId="6D47169F" w14:textId="77777777" w:rsidR="00AA1283" w:rsidRPr="00B608AA" w:rsidRDefault="00AA1283" w:rsidP="00AA1283">
            <w:pPr>
              <w:pStyle w:val="ListParagraph"/>
              <w:numPr>
                <w:ilvl w:val="0"/>
                <w:numId w:val="71"/>
              </w:numPr>
              <w:jc w:val="left"/>
              <w:rPr>
                <w:ins w:id="1530" w:author="yamel peraza" w:date="2015-04-27T12:53:00Z"/>
                <w:rFonts w:eastAsiaTheme="minorHAnsi"/>
              </w:rPr>
            </w:pPr>
            <w:ins w:id="1531" w:author="yamel peraza" w:date="2015-04-27T12:53:00Z">
              <w:r>
                <w:t xml:space="preserve">System stores virtual machine request in database, and notifies Head Professor via email about request. </w:t>
              </w:r>
              <w:r w:rsidRPr="006327E8">
                <w:rPr>
                  <w:rFonts w:eastAsiaTheme="minorHAnsi"/>
                </w:rPr>
                <w:t xml:space="preserve">  </w:t>
              </w:r>
            </w:ins>
          </w:p>
        </w:tc>
      </w:tr>
      <w:tr w:rsidR="00AA1283" w:rsidRPr="009A3FC6" w14:paraId="677B67DE" w14:textId="77777777" w:rsidTr="000545E3">
        <w:trPr>
          <w:ins w:id="1532" w:author="yamel peraza" w:date="2015-04-27T12:53:00Z"/>
        </w:trPr>
        <w:tc>
          <w:tcPr>
            <w:tcW w:w="3708" w:type="dxa"/>
            <w:shd w:val="clear" w:color="auto" w:fill="BDD6EE"/>
            <w:tcMar>
              <w:top w:w="100" w:type="dxa"/>
              <w:left w:w="115" w:type="dxa"/>
              <w:bottom w:w="100" w:type="dxa"/>
              <w:right w:w="115" w:type="dxa"/>
            </w:tcMar>
          </w:tcPr>
          <w:p w14:paraId="1E5220BE" w14:textId="77777777" w:rsidR="00AA1283" w:rsidRPr="00DE75FA" w:rsidRDefault="00AA1283" w:rsidP="000545E3">
            <w:pPr>
              <w:spacing w:after="0" w:line="360" w:lineRule="auto"/>
              <w:rPr>
                <w:ins w:id="1533" w:author="yamel peraza" w:date="2015-04-27T12:53:00Z"/>
                <w:rFonts w:ascii="Times New Roman" w:hAnsi="Times New Roman" w:cs="Times New Roman"/>
              </w:rPr>
            </w:pPr>
            <w:ins w:id="1534"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FBED843" w14:textId="77777777" w:rsidR="00AA1283" w:rsidRPr="009A3FC6" w:rsidRDefault="00AA1283" w:rsidP="00AA1283">
            <w:pPr>
              <w:pStyle w:val="ListParagraph"/>
              <w:numPr>
                <w:ilvl w:val="0"/>
                <w:numId w:val="80"/>
              </w:numPr>
              <w:jc w:val="left"/>
              <w:rPr>
                <w:ins w:id="1535" w:author="yamel peraza" w:date="2015-04-27T12:53:00Z"/>
                <w:rFonts w:eastAsiaTheme="minorHAnsi"/>
              </w:rPr>
            </w:pPr>
            <w:ins w:id="1536" w:author="yamel peraza" w:date="2015-04-27T12:53: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AA1283" w:rsidRPr="004C2E8A" w14:paraId="6004D821" w14:textId="77777777" w:rsidTr="000545E3">
        <w:trPr>
          <w:ins w:id="1537" w:author="yamel peraza" w:date="2015-04-27T12:53:00Z"/>
        </w:trPr>
        <w:tc>
          <w:tcPr>
            <w:tcW w:w="3708" w:type="dxa"/>
            <w:shd w:val="clear" w:color="auto" w:fill="BDD6EE"/>
            <w:tcMar>
              <w:top w:w="100" w:type="dxa"/>
              <w:left w:w="115" w:type="dxa"/>
              <w:bottom w:w="100" w:type="dxa"/>
              <w:right w:w="115" w:type="dxa"/>
            </w:tcMar>
          </w:tcPr>
          <w:p w14:paraId="044C8E36" w14:textId="77777777" w:rsidR="00AA1283" w:rsidRPr="00DE75FA" w:rsidRDefault="00AA1283" w:rsidP="000545E3">
            <w:pPr>
              <w:spacing w:after="0" w:line="360" w:lineRule="auto"/>
              <w:rPr>
                <w:ins w:id="1538" w:author="yamel peraza" w:date="2015-04-27T12:53:00Z"/>
                <w:rFonts w:ascii="Times New Roman" w:hAnsi="Times New Roman" w:cs="Times New Roman"/>
              </w:rPr>
            </w:pPr>
            <w:ins w:id="1539" w:author="yamel peraza" w:date="2015-04-27T12:53: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07F869F0" w14:textId="77777777" w:rsidR="00AA1283" w:rsidRPr="004C2E8A" w:rsidRDefault="00AA1283" w:rsidP="00AA1283">
            <w:pPr>
              <w:pStyle w:val="ListParagraph"/>
              <w:numPr>
                <w:ilvl w:val="0"/>
                <w:numId w:val="69"/>
              </w:numPr>
              <w:jc w:val="left"/>
              <w:rPr>
                <w:ins w:id="1540" w:author="yamel peraza" w:date="2015-04-27T12:53:00Z"/>
                <w:rFonts w:ascii="Times New Roman" w:eastAsiaTheme="minorHAnsi" w:hAnsi="Times New Roman" w:cs="Times New Roman"/>
              </w:rPr>
            </w:pPr>
            <w:ins w:id="1541" w:author="yamel peraza" w:date="2015-04-27T12:53:00Z">
              <w:r>
                <w:rPr>
                  <w:rFonts w:ascii="Times New Roman" w:hAnsi="Times New Roman" w:cs="Times New Roman"/>
                </w:rPr>
                <w:t>Student successfully submitted virtual machine request.</w:t>
              </w:r>
            </w:ins>
          </w:p>
        </w:tc>
      </w:tr>
      <w:tr w:rsidR="00AA1283" w:rsidRPr="004D4ABE" w14:paraId="1B0E4F30" w14:textId="77777777" w:rsidTr="000545E3">
        <w:trPr>
          <w:trHeight w:val="1312"/>
          <w:ins w:id="1542" w:author="yamel peraza" w:date="2015-04-27T12:53:00Z"/>
        </w:trPr>
        <w:tc>
          <w:tcPr>
            <w:tcW w:w="3708" w:type="dxa"/>
            <w:shd w:val="clear" w:color="auto" w:fill="auto"/>
            <w:tcMar>
              <w:top w:w="100" w:type="dxa"/>
              <w:left w:w="115" w:type="dxa"/>
              <w:bottom w:w="100" w:type="dxa"/>
              <w:right w:w="115" w:type="dxa"/>
            </w:tcMar>
          </w:tcPr>
          <w:p w14:paraId="34E44FD1" w14:textId="77777777" w:rsidR="00AA1283" w:rsidRPr="00DE75FA" w:rsidRDefault="00AA1283" w:rsidP="000545E3">
            <w:pPr>
              <w:spacing w:after="0" w:line="360" w:lineRule="auto"/>
              <w:rPr>
                <w:ins w:id="1543" w:author="yamel peraza" w:date="2015-04-27T12:53:00Z"/>
                <w:rFonts w:ascii="Times New Roman" w:eastAsia="Times New Roman" w:hAnsi="Times New Roman" w:cs="Times New Roman"/>
                <w:b/>
                <w:i/>
                <w:sz w:val="24"/>
              </w:rPr>
            </w:pPr>
            <w:ins w:id="1544" w:author="yamel peraza" w:date="2015-04-27T12:53: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35D6D8FF" w14:textId="77777777" w:rsidR="00AA1283" w:rsidRDefault="00AA1283" w:rsidP="00AA1283">
            <w:pPr>
              <w:pStyle w:val="ListParagraph"/>
              <w:numPr>
                <w:ilvl w:val="0"/>
                <w:numId w:val="70"/>
              </w:numPr>
              <w:jc w:val="left"/>
              <w:rPr>
                <w:ins w:id="1545" w:author="yamel peraza" w:date="2015-04-27T12:53:00Z"/>
                <w:rFonts w:eastAsiaTheme="minorHAnsi"/>
              </w:rPr>
            </w:pPr>
            <w:ins w:id="1546" w:author="yamel peraza" w:date="2015-04-27T12:53:00Z">
              <w:r>
                <w:rPr>
                  <w:rFonts w:eastAsiaTheme="minorHAnsi"/>
                </w:rPr>
                <w:t xml:space="preserve">If current day is under deadline and student attempts to access/hack into VM – Request page, system denies student’s access to VM-Request page and prompts warning message. </w:t>
              </w:r>
            </w:ins>
          </w:p>
          <w:p w14:paraId="0E4F80D6" w14:textId="77777777" w:rsidR="00AA1283" w:rsidRPr="004D4ABE" w:rsidRDefault="00AA1283" w:rsidP="00AA1283">
            <w:pPr>
              <w:pStyle w:val="ListParagraph"/>
              <w:numPr>
                <w:ilvl w:val="0"/>
                <w:numId w:val="70"/>
              </w:numPr>
              <w:jc w:val="left"/>
              <w:rPr>
                <w:ins w:id="1547" w:author="yamel peraza" w:date="2015-04-27T12:53:00Z"/>
                <w:rFonts w:eastAsiaTheme="minorHAnsi"/>
              </w:rPr>
            </w:pPr>
            <w:ins w:id="1548" w:author="yamel peraza" w:date="2015-04-27T12:53:00Z">
              <w:r>
                <w:rPr>
                  <w:rFonts w:eastAsiaTheme="minorHAnsi"/>
                </w:rPr>
                <w:t xml:space="preserve">If student inputs in fields </w:t>
              </w:r>
              <w:r>
                <w:t>amount of RAM, storage amount and number of virtual machines a non-numerical value. System prompts error message.</w:t>
              </w:r>
            </w:ins>
          </w:p>
        </w:tc>
      </w:tr>
    </w:tbl>
    <w:p w14:paraId="0F0095D2" w14:textId="77777777" w:rsidR="00AA1283" w:rsidRDefault="00AA1283" w:rsidP="00AA1283">
      <w:pPr>
        <w:rPr>
          <w:ins w:id="1549" w:author="yamel peraza" w:date="2015-04-27T12:53:00Z"/>
        </w:rPr>
      </w:pPr>
    </w:p>
    <w:p w14:paraId="2480414E" w14:textId="77777777" w:rsidR="00AA1283" w:rsidRDefault="00AA1283" w:rsidP="00AA1283">
      <w:pPr>
        <w:rPr>
          <w:ins w:id="1550" w:author="yamel peraza" w:date="2015-04-27T12:53:00Z"/>
        </w:rPr>
      </w:pPr>
    </w:p>
    <w:p w14:paraId="675600A9" w14:textId="77777777" w:rsidR="00AA1283" w:rsidRDefault="00AA1283" w:rsidP="00AA1283">
      <w:pPr>
        <w:rPr>
          <w:ins w:id="1551" w:author="yamel peraza" w:date="2015-04-27T12:53:00Z"/>
          <w:noProof/>
        </w:rPr>
      </w:pPr>
    </w:p>
    <w:p w14:paraId="69643D7E" w14:textId="77777777" w:rsidR="00AA1283" w:rsidRDefault="00AA1283" w:rsidP="00AA1283">
      <w:pPr>
        <w:rPr>
          <w:ins w:id="1552" w:author="yamel peraza" w:date="2015-04-27T12:53:00Z"/>
          <w:noProof/>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0C9CF9C7" w14:textId="77777777" w:rsidTr="000545E3">
        <w:trPr>
          <w:ins w:id="1553" w:author="yamel peraza" w:date="2015-04-27T12:53:00Z"/>
        </w:trPr>
        <w:tc>
          <w:tcPr>
            <w:tcW w:w="3708" w:type="dxa"/>
            <w:tcMar>
              <w:top w:w="100" w:type="dxa"/>
              <w:left w:w="115" w:type="dxa"/>
              <w:bottom w:w="100" w:type="dxa"/>
              <w:right w:w="115" w:type="dxa"/>
            </w:tcMar>
          </w:tcPr>
          <w:p w14:paraId="4597EC68" w14:textId="4A0B901A" w:rsidR="00AA1283" w:rsidRPr="00B42D5C" w:rsidRDefault="00AA1283" w:rsidP="000545E3">
            <w:pPr>
              <w:spacing w:after="0" w:line="360" w:lineRule="auto"/>
              <w:rPr>
                <w:ins w:id="1554" w:author="yamel peraza" w:date="2015-04-27T12:53:00Z"/>
                <w:rFonts w:ascii="Times New Roman" w:hAnsi="Times New Roman" w:cs="Times New Roman"/>
                <w:sz w:val="24"/>
                <w:szCs w:val="24"/>
              </w:rPr>
            </w:pPr>
            <w:ins w:id="1555"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556" w:author="yamel peraza" w:date="2015-04-27T17:52:00Z">
              <w:r w:rsidR="00A41E09">
                <w:rPr>
                  <w:rFonts w:ascii="Times New Roman" w:eastAsia="Times New Roman" w:hAnsi="Times New Roman" w:cs="Times New Roman"/>
                  <w:b/>
                  <w:sz w:val="24"/>
                  <w:szCs w:val="24"/>
                </w:rPr>
                <w:t>10</w:t>
              </w:r>
            </w:ins>
            <w:ins w:id="1557" w:author="yamel peraza" w:date="2015-04-27T12:54:00Z">
              <w:r>
                <w:rPr>
                  <w:rFonts w:ascii="Times New Roman" w:eastAsia="Times New Roman" w:hAnsi="Times New Roman" w:cs="Times New Roman"/>
                  <w:b/>
                  <w:sz w:val="24"/>
                  <w:szCs w:val="24"/>
                </w:rPr>
                <w:t>9</w:t>
              </w:r>
            </w:ins>
            <w:ins w:id="1558"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0551F41" w14:textId="77777777" w:rsidR="00AA1283" w:rsidRPr="00B42D5C" w:rsidRDefault="00AA1283" w:rsidP="000545E3">
            <w:pPr>
              <w:shd w:val="clear" w:color="auto" w:fill="FFFFFF"/>
              <w:spacing w:after="0" w:line="240" w:lineRule="auto"/>
              <w:jc w:val="left"/>
              <w:outlineLvl w:val="0"/>
              <w:rPr>
                <w:ins w:id="1559" w:author="yamel peraza" w:date="2015-04-27T12:53:00Z"/>
                <w:rFonts w:ascii="Times New Roman" w:eastAsia="Times New Roman" w:hAnsi="Times New Roman" w:cs="Times New Roman"/>
                <w:b/>
                <w:color w:val="000000"/>
                <w:kern w:val="36"/>
                <w:sz w:val="24"/>
                <w:szCs w:val="24"/>
              </w:rPr>
            </w:pPr>
            <w:ins w:id="1560" w:author="yamel peraza" w:date="2015-04-27T12:53: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AA1283" w:rsidRPr="00DE75FA" w14:paraId="6E657E83" w14:textId="77777777" w:rsidTr="000545E3">
        <w:trPr>
          <w:ins w:id="1561" w:author="yamel peraza" w:date="2015-04-27T12:53:00Z"/>
        </w:trPr>
        <w:tc>
          <w:tcPr>
            <w:tcW w:w="3708" w:type="dxa"/>
            <w:shd w:val="clear" w:color="auto" w:fill="B8CCE4" w:themeFill="accent1" w:themeFillTint="66"/>
            <w:tcMar>
              <w:top w:w="100" w:type="dxa"/>
              <w:left w:w="115" w:type="dxa"/>
              <w:bottom w:w="100" w:type="dxa"/>
              <w:right w:w="115" w:type="dxa"/>
            </w:tcMar>
          </w:tcPr>
          <w:p w14:paraId="7D26EFD3" w14:textId="77777777" w:rsidR="00AA1283" w:rsidRPr="00DE75FA" w:rsidRDefault="00AA1283" w:rsidP="000545E3">
            <w:pPr>
              <w:spacing w:after="0" w:line="360" w:lineRule="auto"/>
              <w:rPr>
                <w:ins w:id="1562" w:author="yamel peraza" w:date="2015-04-27T12:53:00Z"/>
                <w:rFonts w:ascii="Times New Roman" w:hAnsi="Times New Roman" w:cs="Times New Roman"/>
              </w:rPr>
            </w:pPr>
            <w:ins w:id="1563" w:author="yamel peraza" w:date="2015-04-27T12:53:00Z">
              <w:r w:rsidRPr="00DE75FA">
                <w:rPr>
                  <w:rFonts w:ascii="Times New Roman" w:eastAsia="Times New Roman" w:hAnsi="Times New Roman" w:cs="Times New Roman"/>
                  <w:b/>
                  <w:i/>
                  <w:sz w:val="24"/>
                </w:rPr>
                <w:lastRenderedPageBreak/>
                <w:t>Participating Actor</w:t>
              </w:r>
            </w:ins>
          </w:p>
        </w:tc>
        <w:tc>
          <w:tcPr>
            <w:tcW w:w="5850" w:type="dxa"/>
            <w:shd w:val="clear" w:color="auto" w:fill="B8CCE4" w:themeFill="accent1" w:themeFillTint="66"/>
            <w:tcMar>
              <w:top w:w="100" w:type="dxa"/>
              <w:left w:w="115" w:type="dxa"/>
              <w:bottom w:w="100" w:type="dxa"/>
              <w:right w:w="115" w:type="dxa"/>
            </w:tcMar>
          </w:tcPr>
          <w:p w14:paraId="59CB7C1E" w14:textId="77777777" w:rsidR="00AA1283" w:rsidRPr="00DE75FA" w:rsidRDefault="00AA1283" w:rsidP="000545E3">
            <w:pPr>
              <w:spacing w:after="0" w:line="360" w:lineRule="auto"/>
              <w:rPr>
                <w:ins w:id="1564" w:author="yamel peraza" w:date="2015-04-27T12:53:00Z"/>
                <w:rFonts w:ascii="Times New Roman" w:hAnsi="Times New Roman" w:cs="Times New Roman"/>
              </w:rPr>
            </w:pPr>
            <w:ins w:id="1565" w:author="yamel peraza" w:date="2015-04-27T12:53:00Z">
              <w:r>
                <w:rPr>
                  <w:rFonts w:ascii="Times New Roman" w:eastAsia="Times New Roman" w:hAnsi="Times New Roman" w:cs="Times New Roman"/>
                  <w:sz w:val="24"/>
                </w:rPr>
                <w:t>Head professor, email system</w:t>
              </w:r>
            </w:ins>
          </w:p>
        </w:tc>
      </w:tr>
      <w:tr w:rsidR="00AA1283" w:rsidRPr="00B42D5C" w14:paraId="073460CA" w14:textId="77777777" w:rsidTr="000545E3">
        <w:trPr>
          <w:ins w:id="1566" w:author="yamel peraza" w:date="2015-04-27T12:53:00Z"/>
        </w:trPr>
        <w:tc>
          <w:tcPr>
            <w:tcW w:w="3708" w:type="dxa"/>
            <w:tcMar>
              <w:top w:w="100" w:type="dxa"/>
              <w:left w:w="115" w:type="dxa"/>
              <w:bottom w:w="100" w:type="dxa"/>
              <w:right w:w="115" w:type="dxa"/>
            </w:tcMar>
          </w:tcPr>
          <w:p w14:paraId="46B34BD8"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567" w:author="yamel peraza" w:date="2015-04-27T12:53:00Z"/>
                <w:rFonts w:ascii="Arial" w:hAnsi="Arial" w:cs="Arial"/>
                <w:color w:val="000000"/>
                <w:sz w:val="21"/>
                <w:szCs w:val="21"/>
              </w:rPr>
            </w:pPr>
            <w:ins w:id="1568" w:author="yamel peraza" w:date="2015-04-27T12:53:00Z">
              <w:r>
                <w:rPr>
                  <w:b/>
                  <w:i/>
                </w:rPr>
                <w:t xml:space="preserve">User Story </w:t>
              </w:r>
              <w:r>
                <w:rPr>
                  <w:b/>
                </w:rPr>
                <w:t>#146</w:t>
              </w:r>
            </w:ins>
          </w:p>
        </w:tc>
        <w:tc>
          <w:tcPr>
            <w:tcW w:w="5850" w:type="dxa"/>
            <w:tcMar>
              <w:top w:w="100" w:type="dxa"/>
              <w:left w:w="115" w:type="dxa"/>
              <w:bottom w:w="100" w:type="dxa"/>
              <w:right w:w="115" w:type="dxa"/>
            </w:tcMar>
          </w:tcPr>
          <w:p w14:paraId="677178CE" w14:textId="77777777" w:rsidR="00AA1283" w:rsidRPr="00B42D5C" w:rsidRDefault="00AA1283" w:rsidP="000545E3">
            <w:pPr>
              <w:shd w:val="clear" w:color="auto" w:fill="FFFFFF"/>
              <w:spacing w:after="150" w:line="294" w:lineRule="atLeast"/>
              <w:jc w:val="left"/>
              <w:rPr>
                <w:ins w:id="1569" w:author="yamel peraza" w:date="2015-04-27T12:53:00Z"/>
                <w:rFonts w:ascii="Arial" w:eastAsia="Times New Roman" w:hAnsi="Arial" w:cs="Arial"/>
                <w:color w:val="000000"/>
                <w:sz w:val="21"/>
                <w:szCs w:val="21"/>
              </w:rPr>
            </w:pPr>
            <w:ins w:id="1570" w:author="yamel peraza" w:date="2015-04-27T12:53: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AA1283" w:rsidRPr="00B42D5C" w14:paraId="43B4A745" w14:textId="77777777" w:rsidTr="000545E3">
        <w:trPr>
          <w:ins w:id="1571" w:author="yamel peraza" w:date="2015-04-27T12:53:00Z"/>
        </w:trPr>
        <w:tc>
          <w:tcPr>
            <w:tcW w:w="3708" w:type="dxa"/>
            <w:tcMar>
              <w:top w:w="100" w:type="dxa"/>
              <w:left w:w="115" w:type="dxa"/>
              <w:bottom w:w="100" w:type="dxa"/>
              <w:right w:w="115" w:type="dxa"/>
            </w:tcMar>
          </w:tcPr>
          <w:p w14:paraId="7F71D2B6" w14:textId="77777777" w:rsidR="00AA1283" w:rsidRPr="00DE75FA" w:rsidRDefault="00AA1283" w:rsidP="000545E3">
            <w:pPr>
              <w:spacing w:after="0" w:line="360" w:lineRule="auto"/>
              <w:rPr>
                <w:ins w:id="1572" w:author="yamel peraza" w:date="2015-04-27T12:53:00Z"/>
                <w:rFonts w:ascii="Times New Roman" w:hAnsi="Times New Roman" w:cs="Times New Roman"/>
              </w:rPr>
            </w:pPr>
            <w:ins w:id="1573" w:author="yamel peraza" w:date="2015-04-27T12:53: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CAD8C33" w14:textId="77777777" w:rsidR="00AA1283" w:rsidRPr="004C2E8A" w:rsidRDefault="00AA1283" w:rsidP="00AA1283">
            <w:pPr>
              <w:pStyle w:val="ListParagraph"/>
              <w:numPr>
                <w:ilvl w:val="0"/>
                <w:numId w:val="56"/>
              </w:numPr>
              <w:jc w:val="left"/>
              <w:rPr>
                <w:ins w:id="1574" w:author="yamel peraza" w:date="2015-04-27T12:53:00Z"/>
                <w:rFonts w:eastAsiaTheme="minorHAnsi"/>
              </w:rPr>
            </w:pPr>
            <w:ins w:id="1575" w:author="yamel peraza" w:date="2015-04-27T12:53:00Z">
              <w:r>
                <w:rPr>
                  <w:rFonts w:ascii="Times New Roman" w:eastAsiaTheme="minorHAnsi" w:hAnsi="Times New Roman" w:cs="Times New Roman"/>
                </w:rPr>
                <w:t>Head professor is logged into the system.</w:t>
              </w:r>
            </w:ins>
          </w:p>
          <w:p w14:paraId="38E85293" w14:textId="77777777" w:rsidR="00AA1283" w:rsidRPr="00C37503" w:rsidRDefault="00AA1283" w:rsidP="00AA1283">
            <w:pPr>
              <w:pStyle w:val="ListParagraph"/>
              <w:numPr>
                <w:ilvl w:val="0"/>
                <w:numId w:val="56"/>
              </w:numPr>
              <w:jc w:val="left"/>
              <w:rPr>
                <w:ins w:id="1576" w:author="yamel peraza" w:date="2015-04-27T12:53:00Z"/>
                <w:rFonts w:eastAsiaTheme="minorHAnsi"/>
              </w:rPr>
            </w:pPr>
            <w:ins w:id="1577" w:author="yamel peraza" w:date="2015-04-27T12:53:00Z">
              <w:r>
                <w:rPr>
                  <w:rFonts w:ascii="Times New Roman" w:eastAsiaTheme="minorHAnsi" w:hAnsi="Times New Roman" w:cs="Times New Roman"/>
                </w:rPr>
                <w:t>Head professor is in vm_requests2 page.</w:t>
              </w:r>
            </w:ins>
          </w:p>
        </w:tc>
      </w:tr>
      <w:tr w:rsidR="00AA1283" w:rsidRPr="00A40DF2" w14:paraId="7784591C" w14:textId="77777777" w:rsidTr="000545E3">
        <w:trPr>
          <w:ins w:id="1578" w:author="yamel peraza" w:date="2015-04-27T12:53:00Z"/>
        </w:trPr>
        <w:tc>
          <w:tcPr>
            <w:tcW w:w="3708" w:type="dxa"/>
            <w:shd w:val="clear" w:color="auto" w:fill="BDD6EE"/>
            <w:tcMar>
              <w:top w:w="100" w:type="dxa"/>
              <w:left w:w="115" w:type="dxa"/>
              <w:bottom w:w="100" w:type="dxa"/>
              <w:right w:w="115" w:type="dxa"/>
            </w:tcMar>
          </w:tcPr>
          <w:p w14:paraId="0481E20E" w14:textId="77777777" w:rsidR="00AA1283" w:rsidRPr="00DE75FA" w:rsidRDefault="00AA1283" w:rsidP="000545E3">
            <w:pPr>
              <w:spacing w:after="0" w:line="360" w:lineRule="auto"/>
              <w:rPr>
                <w:ins w:id="1579" w:author="yamel peraza" w:date="2015-04-27T12:53:00Z"/>
                <w:rFonts w:ascii="Times New Roman" w:hAnsi="Times New Roman" w:cs="Times New Roman"/>
              </w:rPr>
            </w:pPr>
            <w:ins w:id="1580"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5C9DA5A" w14:textId="77777777" w:rsidR="00AA1283" w:rsidRPr="00A40DF2" w:rsidRDefault="00AA1283" w:rsidP="00AA1283">
            <w:pPr>
              <w:pStyle w:val="ListParagraph"/>
              <w:numPr>
                <w:ilvl w:val="0"/>
                <w:numId w:val="82"/>
              </w:numPr>
              <w:jc w:val="left"/>
              <w:rPr>
                <w:ins w:id="1581" w:author="yamel peraza" w:date="2015-04-27T12:53:00Z"/>
                <w:rFonts w:eastAsiaTheme="minorHAnsi"/>
              </w:rPr>
            </w:pPr>
            <w:ins w:id="1582" w:author="yamel peraza" w:date="2015-04-27T12:53:00Z">
              <w:r w:rsidRPr="00A40DF2">
                <w:rPr>
                  <w:rFonts w:eastAsiaTheme="minorHAnsi"/>
                </w:rPr>
                <w:t xml:space="preserve">Head professor </w:t>
              </w:r>
              <w:r>
                <w:rPr>
                  <w:rFonts w:eastAsiaTheme="minorHAnsi"/>
                </w:rPr>
                <w:t xml:space="preserve">modifies a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xml:space="preserve">, </w:t>
              </w:r>
              <w:r>
                <w:rPr>
                  <w:rFonts w:eastAsiaTheme="minorHAnsi"/>
                </w:rPr>
                <w:t>the status of the request</w:t>
              </w:r>
              <w:r w:rsidRPr="00A40DF2">
                <w:rPr>
                  <w:rFonts w:eastAsiaTheme="minorHAnsi"/>
                </w:rPr>
                <w:t xml:space="preserve"> </w:t>
              </w:r>
              <w:r>
                <w:rPr>
                  <w:rFonts w:eastAsiaTheme="minorHAnsi"/>
                </w:rPr>
                <w:t xml:space="preserve">and entering in input fields </w:t>
              </w:r>
              <w:r w:rsidRPr="00A40DF2">
                <w:rPr>
                  <w:rFonts w:eastAsiaTheme="minorHAnsi"/>
                </w:rPr>
                <w:t xml:space="preserve">the amount of </w:t>
              </w:r>
              <w:r>
                <w:rPr>
                  <w:rFonts w:eastAsiaTheme="minorHAnsi"/>
                </w:rPr>
                <w:t xml:space="preserve">memory RAM, the storage amount and </w:t>
              </w:r>
              <w:r w:rsidRPr="00A40DF2">
                <w:rPr>
                  <w:rFonts w:eastAsiaTheme="minorHAnsi"/>
                </w:rPr>
                <w:t>t</w:t>
              </w:r>
              <w:r>
                <w:rPr>
                  <w:rFonts w:eastAsiaTheme="minorHAnsi"/>
                </w:rPr>
                <w:t>he number of VMs.</w:t>
              </w:r>
            </w:ins>
          </w:p>
          <w:p w14:paraId="2BCA6911" w14:textId="77777777" w:rsidR="00AA1283" w:rsidRPr="00A40DF2" w:rsidRDefault="00AA1283" w:rsidP="00AA1283">
            <w:pPr>
              <w:pStyle w:val="ListParagraph"/>
              <w:numPr>
                <w:ilvl w:val="0"/>
                <w:numId w:val="82"/>
              </w:numPr>
              <w:jc w:val="left"/>
              <w:rPr>
                <w:ins w:id="1583" w:author="yamel peraza" w:date="2015-04-27T12:53:00Z"/>
                <w:rFonts w:eastAsiaTheme="minorHAnsi"/>
              </w:rPr>
            </w:pPr>
            <w:ins w:id="1584" w:author="yamel peraza" w:date="2015-04-27T12:53:00Z">
              <w:r w:rsidRPr="00A40DF2">
                <w:rPr>
                  <w:rFonts w:eastAsiaTheme="minorHAnsi"/>
                </w:rPr>
                <w:t>Sys</w:t>
              </w:r>
              <w:r>
                <w:rPr>
                  <w:rFonts w:eastAsiaTheme="minorHAnsi"/>
                </w:rPr>
                <w:t xml:space="preserve">tem displays </w:t>
              </w:r>
              <w:r w:rsidRPr="00A40DF2">
                <w:rPr>
                  <w:rFonts w:eastAsiaTheme="minorHAnsi"/>
                </w:rPr>
                <w:t>the selected image name, selected amount of RAM, selected storage amount, selected number of VMs and the status.</w:t>
              </w:r>
            </w:ins>
          </w:p>
          <w:p w14:paraId="0F2D77C3" w14:textId="77777777" w:rsidR="00AA1283" w:rsidRPr="00A40DF2" w:rsidRDefault="00AA1283" w:rsidP="00AA1283">
            <w:pPr>
              <w:pStyle w:val="ListParagraph"/>
              <w:numPr>
                <w:ilvl w:val="0"/>
                <w:numId w:val="82"/>
              </w:numPr>
              <w:jc w:val="left"/>
              <w:rPr>
                <w:ins w:id="1585" w:author="yamel peraza" w:date="2015-04-27T12:53:00Z"/>
                <w:rFonts w:eastAsiaTheme="minorHAnsi"/>
              </w:rPr>
            </w:pPr>
            <w:ins w:id="1586" w:author="yamel peraza" w:date="2015-04-27T12:53:00Z">
              <w:r w:rsidRPr="00A40DF2">
                <w:rPr>
                  <w:rFonts w:eastAsiaTheme="minorHAnsi"/>
                </w:rPr>
                <w:t>Head professor clicks on “Submit” button.</w:t>
              </w:r>
            </w:ins>
          </w:p>
          <w:p w14:paraId="5E582B5C" w14:textId="77777777" w:rsidR="00AA1283" w:rsidRPr="00A40DF2" w:rsidRDefault="00AA1283" w:rsidP="00AA1283">
            <w:pPr>
              <w:pStyle w:val="ListParagraph"/>
              <w:numPr>
                <w:ilvl w:val="0"/>
                <w:numId w:val="82"/>
              </w:numPr>
              <w:jc w:val="left"/>
              <w:rPr>
                <w:ins w:id="1587" w:author="yamel peraza" w:date="2015-04-27T12:53:00Z"/>
                <w:rFonts w:eastAsiaTheme="minorHAnsi"/>
              </w:rPr>
            </w:pPr>
            <w:ins w:id="1588" w:author="yamel peraza" w:date="2015-04-27T12:53: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AA1283" w:rsidRPr="00F066EA" w14:paraId="2EAE4CA0" w14:textId="77777777" w:rsidTr="000545E3">
        <w:trPr>
          <w:ins w:id="1589" w:author="yamel peraza" w:date="2015-04-27T12:53:00Z"/>
        </w:trPr>
        <w:tc>
          <w:tcPr>
            <w:tcW w:w="3708" w:type="dxa"/>
            <w:tcMar>
              <w:top w:w="100" w:type="dxa"/>
              <w:left w:w="115" w:type="dxa"/>
              <w:bottom w:w="100" w:type="dxa"/>
              <w:right w:w="115" w:type="dxa"/>
            </w:tcMar>
          </w:tcPr>
          <w:p w14:paraId="2B5B8E92" w14:textId="77777777" w:rsidR="00AA1283" w:rsidRPr="00DE75FA" w:rsidRDefault="00AA1283" w:rsidP="000545E3">
            <w:pPr>
              <w:spacing w:after="0" w:line="360" w:lineRule="auto"/>
              <w:rPr>
                <w:ins w:id="1590" w:author="yamel peraza" w:date="2015-04-27T12:53:00Z"/>
                <w:rFonts w:ascii="Times New Roman" w:hAnsi="Times New Roman" w:cs="Times New Roman"/>
              </w:rPr>
            </w:pPr>
            <w:ins w:id="1591"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2793334" w14:textId="77777777" w:rsidR="00AA1283" w:rsidRPr="00F066EA" w:rsidRDefault="00AA1283" w:rsidP="00AA1283">
            <w:pPr>
              <w:pStyle w:val="ListParagraph"/>
              <w:numPr>
                <w:ilvl w:val="0"/>
                <w:numId w:val="70"/>
              </w:numPr>
              <w:spacing w:line="256" w:lineRule="auto"/>
              <w:jc w:val="left"/>
              <w:rPr>
                <w:ins w:id="1592" w:author="yamel peraza" w:date="2015-04-27T12:53:00Z"/>
                <w:rFonts w:ascii="Times New Roman" w:eastAsiaTheme="minorHAnsi" w:hAnsi="Times New Roman" w:cs="Times New Roman"/>
              </w:rPr>
            </w:pPr>
            <w:ins w:id="1593" w:author="yamel peraza" w:date="2015-04-27T12:53: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AA1283" w:rsidRPr="00453CF3" w14:paraId="25498B33" w14:textId="77777777" w:rsidTr="000545E3">
        <w:trPr>
          <w:trHeight w:val="583"/>
          <w:ins w:id="1594" w:author="yamel peraza" w:date="2015-04-27T12:53:00Z"/>
        </w:trPr>
        <w:tc>
          <w:tcPr>
            <w:tcW w:w="3708" w:type="dxa"/>
            <w:tcMar>
              <w:top w:w="100" w:type="dxa"/>
              <w:left w:w="115" w:type="dxa"/>
              <w:bottom w:w="100" w:type="dxa"/>
              <w:right w:w="115" w:type="dxa"/>
            </w:tcMar>
          </w:tcPr>
          <w:p w14:paraId="6FBE5DFB" w14:textId="77777777" w:rsidR="00AA1283" w:rsidRPr="00DE75FA" w:rsidRDefault="00AA1283" w:rsidP="000545E3">
            <w:pPr>
              <w:spacing w:after="0" w:line="360" w:lineRule="auto"/>
              <w:rPr>
                <w:ins w:id="1595" w:author="yamel peraza" w:date="2015-04-27T12:53:00Z"/>
                <w:rFonts w:ascii="Times New Roman" w:hAnsi="Times New Roman" w:cs="Times New Roman"/>
              </w:rPr>
            </w:pPr>
            <w:ins w:id="1596"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5284770" w14:textId="77777777" w:rsidR="00AA1283" w:rsidRPr="00453CF3" w:rsidRDefault="00AA1283" w:rsidP="00AA1283">
            <w:pPr>
              <w:pStyle w:val="ListParagraph"/>
              <w:numPr>
                <w:ilvl w:val="0"/>
                <w:numId w:val="69"/>
              </w:numPr>
              <w:jc w:val="left"/>
              <w:rPr>
                <w:ins w:id="1597" w:author="yamel peraza" w:date="2015-04-27T12:53:00Z"/>
                <w:rFonts w:ascii="Times New Roman" w:eastAsiaTheme="minorHAnsi" w:hAnsi="Times New Roman" w:cs="Times New Roman"/>
              </w:rPr>
            </w:pPr>
            <w:ins w:id="1598" w:author="yamel peraza" w:date="2015-04-27T12:53: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AA1283" w:rsidRPr="004C2E8A" w14:paraId="0C57D54F" w14:textId="77777777" w:rsidTr="000545E3">
        <w:trPr>
          <w:ins w:id="1599" w:author="yamel peraza" w:date="2015-04-27T12:53:00Z"/>
        </w:trPr>
        <w:tc>
          <w:tcPr>
            <w:tcW w:w="3708" w:type="dxa"/>
            <w:shd w:val="clear" w:color="auto" w:fill="BDD6EE"/>
            <w:tcMar>
              <w:top w:w="100" w:type="dxa"/>
              <w:left w:w="115" w:type="dxa"/>
              <w:bottom w:w="100" w:type="dxa"/>
              <w:right w:w="115" w:type="dxa"/>
            </w:tcMar>
          </w:tcPr>
          <w:p w14:paraId="116DF294" w14:textId="77777777" w:rsidR="00AA1283" w:rsidRPr="00DE75FA" w:rsidRDefault="00AA1283" w:rsidP="000545E3">
            <w:pPr>
              <w:spacing w:after="0" w:line="360" w:lineRule="auto"/>
              <w:rPr>
                <w:ins w:id="1600" w:author="yamel peraza" w:date="2015-04-27T12:53:00Z"/>
                <w:rFonts w:ascii="Times New Roman" w:eastAsia="Times New Roman" w:hAnsi="Times New Roman" w:cs="Times New Roman"/>
                <w:b/>
                <w:i/>
                <w:sz w:val="24"/>
              </w:rPr>
            </w:pPr>
            <w:ins w:id="1601"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41FFE372" w14:textId="77777777" w:rsidR="00AA1283" w:rsidRDefault="00AA1283" w:rsidP="00AA1283">
            <w:pPr>
              <w:pStyle w:val="ListParagraph"/>
              <w:numPr>
                <w:ilvl w:val="0"/>
                <w:numId w:val="70"/>
              </w:numPr>
              <w:jc w:val="left"/>
              <w:rPr>
                <w:ins w:id="1602" w:author="yamel peraza" w:date="2015-04-27T12:53:00Z"/>
                <w:rFonts w:eastAsiaTheme="minorHAnsi"/>
              </w:rPr>
            </w:pPr>
            <w:ins w:id="1603" w:author="yamel peraza" w:date="2015-04-27T12:53:00Z">
              <w:r>
                <w:rPr>
                  <w:rFonts w:eastAsiaTheme="minorHAnsi"/>
                </w:rPr>
                <w:t xml:space="preserve">If email notification input field is empty, system alerts with an error message. </w:t>
              </w:r>
            </w:ins>
          </w:p>
          <w:p w14:paraId="10C5516D" w14:textId="77777777" w:rsidR="00AA1283" w:rsidRDefault="00AA1283" w:rsidP="00AA1283">
            <w:pPr>
              <w:pStyle w:val="ListParagraph"/>
              <w:numPr>
                <w:ilvl w:val="0"/>
                <w:numId w:val="70"/>
              </w:numPr>
              <w:jc w:val="left"/>
              <w:rPr>
                <w:ins w:id="1604" w:author="yamel peraza" w:date="2015-04-27T12:53:00Z"/>
                <w:rFonts w:eastAsiaTheme="minorHAnsi"/>
              </w:rPr>
            </w:pPr>
            <w:ins w:id="1605" w:author="yamel peraza" w:date="2015-04-27T12:53:00Z">
              <w:r>
                <w:rPr>
                  <w:rFonts w:eastAsiaTheme="minorHAnsi"/>
                </w:rPr>
                <w:t>If an invalid email address is used, system alerts with error message.</w:t>
              </w:r>
            </w:ins>
          </w:p>
          <w:p w14:paraId="7CD1813C" w14:textId="77777777" w:rsidR="00AA1283" w:rsidRPr="004C2E8A" w:rsidRDefault="00AA1283" w:rsidP="00AA1283">
            <w:pPr>
              <w:pStyle w:val="ListParagraph"/>
              <w:numPr>
                <w:ilvl w:val="0"/>
                <w:numId w:val="70"/>
              </w:numPr>
              <w:jc w:val="left"/>
              <w:rPr>
                <w:ins w:id="1606" w:author="yamel peraza" w:date="2015-04-27T12:53:00Z"/>
                <w:rFonts w:eastAsiaTheme="minorHAnsi"/>
              </w:rPr>
            </w:pPr>
            <w:ins w:id="1607" w:author="yamel peraza" w:date="2015-04-27T12:53:00Z">
              <w:r>
                <w:rPr>
                  <w:rFonts w:eastAsiaTheme="minorHAnsi"/>
                </w:rPr>
                <w:t xml:space="preserve">If head professor inputs in fields </w:t>
              </w:r>
              <w:r>
                <w:t>amount of RAM, storage amount and number of virtual machines a non-numerical value. System prompts error message.</w:t>
              </w:r>
            </w:ins>
          </w:p>
        </w:tc>
      </w:tr>
    </w:tbl>
    <w:p w14:paraId="209EEA94" w14:textId="77777777" w:rsidR="00AA1283" w:rsidRDefault="00AA1283" w:rsidP="00AA1283">
      <w:pPr>
        <w:rPr>
          <w:ins w:id="1608" w:author="yamel peraza" w:date="2015-04-27T12:53:00Z"/>
        </w:rPr>
      </w:pPr>
    </w:p>
    <w:p w14:paraId="0B99F00F" w14:textId="77777777" w:rsidR="00AA1283" w:rsidRDefault="00AA1283" w:rsidP="00AA1283">
      <w:pPr>
        <w:rPr>
          <w:ins w:id="1609" w:author="yamel peraza" w:date="2015-04-27T12:53:00Z"/>
        </w:rPr>
      </w:pPr>
    </w:p>
    <w:p w14:paraId="2B9B1D15" w14:textId="77777777" w:rsidR="00AA1283" w:rsidRDefault="00AA1283" w:rsidP="00AA1283">
      <w:pPr>
        <w:rPr>
          <w:ins w:id="1610"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4794A27D" w14:textId="77777777" w:rsidTr="000545E3">
        <w:trPr>
          <w:ins w:id="1611" w:author="yamel peraza" w:date="2015-04-27T12:53:00Z"/>
        </w:trPr>
        <w:tc>
          <w:tcPr>
            <w:tcW w:w="3708" w:type="dxa"/>
            <w:tcMar>
              <w:top w:w="100" w:type="dxa"/>
              <w:left w:w="115" w:type="dxa"/>
              <w:bottom w:w="100" w:type="dxa"/>
              <w:right w:w="115" w:type="dxa"/>
            </w:tcMar>
          </w:tcPr>
          <w:p w14:paraId="78B779DB" w14:textId="38A41F78" w:rsidR="00AA1283" w:rsidRPr="00B42D5C" w:rsidRDefault="00AA1283" w:rsidP="000545E3">
            <w:pPr>
              <w:spacing w:after="0" w:line="360" w:lineRule="auto"/>
              <w:rPr>
                <w:ins w:id="1612" w:author="yamel peraza" w:date="2015-04-27T12:53:00Z"/>
                <w:rFonts w:ascii="Times New Roman" w:hAnsi="Times New Roman" w:cs="Times New Roman"/>
                <w:sz w:val="24"/>
                <w:szCs w:val="24"/>
              </w:rPr>
            </w:pPr>
            <w:ins w:id="1613"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ins>
            <w:ins w:id="1614" w:author="yamel peraza" w:date="2015-04-27T12:54:00Z">
              <w:r>
                <w:rPr>
                  <w:rFonts w:ascii="Times New Roman" w:eastAsia="Times New Roman" w:hAnsi="Times New Roman" w:cs="Times New Roman"/>
                  <w:b/>
                  <w:sz w:val="24"/>
                  <w:szCs w:val="24"/>
                </w:rPr>
                <w:t>1</w:t>
              </w:r>
            </w:ins>
            <w:ins w:id="1615" w:author="yamel peraza" w:date="2015-04-27T17:52:00Z">
              <w:r w:rsidR="00A41E09">
                <w:rPr>
                  <w:rFonts w:ascii="Times New Roman" w:eastAsia="Times New Roman" w:hAnsi="Times New Roman" w:cs="Times New Roman"/>
                  <w:b/>
                  <w:sz w:val="24"/>
                  <w:szCs w:val="24"/>
                </w:rPr>
                <w:t>1</w:t>
              </w:r>
            </w:ins>
            <w:ins w:id="1616" w:author="yamel peraza" w:date="2015-04-27T12:54:00Z">
              <w:r>
                <w:rPr>
                  <w:rFonts w:ascii="Times New Roman" w:eastAsia="Times New Roman" w:hAnsi="Times New Roman" w:cs="Times New Roman"/>
                  <w:b/>
                  <w:sz w:val="24"/>
                  <w:szCs w:val="24"/>
                </w:rPr>
                <w:t>0</w:t>
              </w:r>
            </w:ins>
            <w:ins w:id="1617"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31CAAE7C" w14:textId="77777777" w:rsidR="00AA1283" w:rsidRPr="00B42D5C" w:rsidRDefault="00AA1283" w:rsidP="000545E3">
            <w:pPr>
              <w:shd w:val="clear" w:color="auto" w:fill="FFFFFF"/>
              <w:spacing w:after="0" w:line="240" w:lineRule="auto"/>
              <w:jc w:val="left"/>
              <w:outlineLvl w:val="0"/>
              <w:rPr>
                <w:ins w:id="1618" w:author="yamel peraza" w:date="2015-04-27T12:53:00Z"/>
                <w:rFonts w:ascii="Times New Roman" w:eastAsia="Times New Roman" w:hAnsi="Times New Roman" w:cs="Times New Roman"/>
                <w:b/>
                <w:color w:val="000000"/>
                <w:kern w:val="36"/>
                <w:sz w:val="24"/>
                <w:szCs w:val="24"/>
              </w:rPr>
            </w:pPr>
            <w:ins w:id="1619" w:author="yamel peraza" w:date="2015-04-27T12:53:00Z">
              <w:r>
                <w:rPr>
                  <w:rFonts w:ascii="Times New Roman" w:eastAsia="Times New Roman" w:hAnsi="Times New Roman" w:cs="Times New Roman"/>
                  <w:b/>
                  <w:color w:val="000000"/>
                  <w:kern w:val="36"/>
                  <w:sz w:val="24"/>
                  <w:szCs w:val="24"/>
                </w:rPr>
                <w:t>Notify School’s System Admin</w:t>
              </w:r>
            </w:ins>
          </w:p>
        </w:tc>
      </w:tr>
      <w:tr w:rsidR="00AA1283" w:rsidRPr="00DE75FA" w14:paraId="7E74C58B" w14:textId="77777777" w:rsidTr="000545E3">
        <w:trPr>
          <w:ins w:id="1620" w:author="yamel peraza" w:date="2015-04-27T12:53:00Z"/>
        </w:trPr>
        <w:tc>
          <w:tcPr>
            <w:tcW w:w="3708" w:type="dxa"/>
            <w:tcMar>
              <w:top w:w="100" w:type="dxa"/>
              <w:left w:w="115" w:type="dxa"/>
              <w:bottom w:w="100" w:type="dxa"/>
              <w:right w:w="115" w:type="dxa"/>
            </w:tcMar>
          </w:tcPr>
          <w:p w14:paraId="2C2A6E47" w14:textId="77777777" w:rsidR="00AA1283" w:rsidRPr="00DE75FA" w:rsidRDefault="00AA1283" w:rsidP="000545E3">
            <w:pPr>
              <w:spacing w:after="0" w:line="360" w:lineRule="auto"/>
              <w:rPr>
                <w:ins w:id="1621" w:author="yamel peraza" w:date="2015-04-27T12:53:00Z"/>
                <w:rFonts w:ascii="Times New Roman" w:hAnsi="Times New Roman" w:cs="Times New Roman"/>
              </w:rPr>
            </w:pPr>
            <w:ins w:id="1622"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2D55D9A" w14:textId="77777777" w:rsidR="00AA1283" w:rsidRPr="00DE75FA" w:rsidRDefault="00AA1283" w:rsidP="000545E3">
            <w:pPr>
              <w:spacing w:after="0" w:line="360" w:lineRule="auto"/>
              <w:rPr>
                <w:ins w:id="1623" w:author="yamel peraza" w:date="2015-04-27T12:53:00Z"/>
                <w:rFonts w:ascii="Times New Roman" w:hAnsi="Times New Roman" w:cs="Times New Roman"/>
              </w:rPr>
            </w:pPr>
            <w:ins w:id="1624" w:author="yamel peraza" w:date="2015-04-27T12:53:00Z">
              <w:r>
                <w:rPr>
                  <w:rFonts w:ascii="Times New Roman" w:eastAsia="Times New Roman" w:hAnsi="Times New Roman" w:cs="Times New Roman"/>
                  <w:sz w:val="24"/>
                </w:rPr>
                <w:t>Head professor, email system</w:t>
              </w:r>
            </w:ins>
          </w:p>
        </w:tc>
      </w:tr>
      <w:tr w:rsidR="00AA1283" w:rsidRPr="00B42D5C" w14:paraId="1AA96D58" w14:textId="77777777" w:rsidTr="000545E3">
        <w:trPr>
          <w:ins w:id="1625" w:author="yamel peraza" w:date="2015-04-27T12:53:00Z"/>
        </w:trPr>
        <w:tc>
          <w:tcPr>
            <w:tcW w:w="3708" w:type="dxa"/>
            <w:tcMar>
              <w:top w:w="100" w:type="dxa"/>
              <w:left w:w="115" w:type="dxa"/>
              <w:bottom w:w="100" w:type="dxa"/>
              <w:right w:w="115" w:type="dxa"/>
            </w:tcMar>
          </w:tcPr>
          <w:p w14:paraId="60CB5536"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626" w:author="yamel peraza" w:date="2015-04-27T12:53:00Z"/>
                <w:rFonts w:ascii="Arial" w:hAnsi="Arial" w:cs="Arial"/>
                <w:color w:val="000000"/>
                <w:sz w:val="21"/>
                <w:szCs w:val="21"/>
              </w:rPr>
            </w:pPr>
            <w:ins w:id="1627" w:author="yamel peraza" w:date="2015-04-27T12:53:00Z">
              <w:r>
                <w:rPr>
                  <w:b/>
                  <w:i/>
                </w:rPr>
                <w:t xml:space="preserve">User Story </w:t>
              </w:r>
              <w:r>
                <w:rPr>
                  <w:b/>
                </w:rPr>
                <w:t>#144</w:t>
              </w:r>
            </w:ins>
          </w:p>
        </w:tc>
        <w:tc>
          <w:tcPr>
            <w:tcW w:w="5850" w:type="dxa"/>
            <w:tcMar>
              <w:top w:w="100" w:type="dxa"/>
              <w:left w:w="115" w:type="dxa"/>
              <w:bottom w:w="100" w:type="dxa"/>
              <w:right w:w="115" w:type="dxa"/>
            </w:tcMar>
          </w:tcPr>
          <w:p w14:paraId="7390F239" w14:textId="77777777" w:rsidR="00AA1283" w:rsidRPr="00B42D5C" w:rsidRDefault="00AA1283" w:rsidP="000545E3">
            <w:pPr>
              <w:shd w:val="clear" w:color="auto" w:fill="FFFFFF"/>
              <w:spacing w:after="150" w:line="294" w:lineRule="atLeast"/>
              <w:jc w:val="left"/>
              <w:rPr>
                <w:ins w:id="1628" w:author="yamel peraza" w:date="2015-04-27T12:53:00Z"/>
                <w:rFonts w:ascii="Arial" w:eastAsia="Times New Roman" w:hAnsi="Arial" w:cs="Arial"/>
                <w:color w:val="000000"/>
                <w:sz w:val="21"/>
                <w:szCs w:val="21"/>
              </w:rPr>
            </w:pPr>
            <w:ins w:id="1629" w:author="yamel peraza" w:date="2015-04-27T12:5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AA1283" w:rsidRPr="00B42D5C" w14:paraId="76EC69AD" w14:textId="77777777" w:rsidTr="000545E3">
        <w:trPr>
          <w:ins w:id="1630" w:author="yamel peraza" w:date="2015-04-27T12:53:00Z"/>
        </w:trPr>
        <w:tc>
          <w:tcPr>
            <w:tcW w:w="3708" w:type="dxa"/>
            <w:tcMar>
              <w:top w:w="100" w:type="dxa"/>
              <w:left w:w="115" w:type="dxa"/>
              <w:bottom w:w="100" w:type="dxa"/>
              <w:right w:w="115" w:type="dxa"/>
            </w:tcMar>
          </w:tcPr>
          <w:p w14:paraId="70D48D87" w14:textId="77777777" w:rsidR="00AA1283" w:rsidRDefault="00AA1283" w:rsidP="00AA1283">
            <w:pPr>
              <w:pStyle w:val="NormalWeb"/>
              <w:numPr>
                <w:ilvl w:val="0"/>
                <w:numId w:val="81"/>
              </w:numPr>
              <w:spacing w:before="0" w:beforeAutospacing="0" w:after="150" w:afterAutospacing="0" w:line="294" w:lineRule="atLeast"/>
              <w:ind w:left="150"/>
              <w:jc w:val="left"/>
              <w:rPr>
                <w:ins w:id="1631" w:author="yamel peraza" w:date="2015-04-27T12:53:00Z"/>
                <w:b/>
                <w:i/>
              </w:rPr>
            </w:pPr>
            <w:ins w:id="1632" w:author="yamel peraza" w:date="2015-04-27T12:53:00Z">
              <w:r w:rsidRPr="00DE75FA">
                <w:rPr>
                  <w:b/>
                  <w:i/>
                </w:rPr>
                <w:t>Entry Conditions</w:t>
              </w:r>
            </w:ins>
          </w:p>
        </w:tc>
        <w:tc>
          <w:tcPr>
            <w:tcW w:w="5850" w:type="dxa"/>
            <w:tcMar>
              <w:top w:w="100" w:type="dxa"/>
              <w:left w:w="115" w:type="dxa"/>
              <w:bottom w:w="100" w:type="dxa"/>
              <w:right w:w="115" w:type="dxa"/>
            </w:tcMar>
          </w:tcPr>
          <w:p w14:paraId="2546559A" w14:textId="77777777" w:rsidR="00AA1283" w:rsidRPr="004C2E8A" w:rsidRDefault="00AA1283" w:rsidP="00AA1283">
            <w:pPr>
              <w:pStyle w:val="ListParagraph"/>
              <w:numPr>
                <w:ilvl w:val="0"/>
                <w:numId w:val="81"/>
              </w:numPr>
              <w:jc w:val="left"/>
              <w:rPr>
                <w:ins w:id="1633" w:author="yamel peraza" w:date="2015-04-27T12:53:00Z"/>
                <w:rFonts w:eastAsiaTheme="minorHAnsi"/>
              </w:rPr>
            </w:pPr>
            <w:ins w:id="1634" w:author="yamel peraza" w:date="2015-04-27T12:53:00Z">
              <w:r>
                <w:rPr>
                  <w:rFonts w:ascii="Times New Roman" w:eastAsiaTheme="minorHAnsi" w:hAnsi="Times New Roman" w:cs="Times New Roman"/>
                </w:rPr>
                <w:t>Head professor is logged into the system</w:t>
              </w:r>
            </w:ins>
          </w:p>
          <w:p w14:paraId="164EBB9B" w14:textId="77777777" w:rsidR="00AA1283" w:rsidRPr="009A45B0" w:rsidRDefault="00AA1283" w:rsidP="00AA1283">
            <w:pPr>
              <w:pStyle w:val="ListParagraph"/>
              <w:numPr>
                <w:ilvl w:val="0"/>
                <w:numId w:val="81"/>
              </w:numPr>
              <w:shd w:val="clear" w:color="auto" w:fill="FFFFFF"/>
              <w:spacing w:after="150" w:line="294" w:lineRule="atLeast"/>
              <w:jc w:val="left"/>
              <w:rPr>
                <w:ins w:id="1635" w:author="yamel peraza" w:date="2015-04-27T12:53:00Z"/>
                <w:rFonts w:ascii="Arial" w:eastAsia="Times New Roman" w:hAnsi="Arial" w:cs="Arial"/>
                <w:color w:val="000000"/>
                <w:sz w:val="21"/>
                <w:szCs w:val="21"/>
              </w:rPr>
            </w:pPr>
            <w:ins w:id="1636" w:author="yamel peraza" w:date="2015-04-27T12:53:00Z">
              <w:r w:rsidRPr="00E273D6">
                <w:rPr>
                  <w:rFonts w:ascii="Times New Roman" w:eastAsiaTheme="minorHAnsi" w:hAnsi="Times New Roman" w:cs="Times New Roman"/>
                </w:rPr>
                <w:t xml:space="preserve">Head professor is </w:t>
              </w:r>
              <w:r>
                <w:rPr>
                  <w:rFonts w:ascii="Times New Roman" w:eastAsiaTheme="minorHAnsi" w:hAnsi="Times New Roman" w:cs="Times New Roman"/>
                </w:rPr>
                <w:t>vm_r</w:t>
              </w:r>
              <w:r w:rsidRPr="00E273D6">
                <w:rPr>
                  <w:rFonts w:ascii="Times New Roman" w:eastAsiaTheme="minorHAnsi" w:hAnsi="Times New Roman" w:cs="Times New Roman"/>
                </w:rPr>
                <w:t>equests</w:t>
              </w:r>
              <w:r>
                <w:rPr>
                  <w:rFonts w:ascii="Times New Roman" w:eastAsiaTheme="minorHAnsi" w:hAnsi="Times New Roman" w:cs="Times New Roman"/>
                </w:rPr>
                <w:t>2</w:t>
              </w:r>
              <w:r w:rsidRPr="00E273D6">
                <w:rPr>
                  <w:rFonts w:ascii="Times New Roman" w:eastAsiaTheme="minorHAnsi" w:hAnsi="Times New Roman" w:cs="Times New Roman"/>
                </w:rPr>
                <w:t xml:space="preserve"> page</w:t>
              </w:r>
            </w:ins>
          </w:p>
          <w:p w14:paraId="657FE7CC" w14:textId="77777777" w:rsidR="00AA1283" w:rsidRPr="00E273D6" w:rsidRDefault="00AA1283" w:rsidP="00AA1283">
            <w:pPr>
              <w:pStyle w:val="ListParagraph"/>
              <w:numPr>
                <w:ilvl w:val="0"/>
                <w:numId w:val="81"/>
              </w:numPr>
              <w:shd w:val="clear" w:color="auto" w:fill="FFFFFF"/>
              <w:spacing w:after="150" w:line="294" w:lineRule="atLeast"/>
              <w:jc w:val="left"/>
              <w:rPr>
                <w:ins w:id="1637" w:author="yamel peraza" w:date="2015-04-27T12:53:00Z"/>
                <w:rFonts w:ascii="Arial" w:eastAsia="Times New Roman" w:hAnsi="Arial" w:cs="Arial"/>
                <w:color w:val="000000"/>
                <w:sz w:val="21"/>
                <w:szCs w:val="21"/>
              </w:rPr>
            </w:pPr>
            <w:ins w:id="1638" w:author="yamel peraza" w:date="2015-04-27T12:53:00Z">
              <w:r>
                <w:rPr>
                  <w:rFonts w:ascii="Times New Roman" w:eastAsiaTheme="minorHAnsi" w:hAnsi="Times New Roman" w:cs="Times New Roman"/>
                </w:rPr>
                <w:t>Head professor has modified virtual machine setting.</w:t>
              </w:r>
            </w:ins>
          </w:p>
        </w:tc>
      </w:tr>
      <w:tr w:rsidR="00AA1283" w:rsidRPr="00F066EA" w14:paraId="175CC6E3" w14:textId="77777777" w:rsidTr="000545E3">
        <w:trPr>
          <w:ins w:id="1639" w:author="yamel peraza" w:date="2015-04-27T12:53:00Z"/>
        </w:trPr>
        <w:tc>
          <w:tcPr>
            <w:tcW w:w="3708" w:type="dxa"/>
            <w:shd w:val="clear" w:color="auto" w:fill="BDD6EE"/>
            <w:tcMar>
              <w:top w:w="100" w:type="dxa"/>
              <w:left w:w="115" w:type="dxa"/>
              <w:bottom w:w="100" w:type="dxa"/>
              <w:right w:w="115" w:type="dxa"/>
            </w:tcMar>
          </w:tcPr>
          <w:p w14:paraId="669F199E" w14:textId="77777777" w:rsidR="00AA1283" w:rsidRPr="00DE75FA" w:rsidRDefault="00AA1283" w:rsidP="000545E3">
            <w:pPr>
              <w:spacing w:after="0" w:line="360" w:lineRule="auto"/>
              <w:rPr>
                <w:ins w:id="1640" w:author="yamel peraza" w:date="2015-04-27T12:53:00Z"/>
                <w:rFonts w:ascii="Times New Roman" w:hAnsi="Times New Roman" w:cs="Times New Roman"/>
              </w:rPr>
            </w:pPr>
            <w:ins w:id="1641"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0A6A156" w14:textId="77777777" w:rsidR="00AA1283" w:rsidRPr="00A40DF2" w:rsidRDefault="00AA1283" w:rsidP="00AA1283">
            <w:pPr>
              <w:pStyle w:val="ListParagraph"/>
              <w:numPr>
                <w:ilvl w:val="0"/>
                <w:numId w:val="83"/>
              </w:numPr>
              <w:jc w:val="left"/>
              <w:rPr>
                <w:ins w:id="1642" w:author="yamel peraza" w:date="2015-04-27T12:53:00Z"/>
                <w:rFonts w:eastAsiaTheme="minorHAnsi"/>
              </w:rPr>
            </w:pPr>
            <w:ins w:id="1643" w:author="yamel peraza" w:date="2015-04-27T12:5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388190A" w14:textId="77777777" w:rsidR="00AA1283" w:rsidRDefault="00AA1283" w:rsidP="00AA1283">
            <w:pPr>
              <w:pStyle w:val="ListParagraph"/>
              <w:numPr>
                <w:ilvl w:val="0"/>
                <w:numId w:val="83"/>
              </w:numPr>
              <w:jc w:val="left"/>
              <w:rPr>
                <w:ins w:id="1644" w:author="yamel peraza" w:date="2015-04-27T12:53:00Z"/>
                <w:rFonts w:eastAsiaTheme="minorHAnsi"/>
              </w:rPr>
            </w:pPr>
            <w:ins w:id="1645" w:author="yamel peraza" w:date="2015-04-27T12:53:00Z">
              <w:r>
                <w:rPr>
                  <w:rFonts w:eastAsiaTheme="minorHAnsi"/>
                </w:rPr>
                <w:t>System displays on the drop down menu the available status for the virtual machine request.</w:t>
              </w:r>
            </w:ins>
          </w:p>
          <w:p w14:paraId="67356255" w14:textId="77777777" w:rsidR="00AA1283" w:rsidRDefault="00AA1283" w:rsidP="00AA1283">
            <w:pPr>
              <w:pStyle w:val="ListParagraph"/>
              <w:numPr>
                <w:ilvl w:val="0"/>
                <w:numId w:val="83"/>
              </w:numPr>
              <w:jc w:val="left"/>
              <w:rPr>
                <w:ins w:id="1646" w:author="yamel peraza" w:date="2015-04-27T12:53:00Z"/>
                <w:rFonts w:eastAsiaTheme="minorHAnsi"/>
              </w:rPr>
            </w:pPr>
            <w:ins w:id="1647" w:author="yamel peraza" w:date="2015-04-27T12:53:00Z">
              <w:r>
                <w:rPr>
                  <w:rFonts w:eastAsiaTheme="minorHAnsi"/>
                </w:rPr>
                <w:t>Head professor selects status equal to “APPROVED”.</w:t>
              </w:r>
            </w:ins>
          </w:p>
          <w:p w14:paraId="060A4A16" w14:textId="77777777" w:rsidR="00AA1283" w:rsidRDefault="00AA1283" w:rsidP="00AA1283">
            <w:pPr>
              <w:pStyle w:val="ListParagraph"/>
              <w:numPr>
                <w:ilvl w:val="0"/>
                <w:numId w:val="83"/>
              </w:numPr>
              <w:jc w:val="left"/>
              <w:rPr>
                <w:ins w:id="1648" w:author="yamel peraza" w:date="2015-04-27T12:53:00Z"/>
                <w:rFonts w:eastAsiaTheme="minorHAnsi"/>
              </w:rPr>
            </w:pPr>
            <w:ins w:id="1649" w:author="yamel peraza" w:date="2015-04-27T12:53:00Z">
              <w:r>
                <w:rPr>
                  <w:rFonts w:eastAsiaTheme="minorHAnsi"/>
                </w:rPr>
                <w:t>System displays on the drop down menu the selected status.</w:t>
              </w:r>
            </w:ins>
          </w:p>
          <w:p w14:paraId="53C8D8B3" w14:textId="77777777" w:rsidR="00AA1283" w:rsidRDefault="00AA1283" w:rsidP="00AA1283">
            <w:pPr>
              <w:pStyle w:val="ListParagraph"/>
              <w:numPr>
                <w:ilvl w:val="0"/>
                <w:numId w:val="83"/>
              </w:numPr>
              <w:jc w:val="left"/>
              <w:rPr>
                <w:ins w:id="1650" w:author="yamel peraza" w:date="2015-04-27T12:53:00Z"/>
                <w:rFonts w:eastAsiaTheme="minorHAnsi"/>
              </w:rPr>
            </w:pPr>
            <w:ins w:id="1651" w:author="yamel peraza" w:date="2015-04-27T12:53:00Z">
              <w:r>
                <w:rPr>
                  <w:rFonts w:eastAsiaTheme="minorHAnsi"/>
                </w:rPr>
                <w:t>Head professor enters on the email filed the school’s system admin email address and clicks on “Submit” button.</w:t>
              </w:r>
            </w:ins>
          </w:p>
          <w:p w14:paraId="5B2E3965" w14:textId="77777777" w:rsidR="00AA1283" w:rsidRPr="00F066EA" w:rsidRDefault="00AA1283" w:rsidP="00AA1283">
            <w:pPr>
              <w:pStyle w:val="ListParagraph"/>
              <w:numPr>
                <w:ilvl w:val="0"/>
                <w:numId w:val="83"/>
              </w:numPr>
              <w:jc w:val="left"/>
              <w:rPr>
                <w:ins w:id="1652" w:author="yamel peraza" w:date="2015-04-27T12:53:00Z"/>
                <w:rFonts w:eastAsiaTheme="minorHAnsi"/>
              </w:rPr>
            </w:pPr>
            <w:ins w:id="1653" w:author="yamel peraza" w:date="2015-04-27T12:53:00Z">
              <w:r>
                <w:rPr>
                  <w:rFonts w:eastAsiaTheme="minorHAnsi"/>
                </w:rPr>
                <w:t xml:space="preserve">System updates virtual machine status in the database and notifies school’s system admin. </w:t>
              </w:r>
            </w:ins>
          </w:p>
        </w:tc>
      </w:tr>
      <w:tr w:rsidR="00AA1283" w:rsidRPr="00F066EA" w14:paraId="14BC3D0C" w14:textId="77777777" w:rsidTr="000545E3">
        <w:trPr>
          <w:ins w:id="1654" w:author="yamel peraza" w:date="2015-04-27T12:53:00Z"/>
        </w:trPr>
        <w:tc>
          <w:tcPr>
            <w:tcW w:w="3708" w:type="dxa"/>
            <w:tcMar>
              <w:top w:w="100" w:type="dxa"/>
              <w:left w:w="115" w:type="dxa"/>
              <w:bottom w:w="100" w:type="dxa"/>
              <w:right w:w="115" w:type="dxa"/>
            </w:tcMar>
          </w:tcPr>
          <w:p w14:paraId="5D46BB38" w14:textId="77777777" w:rsidR="00AA1283" w:rsidRPr="00DE75FA" w:rsidRDefault="00AA1283" w:rsidP="000545E3">
            <w:pPr>
              <w:spacing w:after="0" w:line="360" w:lineRule="auto"/>
              <w:rPr>
                <w:ins w:id="1655" w:author="yamel peraza" w:date="2015-04-27T12:53:00Z"/>
                <w:rFonts w:ascii="Times New Roman" w:hAnsi="Times New Roman" w:cs="Times New Roman"/>
              </w:rPr>
            </w:pPr>
            <w:ins w:id="1656"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D893B7E" w14:textId="77777777" w:rsidR="00AA1283" w:rsidRPr="00F066EA" w:rsidRDefault="00AA1283" w:rsidP="00AA1283">
            <w:pPr>
              <w:pStyle w:val="ListParagraph"/>
              <w:numPr>
                <w:ilvl w:val="0"/>
                <w:numId w:val="70"/>
              </w:numPr>
              <w:spacing w:line="256" w:lineRule="auto"/>
              <w:jc w:val="left"/>
              <w:rPr>
                <w:ins w:id="1657" w:author="yamel peraza" w:date="2015-04-27T12:53:00Z"/>
                <w:rFonts w:ascii="Times New Roman" w:eastAsiaTheme="minorHAnsi" w:hAnsi="Times New Roman" w:cs="Times New Roman"/>
              </w:rPr>
            </w:pPr>
            <w:ins w:id="1658" w:author="yamel peraza" w:date="2015-04-27T12:5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AA1283" w:rsidRPr="00453CF3" w14:paraId="54273470" w14:textId="77777777" w:rsidTr="000545E3">
        <w:trPr>
          <w:trHeight w:val="583"/>
          <w:ins w:id="1659" w:author="yamel peraza" w:date="2015-04-27T12:53:00Z"/>
        </w:trPr>
        <w:tc>
          <w:tcPr>
            <w:tcW w:w="3708" w:type="dxa"/>
            <w:tcMar>
              <w:top w:w="100" w:type="dxa"/>
              <w:left w:w="115" w:type="dxa"/>
              <w:bottom w:w="100" w:type="dxa"/>
              <w:right w:w="115" w:type="dxa"/>
            </w:tcMar>
          </w:tcPr>
          <w:p w14:paraId="147EBAF9" w14:textId="77777777" w:rsidR="00AA1283" w:rsidRPr="00DE75FA" w:rsidRDefault="00AA1283" w:rsidP="000545E3">
            <w:pPr>
              <w:spacing w:after="0" w:line="360" w:lineRule="auto"/>
              <w:rPr>
                <w:ins w:id="1660" w:author="yamel peraza" w:date="2015-04-27T12:53:00Z"/>
                <w:rFonts w:ascii="Times New Roman" w:hAnsi="Times New Roman" w:cs="Times New Roman"/>
              </w:rPr>
            </w:pPr>
            <w:ins w:id="1661"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CD78C1E" w14:textId="77777777" w:rsidR="00AA1283" w:rsidRPr="00453CF3" w:rsidRDefault="00AA1283" w:rsidP="00AA1283">
            <w:pPr>
              <w:pStyle w:val="ListParagraph"/>
              <w:numPr>
                <w:ilvl w:val="0"/>
                <w:numId w:val="69"/>
              </w:numPr>
              <w:jc w:val="left"/>
              <w:rPr>
                <w:ins w:id="1662" w:author="yamel peraza" w:date="2015-04-27T12:53:00Z"/>
                <w:rFonts w:ascii="Times New Roman" w:eastAsiaTheme="minorHAnsi" w:hAnsi="Times New Roman" w:cs="Times New Roman"/>
              </w:rPr>
            </w:pPr>
            <w:ins w:id="1663" w:author="yamel peraza" w:date="2015-04-27T12:53:00Z">
              <w:r>
                <w:rPr>
                  <w:rFonts w:ascii="Times New Roman" w:hAnsi="Times New Roman" w:cs="Times New Roman"/>
                </w:rPr>
                <w:t>Head professor successfully notified school’s system admin.</w:t>
              </w:r>
            </w:ins>
          </w:p>
        </w:tc>
      </w:tr>
      <w:tr w:rsidR="00AA1283" w:rsidRPr="004C2E8A" w14:paraId="2E2DEA65" w14:textId="77777777" w:rsidTr="000545E3">
        <w:trPr>
          <w:ins w:id="1664" w:author="yamel peraza" w:date="2015-04-27T12:53:00Z"/>
        </w:trPr>
        <w:tc>
          <w:tcPr>
            <w:tcW w:w="3708" w:type="dxa"/>
            <w:shd w:val="clear" w:color="auto" w:fill="BDD6EE"/>
            <w:tcMar>
              <w:top w:w="100" w:type="dxa"/>
              <w:left w:w="115" w:type="dxa"/>
              <w:bottom w:w="100" w:type="dxa"/>
              <w:right w:w="115" w:type="dxa"/>
            </w:tcMar>
          </w:tcPr>
          <w:p w14:paraId="7F1388D9" w14:textId="77777777" w:rsidR="00AA1283" w:rsidRPr="00DE75FA" w:rsidRDefault="00AA1283" w:rsidP="000545E3">
            <w:pPr>
              <w:spacing w:after="0" w:line="360" w:lineRule="auto"/>
              <w:rPr>
                <w:ins w:id="1665" w:author="yamel peraza" w:date="2015-04-27T12:53:00Z"/>
                <w:rFonts w:ascii="Times New Roman" w:eastAsia="Times New Roman" w:hAnsi="Times New Roman" w:cs="Times New Roman"/>
                <w:b/>
                <w:i/>
                <w:sz w:val="24"/>
              </w:rPr>
            </w:pPr>
            <w:ins w:id="1666"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B75D6B5" w14:textId="77777777" w:rsidR="00AA1283" w:rsidRDefault="00AA1283" w:rsidP="00AA1283">
            <w:pPr>
              <w:pStyle w:val="ListParagraph"/>
              <w:numPr>
                <w:ilvl w:val="0"/>
                <w:numId w:val="70"/>
              </w:numPr>
              <w:jc w:val="left"/>
              <w:rPr>
                <w:ins w:id="1667" w:author="yamel peraza" w:date="2015-04-27T12:53:00Z"/>
                <w:rFonts w:eastAsiaTheme="minorHAnsi"/>
              </w:rPr>
            </w:pPr>
            <w:ins w:id="1668" w:author="yamel peraza" w:date="2015-04-27T12:53:00Z">
              <w:r>
                <w:rPr>
                  <w:rFonts w:eastAsiaTheme="minorHAnsi"/>
                </w:rPr>
                <w:t xml:space="preserve">If email notification input field is empty, system alerts with an error message. </w:t>
              </w:r>
            </w:ins>
          </w:p>
          <w:p w14:paraId="62BAAA8E" w14:textId="77777777" w:rsidR="00AA1283" w:rsidRPr="004C2E8A" w:rsidRDefault="00AA1283" w:rsidP="00AA1283">
            <w:pPr>
              <w:pStyle w:val="ListParagraph"/>
              <w:numPr>
                <w:ilvl w:val="0"/>
                <w:numId w:val="70"/>
              </w:numPr>
              <w:jc w:val="left"/>
              <w:rPr>
                <w:ins w:id="1669" w:author="yamel peraza" w:date="2015-04-27T12:53:00Z"/>
                <w:rFonts w:eastAsiaTheme="minorHAnsi"/>
              </w:rPr>
            </w:pPr>
            <w:ins w:id="1670" w:author="yamel peraza" w:date="2015-04-27T12:53:00Z">
              <w:r>
                <w:rPr>
                  <w:rFonts w:eastAsiaTheme="minorHAnsi"/>
                </w:rPr>
                <w:t>If an invalid email address is used, system alerts with error message.</w:t>
              </w:r>
            </w:ins>
          </w:p>
        </w:tc>
      </w:tr>
    </w:tbl>
    <w:p w14:paraId="3285F23E" w14:textId="77777777" w:rsidR="00AA1283" w:rsidRDefault="00AA1283" w:rsidP="00AA1283">
      <w:pPr>
        <w:rPr>
          <w:ins w:id="1671" w:author="yamel peraza" w:date="2015-04-27T12:53:00Z"/>
        </w:rPr>
      </w:pPr>
    </w:p>
    <w:p w14:paraId="57AB0E49" w14:textId="77777777" w:rsidR="00AA1283" w:rsidRDefault="00AA1283" w:rsidP="00AA1283">
      <w:pPr>
        <w:rPr>
          <w:ins w:id="1672" w:author="yamel peraza" w:date="2015-04-27T12:55:00Z"/>
        </w:rPr>
      </w:pPr>
    </w:p>
    <w:p w14:paraId="476FBBA7" w14:textId="77777777" w:rsidR="00AA1283" w:rsidRDefault="00AA1283" w:rsidP="00AA1283">
      <w:pPr>
        <w:rPr>
          <w:ins w:id="1673" w:author="yamel peraza" w:date="2015-04-27T12:55:00Z"/>
        </w:rPr>
      </w:pPr>
    </w:p>
    <w:p w14:paraId="247ED341" w14:textId="77777777" w:rsidR="00AA1283" w:rsidRDefault="00AA1283" w:rsidP="00AA1283">
      <w:pPr>
        <w:rPr>
          <w:ins w:id="1674" w:author="yamel peraza" w:date="2015-04-27T12:53:00Z"/>
        </w:rPr>
      </w:pPr>
    </w:p>
    <w:p w14:paraId="584FF796" w14:textId="77777777" w:rsidR="00AA1283" w:rsidRDefault="00AA1283" w:rsidP="00AA1283">
      <w:pPr>
        <w:rPr>
          <w:ins w:id="1675"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3D144A32" w14:textId="77777777" w:rsidTr="000545E3">
        <w:trPr>
          <w:ins w:id="1676" w:author="yamel peraza" w:date="2015-04-27T12:53:00Z"/>
        </w:trPr>
        <w:tc>
          <w:tcPr>
            <w:tcW w:w="3708" w:type="dxa"/>
            <w:tcMar>
              <w:top w:w="100" w:type="dxa"/>
              <w:left w:w="115" w:type="dxa"/>
              <w:bottom w:w="100" w:type="dxa"/>
              <w:right w:w="115" w:type="dxa"/>
            </w:tcMar>
          </w:tcPr>
          <w:p w14:paraId="0EDA1302" w14:textId="0B581943" w:rsidR="00AA1283" w:rsidRPr="00B42D5C" w:rsidRDefault="00AA1283" w:rsidP="000545E3">
            <w:pPr>
              <w:spacing w:after="0" w:line="360" w:lineRule="auto"/>
              <w:rPr>
                <w:ins w:id="1677" w:author="yamel peraza" w:date="2015-04-27T12:53:00Z"/>
                <w:rFonts w:ascii="Times New Roman" w:hAnsi="Times New Roman" w:cs="Times New Roman"/>
                <w:sz w:val="24"/>
                <w:szCs w:val="24"/>
              </w:rPr>
            </w:pPr>
            <w:ins w:id="1678"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679" w:author="yamel peraza" w:date="2015-04-27T12:54:00Z">
              <w:r>
                <w:rPr>
                  <w:rFonts w:ascii="Times New Roman" w:eastAsia="Times New Roman" w:hAnsi="Times New Roman" w:cs="Times New Roman"/>
                  <w:b/>
                  <w:sz w:val="24"/>
                  <w:szCs w:val="24"/>
                </w:rPr>
                <w:t>1</w:t>
              </w:r>
            </w:ins>
            <w:ins w:id="1680" w:author="yamel peraza" w:date="2015-04-27T17:52:00Z">
              <w:r w:rsidR="00A41E09">
                <w:rPr>
                  <w:rFonts w:ascii="Times New Roman" w:eastAsia="Times New Roman" w:hAnsi="Times New Roman" w:cs="Times New Roman"/>
                  <w:b/>
                  <w:sz w:val="24"/>
                  <w:szCs w:val="24"/>
                </w:rPr>
                <w:t>1</w:t>
              </w:r>
            </w:ins>
            <w:ins w:id="1681" w:author="yamel peraza" w:date="2015-04-27T12:54:00Z">
              <w:r>
                <w:rPr>
                  <w:rFonts w:ascii="Times New Roman" w:eastAsia="Times New Roman" w:hAnsi="Times New Roman" w:cs="Times New Roman"/>
                  <w:b/>
                  <w:sz w:val="24"/>
                  <w:szCs w:val="24"/>
                </w:rPr>
                <w:t>1</w:t>
              </w:r>
            </w:ins>
            <w:ins w:id="1682"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F17DB36" w14:textId="77777777" w:rsidR="00AA1283" w:rsidRPr="00AA1283" w:rsidRDefault="00AA1283" w:rsidP="000545E3">
            <w:pPr>
              <w:shd w:val="clear" w:color="auto" w:fill="FFFFFF"/>
              <w:spacing w:after="0" w:line="240" w:lineRule="auto"/>
              <w:jc w:val="left"/>
              <w:outlineLvl w:val="0"/>
              <w:rPr>
                <w:ins w:id="1683" w:author="yamel peraza" w:date="2015-04-27T12:53:00Z"/>
                <w:rFonts w:ascii="Times New Roman" w:eastAsia="Times New Roman" w:hAnsi="Times New Roman" w:cs="Times New Roman"/>
                <w:b/>
                <w:color w:val="000000"/>
                <w:kern w:val="36"/>
                <w:sz w:val="24"/>
                <w:szCs w:val="24"/>
                <w:rPrChange w:id="1684" w:author="yamel peraza" w:date="2015-04-27T12:55:00Z">
                  <w:rPr>
                    <w:ins w:id="1685" w:author="yamel peraza" w:date="2015-04-27T12:53:00Z"/>
                    <w:rFonts w:ascii="Times New Roman" w:eastAsia="Times New Roman" w:hAnsi="Times New Roman" w:cs="Times New Roman"/>
                    <w:b/>
                    <w:color w:val="000000"/>
                    <w:kern w:val="36"/>
                  </w:rPr>
                </w:rPrChange>
              </w:rPr>
            </w:pPr>
            <w:ins w:id="1686" w:author="yamel peraza" w:date="2015-04-27T12:53:00Z">
              <w:r w:rsidRPr="000C150C">
                <w:rPr>
                  <w:rFonts w:ascii="Helvetica" w:eastAsia="Times New Roman" w:hAnsi="Helvetica" w:cs="Helvetica"/>
                  <w:color w:val="000000"/>
                  <w:kern w:val="36"/>
                  <w:sz w:val="32"/>
                  <w:szCs w:val="32"/>
                </w:rPr>
                <w:t> </w:t>
              </w:r>
              <w:r w:rsidRPr="00AA1283">
                <w:rPr>
                  <w:rFonts w:ascii="Times New Roman" w:eastAsia="Times New Roman" w:hAnsi="Times New Roman" w:cs="Times New Roman"/>
                  <w:b/>
                  <w:color w:val="000000"/>
                  <w:kern w:val="36"/>
                  <w:sz w:val="24"/>
                  <w:szCs w:val="24"/>
                  <w:rPrChange w:id="1687" w:author="yamel peraza" w:date="2015-04-27T12:55:00Z">
                    <w:rPr>
                      <w:rFonts w:ascii="Times New Roman" w:eastAsia="Times New Roman" w:hAnsi="Times New Roman" w:cs="Times New Roman"/>
                      <w:b/>
                      <w:color w:val="000000"/>
                      <w:kern w:val="36"/>
                    </w:rPr>
                  </w:rPrChange>
                </w:rPr>
                <w:t>Access Virtual Machine Request</w:t>
              </w:r>
            </w:ins>
          </w:p>
          <w:p w14:paraId="31419C41" w14:textId="77777777" w:rsidR="00AA1283" w:rsidRPr="00B42D5C" w:rsidRDefault="00AA1283" w:rsidP="000545E3">
            <w:pPr>
              <w:shd w:val="clear" w:color="auto" w:fill="FFFFFF"/>
              <w:spacing w:after="0" w:line="240" w:lineRule="auto"/>
              <w:jc w:val="left"/>
              <w:outlineLvl w:val="0"/>
              <w:rPr>
                <w:ins w:id="1688" w:author="yamel peraza" w:date="2015-04-27T12:53:00Z"/>
                <w:rFonts w:ascii="Times New Roman" w:eastAsia="Times New Roman" w:hAnsi="Times New Roman" w:cs="Times New Roman"/>
                <w:b/>
                <w:color w:val="000000"/>
                <w:kern w:val="36"/>
                <w:sz w:val="24"/>
                <w:szCs w:val="24"/>
              </w:rPr>
            </w:pPr>
          </w:p>
        </w:tc>
      </w:tr>
      <w:tr w:rsidR="00AA1283" w:rsidRPr="00DE75FA" w14:paraId="0DB55F1E" w14:textId="77777777" w:rsidTr="000545E3">
        <w:trPr>
          <w:ins w:id="1689" w:author="yamel peraza" w:date="2015-04-27T12:53:00Z"/>
        </w:trPr>
        <w:tc>
          <w:tcPr>
            <w:tcW w:w="3708" w:type="dxa"/>
            <w:tcMar>
              <w:top w:w="100" w:type="dxa"/>
              <w:left w:w="115" w:type="dxa"/>
              <w:bottom w:w="100" w:type="dxa"/>
              <w:right w:w="115" w:type="dxa"/>
            </w:tcMar>
          </w:tcPr>
          <w:p w14:paraId="4E6F3F2C" w14:textId="77777777" w:rsidR="00AA1283" w:rsidRPr="00DE75FA" w:rsidRDefault="00AA1283" w:rsidP="000545E3">
            <w:pPr>
              <w:spacing w:after="0" w:line="360" w:lineRule="auto"/>
              <w:rPr>
                <w:ins w:id="1690" w:author="yamel peraza" w:date="2015-04-27T12:53:00Z"/>
                <w:rFonts w:ascii="Times New Roman" w:hAnsi="Times New Roman" w:cs="Times New Roman"/>
              </w:rPr>
            </w:pPr>
            <w:ins w:id="1691"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CD7611D" w14:textId="77777777" w:rsidR="00AA1283" w:rsidRPr="00DE75FA" w:rsidRDefault="00AA1283" w:rsidP="000545E3">
            <w:pPr>
              <w:spacing w:after="0" w:line="360" w:lineRule="auto"/>
              <w:rPr>
                <w:ins w:id="1692" w:author="yamel peraza" w:date="2015-04-27T12:53:00Z"/>
                <w:rFonts w:ascii="Times New Roman" w:hAnsi="Times New Roman" w:cs="Times New Roman"/>
              </w:rPr>
            </w:pPr>
            <w:ins w:id="1693" w:author="yamel peraza" w:date="2015-04-27T12:53:00Z">
              <w:r>
                <w:rPr>
                  <w:rFonts w:ascii="Times New Roman" w:eastAsia="Times New Roman" w:hAnsi="Times New Roman" w:cs="Times New Roman"/>
                  <w:sz w:val="24"/>
                </w:rPr>
                <w:t>Head professor</w:t>
              </w:r>
            </w:ins>
          </w:p>
        </w:tc>
      </w:tr>
      <w:tr w:rsidR="00AA1283" w:rsidRPr="00B42D5C" w14:paraId="5A2B6C7A" w14:textId="77777777" w:rsidTr="000545E3">
        <w:trPr>
          <w:ins w:id="1694" w:author="yamel peraza" w:date="2015-04-27T12:53:00Z"/>
        </w:trPr>
        <w:tc>
          <w:tcPr>
            <w:tcW w:w="3708" w:type="dxa"/>
            <w:tcMar>
              <w:top w:w="100" w:type="dxa"/>
              <w:left w:w="115" w:type="dxa"/>
              <w:bottom w:w="100" w:type="dxa"/>
              <w:right w:w="115" w:type="dxa"/>
            </w:tcMar>
          </w:tcPr>
          <w:p w14:paraId="020EC39D"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695" w:author="yamel peraza" w:date="2015-04-27T12:53:00Z"/>
                <w:rFonts w:ascii="Arial" w:hAnsi="Arial" w:cs="Arial"/>
                <w:color w:val="000000"/>
                <w:sz w:val="21"/>
                <w:szCs w:val="21"/>
              </w:rPr>
            </w:pPr>
            <w:ins w:id="1696" w:author="yamel peraza" w:date="2015-04-27T12:53:00Z">
              <w:r>
                <w:rPr>
                  <w:b/>
                  <w:i/>
                </w:rPr>
                <w:t xml:space="preserve">User Story </w:t>
              </w:r>
              <w:r>
                <w:rPr>
                  <w:b/>
                </w:rPr>
                <w:t>#145</w:t>
              </w:r>
            </w:ins>
          </w:p>
        </w:tc>
        <w:tc>
          <w:tcPr>
            <w:tcW w:w="5850" w:type="dxa"/>
            <w:tcMar>
              <w:top w:w="100" w:type="dxa"/>
              <w:left w:w="115" w:type="dxa"/>
              <w:bottom w:w="100" w:type="dxa"/>
              <w:right w:w="115" w:type="dxa"/>
            </w:tcMar>
          </w:tcPr>
          <w:p w14:paraId="0B731CFA" w14:textId="77777777" w:rsidR="00AA1283" w:rsidRPr="000D46D3" w:rsidRDefault="00AA1283" w:rsidP="000545E3">
            <w:pPr>
              <w:shd w:val="clear" w:color="auto" w:fill="FFFFFF"/>
              <w:spacing w:after="150" w:line="294" w:lineRule="atLeast"/>
              <w:jc w:val="left"/>
              <w:rPr>
                <w:ins w:id="1697" w:author="yamel peraza" w:date="2015-04-27T12:53:00Z"/>
                <w:rFonts w:ascii="Times New Roman" w:eastAsia="Times New Roman" w:hAnsi="Times New Roman" w:cs="Times New Roman"/>
                <w:color w:val="000000"/>
              </w:rPr>
            </w:pPr>
            <w:ins w:id="1698" w:author="yamel peraza" w:date="2015-04-27T12:53: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AA1283" w:rsidRPr="00E273D6" w14:paraId="759192F4" w14:textId="77777777" w:rsidTr="000545E3">
        <w:trPr>
          <w:ins w:id="1699" w:author="yamel peraza" w:date="2015-04-27T12:53:00Z"/>
        </w:trPr>
        <w:tc>
          <w:tcPr>
            <w:tcW w:w="3708" w:type="dxa"/>
            <w:tcMar>
              <w:top w:w="100" w:type="dxa"/>
              <w:left w:w="115" w:type="dxa"/>
              <w:bottom w:w="100" w:type="dxa"/>
              <w:right w:w="115" w:type="dxa"/>
            </w:tcMar>
          </w:tcPr>
          <w:p w14:paraId="4EED63FE" w14:textId="77777777" w:rsidR="00AA1283" w:rsidRDefault="00AA1283" w:rsidP="00AA1283">
            <w:pPr>
              <w:pStyle w:val="NormalWeb"/>
              <w:numPr>
                <w:ilvl w:val="0"/>
                <w:numId w:val="81"/>
              </w:numPr>
              <w:spacing w:before="0" w:beforeAutospacing="0" w:after="150" w:afterAutospacing="0" w:line="294" w:lineRule="atLeast"/>
              <w:ind w:left="150"/>
              <w:jc w:val="left"/>
              <w:rPr>
                <w:ins w:id="1700" w:author="yamel peraza" w:date="2015-04-27T12:53:00Z"/>
                <w:b/>
                <w:i/>
              </w:rPr>
            </w:pPr>
            <w:ins w:id="1701" w:author="yamel peraza" w:date="2015-04-27T12:53:00Z">
              <w:r w:rsidRPr="00DE75FA">
                <w:rPr>
                  <w:b/>
                  <w:i/>
                </w:rPr>
                <w:t>Entry Conditions</w:t>
              </w:r>
            </w:ins>
          </w:p>
        </w:tc>
        <w:tc>
          <w:tcPr>
            <w:tcW w:w="5850" w:type="dxa"/>
            <w:tcMar>
              <w:top w:w="100" w:type="dxa"/>
              <w:left w:w="115" w:type="dxa"/>
              <w:bottom w:w="100" w:type="dxa"/>
              <w:right w:w="115" w:type="dxa"/>
            </w:tcMar>
          </w:tcPr>
          <w:p w14:paraId="0421F679" w14:textId="77777777" w:rsidR="00AA1283" w:rsidRPr="006E29AE" w:rsidRDefault="00AA1283" w:rsidP="00AA1283">
            <w:pPr>
              <w:pStyle w:val="ListParagraph"/>
              <w:numPr>
                <w:ilvl w:val="0"/>
                <w:numId w:val="81"/>
              </w:numPr>
              <w:jc w:val="left"/>
              <w:rPr>
                <w:ins w:id="1702" w:author="yamel peraza" w:date="2015-04-27T12:53:00Z"/>
                <w:rFonts w:eastAsiaTheme="minorHAnsi"/>
              </w:rPr>
            </w:pPr>
            <w:ins w:id="1703" w:author="yamel peraza" w:date="2015-04-27T12:53:00Z">
              <w:r>
                <w:rPr>
                  <w:rFonts w:ascii="Times New Roman" w:eastAsiaTheme="minorHAnsi" w:hAnsi="Times New Roman" w:cs="Times New Roman"/>
                </w:rPr>
                <w:t>Student successfully submitted a virtual machine request and notified head professor via email about it.</w:t>
              </w:r>
            </w:ins>
          </w:p>
          <w:p w14:paraId="25F9225A" w14:textId="77777777" w:rsidR="00AA1283" w:rsidRPr="002E54BB" w:rsidRDefault="00AA1283" w:rsidP="00AA1283">
            <w:pPr>
              <w:pStyle w:val="ListParagraph"/>
              <w:numPr>
                <w:ilvl w:val="0"/>
                <w:numId w:val="81"/>
              </w:numPr>
              <w:jc w:val="left"/>
              <w:rPr>
                <w:ins w:id="1704" w:author="yamel peraza" w:date="2015-04-27T12:53:00Z"/>
                <w:rFonts w:eastAsiaTheme="minorHAnsi"/>
              </w:rPr>
            </w:pPr>
            <w:ins w:id="1705" w:author="yamel peraza" w:date="2015-04-27T12:53:00Z">
              <w:r>
                <w:rPr>
                  <w:rFonts w:ascii="Times New Roman" w:eastAsiaTheme="minorHAnsi" w:hAnsi="Times New Roman" w:cs="Times New Roman"/>
                </w:rPr>
                <w:t>Head professor is in his fiu.edu email account and in the student’s email notification.</w:t>
              </w:r>
            </w:ins>
          </w:p>
          <w:p w14:paraId="61A7987B" w14:textId="77777777" w:rsidR="00AA1283" w:rsidRPr="002E54BB" w:rsidRDefault="00AA1283" w:rsidP="00AA1283">
            <w:pPr>
              <w:pStyle w:val="ListParagraph"/>
              <w:numPr>
                <w:ilvl w:val="0"/>
                <w:numId w:val="81"/>
              </w:numPr>
              <w:jc w:val="left"/>
              <w:rPr>
                <w:ins w:id="1706" w:author="yamel peraza" w:date="2015-04-27T12:53:00Z"/>
                <w:rFonts w:eastAsiaTheme="minorHAnsi"/>
              </w:rPr>
            </w:pPr>
            <w:ins w:id="1707" w:author="yamel peraza" w:date="2015-04-27T12:53:00Z">
              <w:r>
                <w:rPr>
                  <w:rFonts w:ascii="Times New Roman" w:eastAsiaTheme="minorHAnsi" w:hAnsi="Times New Roman" w:cs="Times New Roman"/>
                </w:rPr>
                <w:t>Head professor is logged into the system.</w:t>
              </w:r>
            </w:ins>
          </w:p>
        </w:tc>
      </w:tr>
      <w:tr w:rsidR="00AA1283" w:rsidRPr="00F066EA" w14:paraId="6925FABD" w14:textId="77777777" w:rsidTr="000545E3">
        <w:trPr>
          <w:ins w:id="1708" w:author="yamel peraza" w:date="2015-04-27T12:53:00Z"/>
        </w:trPr>
        <w:tc>
          <w:tcPr>
            <w:tcW w:w="3708" w:type="dxa"/>
            <w:shd w:val="clear" w:color="auto" w:fill="BDD6EE"/>
            <w:tcMar>
              <w:top w:w="100" w:type="dxa"/>
              <w:left w:w="115" w:type="dxa"/>
              <w:bottom w:w="100" w:type="dxa"/>
              <w:right w:w="115" w:type="dxa"/>
            </w:tcMar>
          </w:tcPr>
          <w:p w14:paraId="6CBF8689" w14:textId="77777777" w:rsidR="00AA1283" w:rsidRPr="00DE75FA" w:rsidRDefault="00AA1283" w:rsidP="000545E3">
            <w:pPr>
              <w:spacing w:after="0" w:line="360" w:lineRule="auto"/>
              <w:rPr>
                <w:ins w:id="1709" w:author="yamel peraza" w:date="2015-04-27T12:53:00Z"/>
                <w:rFonts w:ascii="Times New Roman" w:hAnsi="Times New Roman" w:cs="Times New Roman"/>
              </w:rPr>
            </w:pPr>
            <w:ins w:id="1710"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A992531" w14:textId="77777777" w:rsidR="00AA1283" w:rsidRDefault="00AA1283" w:rsidP="00AA1283">
            <w:pPr>
              <w:pStyle w:val="ListParagraph"/>
              <w:numPr>
                <w:ilvl w:val="0"/>
                <w:numId w:val="84"/>
              </w:numPr>
              <w:jc w:val="left"/>
              <w:rPr>
                <w:ins w:id="1711" w:author="yamel peraza" w:date="2015-04-27T12:53:00Z"/>
                <w:rFonts w:eastAsiaTheme="minorHAnsi"/>
              </w:rPr>
            </w:pPr>
            <w:ins w:id="1712" w:author="yamel peraza" w:date="2015-04-27T12:53:00Z">
              <w:r>
                <w:rPr>
                  <w:rFonts w:eastAsiaTheme="minorHAnsi"/>
                </w:rPr>
                <w:t>The use case begins when the head professor clicks on the existing link on the email’s body page.</w:t>
              </w:r>
            </w:ins>
          </w:p>
          <w:p w14:paraId="3034802D" w14:textId="77777777" w:rsidR="00AA1283" w:rsidRPr="00A374D0" w:rsidRDefault="00AA1283" w:rsidP="00AA1283">
            <w:pPr>
              <w:pStyle w:val="ListParagraph"/>
              <w:numPr>
                <w:ilvl w:val="0"/>
                <w:numId w:val="84"/>
              </w:numPr>
              <w:jc w:val="left"/>
              <w:rPr>
                <w:ins w:id="1713" w:author="yamel peraza" w:date="2015-04-27T12:53:00Z"/>
                <w:rFonts w:eastAsiaTheme="minorHAnsi"/>
              </w:rPr>
            </w:pPr>
            <w:ins w:id="1714" w:author="yamel peraza" w:date="2015-04-27T12:53:00Z">
              <w:r>
                <w:rPr>
                  <w:rFonts w:eastAsiaTheme="minorHAnsi"/>
                </w:rPr>
                <w:t>System navigates to VM – Requests page in Senior Project Website and loads all virtual machine request.</w:t>
              </w:r>
            </w:ins>
          </w:p>
        </w:tc>
      </w:tr>
      <w:tr w:rsidR="00AA1283" w:rsidRPr="00F066EA" w14:paraId="463A14DA" w14:textId="77777777" w:rsidTr="000545E3">
        <w:trPr>
          <w:ins w:id="1715" w:author="yamel peraza" w:date="2015-04-27T12:53:00Z"/>
        </w:trPr>
        <w:tc>
          <w:tcPr>
            <w:tcW w:w="3708" w:type="dxa"/>
            <w:tcMar>
              <w:top w:w="100" w:type="dxa"/>
              <w:left w:w="115" w:type="dxa"/>
              <w:bottom w:w="100" w:type="dxa"/>
              <w:right w:w="115" w:type="dxa"/>
            </w:tcMar>
          </w:tcPr>
          <w:p w14:paraId="71110DEF" w14:textId="77777777" w:rsidR="00AA1283" w:rsidRPr="00DE75FA" w:rsidRDefault="00AA1283" w:rsidP="000545E3">
            <w:pPr>
              <w:spacing w:after="0" w:line="360" w:lineRule="auto"/>
              <w:rPr>
                <w:ins w:id="1716" w:author="yamel peraza" w:date="2015-04-27T12:53:00Z"/>
                <w:rFonts w:ascii="Times New Roman" w:hAnsi="Times New Roman" w:cs="Times New Roman"/>
              </w:rPr>
            </w:pPr>
            <w:ins w:id="1717"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36506B88" w14:textId="77777777" w:rsidR="00AA1283" w:rsidRPr="00F066EA" w:rsidRDefault="00AA1283" w:rsidP="00AA1283">
            <w:pPr>
              <w:pStyle w:val="ListParagraph"/>
              <w:numPr>
                <w:ilvl w:val="0"/>
                <w:numId w:val="70"/>
              </w:numPr>
              <w:spacing w:line="256" w:lineRule="auto"/>
              <w:jc w:val="left"/>
              <w:rPr>
                <w:ins w:id="1718" w:author="yamel peraza" w:date="2015-04-27T12:53:00Z"/>
                <w:rFonts w:ascii="Times New Roman" w:eastAsiaTheme="minorHAnsi" w:hAnsi="Times New Roman" w:cs="Times New Roman"/>
              </w:rPr>
            </w:pPr>
            <w:ins w:id="1719" w:author="yamel peraza" w:date="2015-04-27T12:53: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AA1283" w:rsidRPr="00453CF3" w14:paraId="4247683B" w14:textId="77777777" w:rsidTr="000545E3">
        <w:trPr>
          <w:trHeight w:val="583"/>
          <w:ins w:id="1720" w:author="yamel peraza" w:date="2015-04-27T12:53:00Z"/>
        </w:trPr>
        <w:tc>
          <w:tcPr>
            <w:tcW w:w="3708" w:type="dxa"/>
            <w:tcMar>
              <w:top w:w="100" w:type="dxa"/>
              <w:left w:w="115" w:type="dxa"/>
              <w:bottom w:w="100" w:type="dxa"/>
              <w:right w:w="115" w:type="dxa"/>
            </w:tcMar>
          </w:tcPr>
          <w:p w14:paraId="3D3EBDDF" w14:textId="77777777" w:rsidR="00AA1283" w:rsidRPr="00DE75FA" w:rsidRDefault="00AA1283" w:rsidP="000545E3">
            <w:pPr>
              <w:spacing w:after="0" w:line="360" w:lineRule="auto"/>
              <w:rPr>
                <w:ins w:id="1721" w:author="yamel peraza" w:date="2015-04-27T12:53:00Z"/>
                <w:rFonts w:ascii="Times New Roman" w:hAnsi="Times New Roman" w:cs="Times New Roman"/>
              </w:rPr>
            </w:pPr>
            <w:ins w:id="1722"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2B06E336" w14:textId="77777777" w:rsidR="00AA1283" w:rsidRPr="00453CF3" w:rsidRDefault="00AA1283" w:rsidP="00AA1283">
            <w:pPr>
              <w:pStyle w:val="ListParagraph"/>
              <w:numPr>
                <w:ilvl w:val="0"/>
                <w:numId w:val="69"/>
              </w:numPr>
              <w:jc w:val="left"/>
              <w:rPr>
                <w:ins w:id="1723" w:author="yamel peraza" w:date="2015-04-27T12:53:00Z"/>
                <w:rFonts w:ascii="Times New Roman" w:eastAsiaTheme="minorHAnsi" w:hAnsi="Times New Roman" w:cs="Times New Roman"/>
              </w:rPr>
            </w:pPr>
            <w:ins w:id="1724" w:author="yamel peraza" w:date="2015-04-27T12:53:00Z">
              <w:r>
                <w:rPr>
                  <w:rFonts w:ascii="Times New Roman" w:hAnsi="Times New Roman" w:cs="Times New Roman"/>
                </w:rPr>
                <w:t>Head professor successfully accessed virtual machine request.</w:t>
              </w:r>
            </w:ins>
          </w:p>
        </w:tc>
      </w:tr>
      <w:tr w:rsidR="00AA1283" w:rsidRPr="004C2E8A" w14:paraId="75B7BD46" w14:textId="77777777" w:rsidTr="000545E3">
        <w:trPr>
          <w:ins w:id="1725" w:author="yamel peraza" w:date="2015-04-27T12:53:00Z"/>
        </w:trPr>
        <w:tc>
          <w:tcPr>
            <w:tcW w:w="3708" w:type="dxa"/>
            <w:shd w:val="clear" w:color="auto" w:fill="BDD6EE"/>
            <w:tcMar>
              <w:top w:w="100" w:type="dxa"/>
              <w:left w:w="115" w:type="dxa"/>
              <w:bottom w:w="100" w:type="dxa"/>
              <w:right w:w="115" w:type="dxa"/>
            </w:tcMar>
          </w:tcPr>
          <w:p w14:paraId="48768290" w14:textId="77777777" w:rsidR="00AA1283" w:rsidRPr="00DE75FA" w:rsidRDefault="00AA1283" w:rsidP="000545E3">
            <w:pPr>
              <w:spacing w:after="0" w:line="360" w:lineRule="auto"/>
              <w:rPr>
                <w:ins w:id="1726" w:author="yamel peraza" w:date="2015-04-27T12:53:00Z"/>
                <w:rFonts w:ascii="Times New Roman" w:eastAsia="Times New Roman" w:hAnsi="Times New Roman" w:cs="Times New Roman"/>
                <w:b/>
                <w:i/>
                <w:sz w:val="24"/>
              </w:rPr>
            </w:pPr>
            <w:ins w:id="1727"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057BB412" w14:textId="77777777" w:rsidR="00AA1283" w:rsidRPr="004C2E8A" w:rsidRDefault="00AA1283" w:rsidP="00AA1283">
            <w:pPr>
              <w:pStyle w:val="ListParagraph"/>
              <w:numPr>
                <w:ilvl w:val="0"/>
                <w:numId w:val="70"/>
              </w:numPr>
              <w:jc w:val="left"/>
              <w:rPr>
                <w:ins w:id="1728" w:author="yamel peraza" w:date="2015-04-27T12:53:00Z"/>
                <w:rFonts w:eastAsiaTheme="minorHAnsi"/>
              </w:rPr>
            </w:pPr>
            <w:ins w:id="1729" w:author="yamel peraza" w:date="2015-04-27T12:53:00Z">
              <w:r>
                <w:rPr>
                  <w:rFonts w:eastAsiaTheme="minorHAnsi"/>
                </w:rPr>
                <w:t>If a user other than head professor attempts to access/hack into VM – Requests page, system denies user’s access to VM-Requests page and prompts warning message.</w:t>
              </w:r>
            </w:ins>
          </w:p>
        </w:tc>
      </w:tr>
    </w:tbl>
    <w:p w14:paraId="24E5231D" w14:textId="77777777" w:rsidR="00AA1283" w:rsidRDefault="00AA1283" w:rsidP="00AA1283">
      <w:pPr>
        <w:rPr>
          <w:ins w:id="1730" w:author="yamel peraza" w:date="2015-04-27T12:53:00Z"/>
        </w:rPr>
      </w:pPr>
    </w:p>
    <w:p w14:paraId="0580CC9B" w14:textId="77777777" w:rsidR="00AA1283" w:rsidRDefault="00AA1283" w:rsidP="00AA1283">
      <w:pPr>
        <w:rPr>
          <w:ins w:id="1731" w:author="yamel peraza" w:date="2015-04-27T12:53:00Z"/>
        </w:rPr>
      </w:pPr>
    </w:p>
    <w:p w14:paraId="39360B35" w14:textId="77777777" w:rsidR="00AA1283" w:rsidRDefault="00AA1283" w:rsidP="00AA1283">
      <w:pPr>
        <w:rPr>
          <w:ins w:id="1732"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67356860" w14:textId="77777777" w:rsidTr="000545E3">
        <w:trPr>
          <w:ins w:id="1733" w:author="yamel peraza" w:date="2015-04-27T12:53:00Z"/>
        </w:trPr>
        <w:tc>
          <w:tcPr>
            <w:tcW w:w="3708" w:type="dxa"/>
            <w:tcMar>
              <w:top w:w="100" w:type="dxa"/>
              <w:left w:w="115" w:type="dxa"/>
              <w:bottom w:w="100" w:type="dxa"/>
              <w:right w:w="115" w:type="dxa"/>
            </w:tcMar>
          </w:tcPr>
          <w:p w14:paraId="6958D33B" w14:textId="4DCDCA93" w:rsidR="00AA1283" w:rsidRPr="00B42D5C" w:rsidRDefault="00AA1283" w:rsidP="000545E3">
            <w:pPr>
              <w:spacing w:after="0" w:line="360" w:lineRule="auto"/>
              <w:rPr>
                <w:ins w:id="1734" w:author="yamel peraza" w:date="2015-04-27T12:53:00Z"/>
                <w:rFonts w:ascii="Times New Roman" w:hAnsi="Times New Roman" w:cs="Times New Roman"/>
                <w:sz w:val="24"/>
                <w:szCs w:val="24"/>
              </w:rPr>
            </w:pPr>
            <w:ins w:id="1735"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ins>
            <w:ins w:id="1736" w:author="yamel peraza" w:date="2015-04-27T12:56:00Z">
              <w:r>
                <w:rPr>
                  <w:rFonts w:ascii="Times New Roman" w:eastAsia="Times New Roman" w:hAnsi="Times New Roman" w:cs="Times New Roman"/>
                  <w:b/>
                  <w:sz w:val="24"/>
                  <w:szCs w:val="24"/>
                </w:rPr>
                <w:t>1</w:t>
              </w:r>
            </w:ins>
            <w:ins w:id="1737" w:author="yamel peraza" w:date="2015-04-27T17:52:00Z">
              <w:r w:rsidR="00A41E09">
                <w:rPr>
                  <w:rFonts w:ascii="Times New Roman" w:eastAsia="Times New Roman" w:hAnsi="Times New Roman" w:cs="Times New Roman"/>
                  <w:b/>
                  <w:sz w:val="24"/>
                  <w:szCs w:val="24"/>
                </w:rPr>
                <w:t>1</w:t>
              </w:r>
            </w:ins>
            <w:ins w:id="1738" w:author="yamel peraza" w:date="2015-04-27T12:56:00Z">
              <w:r>
                <w:rPr>
                  <w:rFonts w:ascii="Times New Roman" w:eastAsia="Times New Roman" w:hAnsi="Times New Roman" w:cs="Times New Roman"/>
                  <w:b/>
                  <w:sz w:val="24"/>
                  <w:szCs w:val="24"/>
                </w:rPr>
                <w:t>2</w:t>
              </w:r>
            </w:ins>
            <w:ins w:id="1739"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FAC7C9E" w14:textId="77777777" w:rsidR="00AA1283" w:rsidRPr="00956535" w:rsidRDefault="00AA1283">
            <w:pPr>
              <w:pStyle w:val="Heading1"/>
              <w:numPr>
                <w:ilvl w:val="0"/>
                <w:numId w:val="0"/>
              </w:numPr>
              <w:shd w:val="clear" w:color="auto" w:fill="FFFFFF"/>
              <w:spacing w:before="0" w:after="0"/>
              <w:rPr>
                <w:ins w:id="1740" w:author="yamel peraza" w:date="2015-04-27T12:53:00Z"/>
                <w:bCs w:val="0"/>
                <w:color w:val="000000"/>
                <w:szCs w:val="24"/>
              </w:rPr>
              <w:pPrChange w:id="1741" w:author="yamel peraza" w:date="2015-04-27T12:56:00Z">
                <w:pPr>
                  <w:pStyle w:val="Heading1"/>
                  <w:shd w:val="clear" w:color="auto" w:fill="FFFFFF"/>
                  <w:spacing w:before="0" w:after="0"/>
                </w:pPr>
              </w:pPrChange>
            </w:pPr>
            <w:ins w:id="1742" w:author="yamel peraza" w:date="2015-04-27T12:53:00Z">
              <w:r w:rsidRPr="00956535">
                <w:rPr>
                  <w:rStyle w:val="card-name"/>
                  <w:bCs w:val="0"/>
                  <w:color w:val="000000"/>
                  <w:szCs w:val="24"/>
                </w:rPr>
                <w:t>Set Default Email Notification</w:t>
              </w:r>
            </w:ins>
          </w:p>
        </w:tc>
      </w:tr>
      <w:tr w:rsidR="00AA1283" w:rsidRPr="00DE75FA" w14:paraId="0E048FD0" w14:textId="77777777" w:rsidTr="000545E3">
        <w:trPr>
          <w:ins w:id="1743" w:author="yamel peraza" w:date="2015-04-27T12:53:00Z"/>
        </w:trPr>
        <w:tc>
          <w:tcPr>
            <w:tcW w:w="3708" w:type="dxa"/>
            <w:tcMar>
              <w:top w:w="100" w:type="dxa"/>
              <w:left w:w="115" w:type="dxa"/>
              <w:bottom w:w="100" w:type="dxa"/>
              <w:right w:w="115" w:type="dxa"/>
            </w:tcMar>
          </w:tcPr>
          <w:p w14:paraId="06F226CF" w14:textId="77777777" w:rsidR="00AA1283" w:rsidRPr="00DE75FA" w:rsidRDefault="00AA1283" w:rsidP="000545E3">
            <w:pPr>
              <w:spacing w:after="0" w:line="360" w:lineRule="auto"/>
              <w:rPr>
                <w:ins w:id="1744" w:author="yamel peraza" w:date="2015-04-27T12:53:00Z"/>
                <w:rFonts w:ascii="Times New Roman" w:hAnsi="Times New Roman" w:cs="Times New Roman"/>
              </w:rPr>
            </w:pPr>
            <w:ins w:id="1745"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2C79750" w14:textId="77777777" w:rsidR="00AA1283" w:rsidRPr="00DE75FA" w:rsidRDefault="00AA1283" w:rsidP="000545E3">
            <w:pPr>
              <w:spacing w:after="0" w:line="360" w:lineRule="auto"/>
              <w:rPr>
                <w:ins w:id="1746" w:author="yamel peraza" w:date="2015-04-27T12:53:00Z"/>
                <w:rFonts w:ascii="Times New Roman" w:hAnsi="Times New Roman" w:cs="Times New Roman"/>
              </w:rPr>
            </w:pPr>
            <w:ins w:id="1747" w:author="yamel peraza" w:date="2015-04-27T12:53:00Z">
              <w:r>
                <w:rPr>
                  <w:rFonts w:ascii="Times New Roman" w:eastAsia="Times New Roman" w:hAnsi="Times New Roman" w:cs="Times New Roman"/>
                  <w:sz w:val="24"/>
                </w:rPr>
                <w:t>Head professor</w:t>
              </w:r>
            </w:ins>
          </w:p>
        </w:tc>
      </w:tr>
      <w:tr w:rsidR="00AA1283" w:rsidRPr="00B42D5C" w14:paraId="6003A0DA" w14:textId="77777777" w:rsidTr="000545E3">
        <w:trPr>
          <w:ins w:id="1748" w:author="yamel peraza" w:date="2015-04-27T12:53:00Z"/>
        </w:trPr>
        <w:tc>
          <w:tcPr>
            <w:tcW w:w="3708" w:type="dxa"/>
            <w:tcMar>
              <w:top w:w="100" w:type="dxa"/>
              <w:left w:w="115" w:type="dxa"/>
              <w:bottom w:w="100" w:type="dxa"/>
              <w:right w:w="115" w:type="dxa"/>
            </w:tcMar>
          </w:tcPr>
          <w:p w14:paraId="600DD76E"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749" w:author="yamel peraza" w:date="2015-04-27T12:53:00Z"/>
                <w:rFonts w:ascii="Arial" w:hAnsi="Arial" w:cs="Arial"/>
                <w:color w:val="000000"/>
                <w:sz w:val="21"/>
                <w:szCs w:val="21"/>
              </w:rPr>
            </w:pPr>
            <w:ins w:id="1750" w:author="yamel peraza" w:date="2015-04-27T12:53:00Z">
              <w:r>
                <w:rPr>
                  <w:b/>
                  <w:i/>
                </w:rPr>
                <w:t xml:space="preserve">User Story </w:t>
              </w:r>
              <w:r>
                <w:rPr>
                  <w:b/>
                </w:rPr>
                <w:t>#145</w:t>
              </w:r>
            </w:ins>
          </w:p>
        </w:tc>
        <w:tc>
          <w:tcPr>
            <w:tcW w:w="5850" w:type="dxa"/>
            <w:tcMar>
              <w:top w:w="100" w:type="dxa"/>
              <w:left w:w="115" w:type="dxa"/>
              <w:bottom w:w="100" w:type="dxa"/>
              <w:right w:w="115" w:type="dxa"/>
            </w:tcMar>
          </w:tcPr>
          <w:p w14:paraId="0E0E91FF" w14:textId="77777777" w:rsidR="00AA1283" w:rsidRPr="00956535" w:rsidRDefault="00AA1283" w:rsidP="000545E3">
            <w:pPr>
              <w:shd w:val="clear" w:color="auto" w:fill="FFFFFF"/>
              <w:spacing w:before="75" w:after="75" w:line="294" w:lineRule="atLeast"/>
              <w:jc w:val="left"/>
              <w:rPr>
                <w:ins w:id="1751" w:author="yamel peraza" w:date="2015-04-27T12:53:00Z"/>
                <w:rFonts w:ascii="Times New Roman" w:eastAsia="Times New Roman" w:hAnsi="Times New Roman" w:cs="Times New Roman"/>
                <w:color w:val="000000"/>
                <w:sz w:val="24"/>
                <w:szCs w:val="24"/>
              </w:rPr>
            </w:pPr>
            <w:ins w:id="1752" w:author="yamel peraza" w:date="2015-04-27T12:53: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AA1283" w:rsidRPr="002E54BB" w14:paraId="7CDCB657" w14:textId="77777777" w:rsidTr="000545E3">
        <w:trPr>
          <w:ins w:id="1753" w:author="yamel peraza" w:date="2015-04-27T12:53:00Z"/>
        </w:trPr>
        <w:tc>
          <w:tcPr>
            <w:tcW w:w="3708" w:type="dxa"/>
            <w:tcMar>
              <w:top w:w="100" w:type="dxa"/>
              <w:left w:w="115" w:type="dxa"/>
              <w:bottom w:w="100" w:type="dxa"/>
              <w:right w:w="115" w:type="dxa"/>
            </w:tcMar>
          </w:tcPr>
          <w:p w14:paraId="063EB466" w14:textId="77777777" w:rsidR="00AA1283" w:rsidRDefault="00AA1283" w:rsidP="00AA1283">
            <w:pPr>
              <w:pStyle w:val="NormalWeb"/>
              <w:numPr>
                <w:ilvl w:val="0"/>
                <w:numId w:val="81"/>
              </w:numPr>
              <w:spacing w:before="0" w:beforeAutospacing="0" w:after="150" w:afterAutospacing="0" w:line="294" w:lineRule="atLeast"/>
              <w:ind w:left="150"/>
              <w:jc w:val="left"/>
              <w:rPr>
                <w:ins w:id="1754" w:author="yamel peraza" w:date="2015-04-27T12:53:00Z"/>
                <w:b/>
                <w:i/>
              </w:rPr>
            </w:pPr>
            <w:ins w:id="1755" w:author="yamel peraza" w:date="2015-04-27T12:53:00Z">
              <w:r w:rsidRPr="00DE75FA">
                <w:rPr>
                  <w:b/>
                  <w:i/>
                </w:rPr>
                <w:t>Entry Conditions</w:t>
              </w:r>
            </w:ins>
          </w:p>
        </w:tc>
        <w:tc>
          <w:tcPr>
            <w:tcW w:w="5850" w:type="dxa"/>
            <w:tcMar>
              <w:top w:w="100" w:type="dxa"/>
              <w:left w:w="115" w:type="dxa"/>
              <w:bottom w:w="100" w:type="dxa"/>
              <w:right w:w="115" w:type="dxa"/>
            </w:tcMar>
          </w:tcPr>
          <w:p w14:paraId="2E9B616E" w14:textId="77777777" w:rsidR="00AA1283" w:rsidRDefault="00AA1283" w:rsidP="00AA1283">
            <w:pPr>
              <w:pStyle w:val="ListParagraph"/>
              <w:numPr>
                <w:ilvl w:val="0"/>
                <w:numId w:val="81"/>
              </w:numPr>
              <w:jc w:val="left"/>
              <w:rPr>
                <w:ins w:id="1756" w:author="yamel peraza" w:date="2015-04-27T12:53:00Z"/>
                <w:rFonts w:eastAsiaTheme="minorHAnsi"/>
              </w:rPr>
            </w:pPr>
            <w:ins w:id="1757" w:author="yamel peraza" w:date="2015-04-27T12:53:00Z">
              <w:r>
                <w:rPr>
                  <w:rFonts w:eastAsiaTheme="minorHAnsi"/>
                </w:rPr>
                <w:t>Head professor is logged in the system.</w:t>
              </w:r>
            </w:ins>
          </w:p>
          <w:p w14:paraId="19F59187" w14:textId="77777777" w:rsidR="00AA1283" w:rsidRPr="002E54BB" w:rsidRDefault="00AA1283" w:rsidP="00AA1283">
            <w:pPr>
              <w:pStyle w:val="ListParagraph"/>
              <w:numPr>
                <w:ilvl w:val="0"/>
                <w:numId w:val="81"/>
              </w:numPr>
              <w:jc w:val="left"/>
              <w:rPr>
                <w:ins w:id="1758" w:author="yamel peraza" w:date="2015-04-27T12:53:00Z"/>
                <w:rFonts w:eastAsiaTheme="minorHAnsi"/>
              </w:rPr>
            </w:pPr>
            <w:ins w:id="1759" w:author="yamel peraza" w:date="2015-04-27T12:53:00Z">
              <w:r>
                <w:rPr>
                  <w:rFonts w:eastAsiaTheme="minorHAnsi"/>
                </w:rPr>
                <w:t>Head professor is in admin_dashboard page.</w:t>
              </w:r>
            </w:ins>
          </w:p>
        </w:tc>
      </w:tr>
      <w:tr w:rsidR="00AA1283" w:rsidRPr="00A374D0" w14:paraId="370445D1" w14:textId="77777777" w:rsidTr="000545E3">
        <w:trPr>
          <w:ins w:id="1760" w:author="yamel peraza" w:date="2015-04-27T12:53:00Z"/>
        </w:trPr>
        <w:tc>
          <w:tcPr>
            <w:tcW w:w="3708" w:type="dxa"/>
            <w:shd w:val="clear" w:color="auto" w:fill="BDD6EE"/>
            <w:tcMar>
              <w:top w:w="100" w:type="dxa"/>
              <w:left w:w="115" w:type="dxa"/>
              <w:bottom w:w="100" w:type="dxa"/>
              <w:right w:w="115" w:type="dxa"/>
            </w:tcMar>
          </w:tcPr>
          <w:p w14:paraId="3A4C20B1" w14:textId="77777777" w:rsidR="00AA1283" w:rsidRPr="00DE75FA" w:rsidRDefault="00AA1283" w:rsidP="000545E3">
            <w:pPr>
              <w:spacing w:after="0" w:line="360" w:lineRule="auto"/>
              <w:rPr>
                <w:ins w:id="1761" w:author="yamel peraza" w:date="2015-04-27T12:53:00Z"/>
                <w:rFonts w:ascii="Times New Roman" w:hAnsi="Times New Roman" w:cs="Times New Roman"/>
              </w:rPr>
            </w:pPr>
            <w:ins w:id="1762"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58EEE29" w14:textId="77777777" w:rsidR="00AA1283" w:rsidRDefault="00AA1283" w:rsidP="00AA1283">
            <w:pPr>
              <w:pStyle w:val="ListParagraph"/>
              <w:numPr>
                <w:ilvl w:val="0"/>
                <w:numId w:val="85"/>
              </w:numPr>
              <w:jc w:val="left"/>
              <w:rPr>
                <w:ins w:id="1763" w:author="yamel peraza" w:date="2015-04-27T12:53:00Z"/>
                <w:rFonts w:eastAsiaTheme="minorHAnsi"/>
              </w:rPr>
            </w:pPr>
            <w:ins w:id="1764" w:author="yamel peraza" w:date="2015-04-27T12:53:00Z">
              <w:r>
                <w:rPr>
                  <w:rFonts w:eastAsiaTheme="minorHAnsi"/>
                </w:rPr>
                <w:t>Head professors enters school’s system admin name in the input field named “Full Name”.</w:t>
              </w:r>
            </w:ins>
          </w:p>
          <w:p w14:paraId="275355CA" w14:textId="77777777" w:rsidR="00AA1283" w:rsidRDefault="00AA1283" w:rsidP="00AA1283">
            <w:pPr>
              <w:pStyle w:val="ListParagraph"/>
              <w:numPr>
                <w:ilvl w:val="0"/>
                <w:numId w:val="85"/>
              </w:numPr>
              <w:jc w:val="left"/>
              <w:rPr>
                <w:ins w:id="1765" w:author="yamel peraza" w:date="2015-04-27T12:53:00Z"/>
                <w:rFonts w:eastAsiaTheme="minorHAnsi"/>
              </w:rPr>
            </w:pPr>
            <w:ins w:id="1766" w:author="yamel peraza" w:date="2015-04-27T12:53:00Z">
              <w:r>
                <w:rPr>
                  <w:rFonts w:eastAsiaTheme="minorHAnsi"/>
                </w:rPr>
                <w:t>System shows inputted name.</w:t>
              </w:r>
            </w:ins>
          </w:p>
          <w:p w14:paraId="430EF761" w14:textId="77777777" w:rsidR="00AA1283" w:rsidRDefault="00AA1283" w:rsidP="00AA1283">
            <w:pPr>
              <w:pStyle w:val="ListParagraph"/>
              <w:numPr>
                <w:ilvl w:val="0"/>
                <w:numId w:val="85"/>
              </w:numPr>
              <w:jc w:val="left"/>
              <w:rPr>
                <w:ins w:id="1767" w:author="yamel peraza" w:date="2015-04-27T12:53:00Z"/>
                <w:rFonts w:eastAsiaTheme="minorHAnsi"/>
              </w:rPr>
            </w:pPr>
            <w:ins w:id="1768" w:author="yamel peraza" w:date="2015-04-27T12:53:00Z">
              <w:r>
                <w:rPr>
                  <w:rFonts w:eastAsiaTheme="minorHAnsi"/>
                </w:rPr>
                <w:t>Head professor enters school’s system admin name in the input filed named email.</w:t>
              </w:r>
            </w:ins>
          </w:p>
          <w:p w14:paraId="30352BA4" w14:textId="77777777" w:rsidR="00AA1283" w:rsidRDefault="00AA1283" w:rsidP="00AA1283">
            <w:pPr>
              <w:pStyle w:val="ListParagraph"/>
              <w:numPr>
                <w:ilvl w:val="0"/>
                <w:numId w:val="85"/>
              </w:numPr>
              <w:jc w:val="left"/>
              <w:rPr>
                <w:ins w:id="1769" w:author="yamel peraza" w:date="2015-04-27T12:53:00Z"/>
                <w:rFonts w:eastAsiaTheme="minorHAnsi"/>
              </w:rPr>
            </w:pPr>
            <w:ins w:id="1770" w:author="yamel peraza" w:date="2015-04-27T12:53:00Z">
              <w:r>
                <w:rPr>
                  <w:rFonts w:eastAsiaTheme="minorHAnsi"/>
                </w:rPr>
                <w:t>System shows inputted email address.</w:t>
              </w:r>
            </w:ins>
          </w:p>
          <w:p w14:paraId="02D7FF89" w14:textId="77777777" w:rsidR="00AA1283" w:rsidRDefault="00AA1283" w:rsidP="00AA1283">
            <w:pPr>
              <w:pStyle w:val="ListParagraph"/>
              <w:numPr>
                <w:ilvl w:val="0"/>
                <w:numId w:val="85"/>
              </w:numPr>
              <w:jc w:val="left"/>
              <w:rPr>
                <w:ins w:id="1771" w:author="yamel peraza" w:date="2015-04-27T12:53:00Z"/>
                <w:rFonts w:eastAsiaTheme="minorHAnsi"/>
              </w:rPr>
            </w:pPr>
            <w:ins w:id="1772" w:author="yamel peraza" w:date="2015-04-27T12:53:00Z">
              <w:r>
                <w:rPr>
                  <w:rFonts w:eastAsiaTheme="minorHAnsi"/>
                </w:rPr>
                <w:t xml:space="preserve">Head professor clicks on “Set Default Email” button. </w:t>
              </w:r>
            </w:ins>
          </w:p>
          <w:p w14:paraId="3372CCCA" w14:textId="77777777" w:rsidR="00AA1283" w:rsidRDefault="00AA1283" w:rsidP="00AA1283">
            <w:pPr>
              <w:pStyle w:val="ListParagraph"/>
              <w:numPr>
                <w:ilvl w:val="0"/>
                <w:numId w:val="85"/>
              </w:numPr>
              <w:jc w:val="left"/>
              <w:rPr>
                <w:ins w:id="1773" w:author="yamel peraza" w:date="2015-04-27T12:53:00Z"/>
                <w:rFonts w:eastAsiaTheme="minorHAnsi"/>
              </w:rPr>
            </w:pPr>
            <w:ins w:id="1774" w:author="yamel peraza" w:date="2015-04-27T12:53:00Z">
              <w:r>
                <w:rPr>
                  <w:rFonts w:eastAsiaTheme="minorHAnsi"/>
                </w:rPr>
                <w:t>System validates email address and process request.</w:t>
              </w:r>
            </w:ins>
          </w:p>
          <w:p w14:paraId="562726B1" w14:textId="77777777" w:rsidR="00AA1283" w:rsidRPr="00956535" w:rsidRDefault="00AA1283" w:rsidP="00AA1283">
            <w:pPr>
              <w:pStyle w:val="ListParagraph"/>
              <w:numPr>
                <w:ilvl w:val="0"/>
                <w:numId w:val="85"/>
              </w:numPr>
              <w:jc w:val="left"/>
              <w:rPr>
                <w:ins w:id="1775" w:author="yamel peraza" w:date="2015-04-27T12:53:00Z"/>
                <w:rFonts w:eastAsiaTheme="minorHAnsi"/>
              </w:rPr>
            </w:pPr>
            <w:ins w:id="1776" w:author="yamel peraza" w:date="2015-04-27T12:53:00Z">
              <w:r>
                <w:rPr>
                  <w:rFonts w:eastAsiaTheme="minorHAnsi"/>
                </w:rPr>
                <w:t>Head professor sees default name and email address.</w:t>
              </w:r>
            </w:ins>
          </w:p>
        </w:tc>
      </w:tr>
      <w:tr w:rsidR="00AA1283" w:rsidRPr="00F066EA" w14:paraId="772D4260" w14:textId="77777777" w:rsidTr="000545E3">
        <w:trPr>
          <w:ins w:id="1777" w:author="yamel peraza" w:date="2015-04-27T12:53:00Z"/>
        </w:trPr>
        <w:tc>
          <w:tcPr>
            <w:tcW w:w="3708" w:type="dxa"/>
            <w:tcMar>
              <w:top w:w="100" w:type="dxa"/>
              <w:left w:w="115" w:type="dxa"/>
              <w:bottom w:w="100" w:type="dxa"/>
              <w:right w:w="115" w:type="dxa"/>
            </w:tcMar>
          </w:tcPr>
          <w:p w14:paraId="39F743E2" w14:textId="77777777" w:rsidR="00AA1283" w:rsidRPr="00DE75FA" w:rsidRDefault="00AA1283" w:rsidP="000545E3">
            <w:pPr>
              <w:spacing w:after="0" w:line="360" w:lineRule="auto"/>
              <w:rPr>
                <w:ins w:id="1778" w:author="yamel peraza" w:date="2015-04-27T12:53:00Z"/>
                <w:rFonts w:ascii="Times New Roman" w:hAnsi="Times New Roman" w:cs="Times New Roman"/>
              </w:rPr>
            </w:pPr>
            <w:ins w:id="1779"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5DF41096" w14:textId="77777777" w:rsidR="00AA1283" w:rsidRPr="00F066EA" w:rsidRDefault="00AA1283" w:rsidP="00AA1283">
            <w:pPr>
              <w:pStyle w:val="ListParagraph"/>
              <w:numPr>
                <w:ilvl w:val="0"/>
                <w:numId w:val="70"/>
              </w:numPr>
              <w:spacing w:line="256" w:lineRule="auto"/>
              <w:jc w:val="left"/>
              <w:rPr>
                <w:ins w:id="1780" w:author="yamel peraza" w:date="2015-04-27T12:53:00Z"/>
                <w:rFonts w:ascii="Times New Roman" w:eastAsiaTheme="minorHAnsi" w:hAnsi="Times New Roman" w:cs="Times New Roman"/>
              </w:rPr>
            </w:pPr>
            <w:ins w:id="1781" w:author="yamel peraza" w:date="2015-04-27T12:53: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AA1283" w:rsidRPr="00453CF3" w14:paraId="070CDA72" w14:textId="77777777" w:rsidTr="000545E3">
        <w:trPr>
          <w:trHeight w:val="583"/>
          <w:ins w:id="1782" w:author="yamel peraza" w:date="2015-04-27T12:53:00Z"/>
        </w:trPr>
        <w:tc>
          <w:tcPr>
            <w:tcW w:w="3708" w:type="dxa"/>
            <w:tcMar>
              <w:top w:w="100" w:type="dxa"/>
              <w:left w:w="115" w:type="dxa"/>
              <w:bottom w:w="100" w:type="dxa"/>
              <w:right w:w="115" w:type="dxa"/>
            </w:tcMar>
          </w:tcPr>
          <w:p w14:paraId="1E584EB2" w14:textId="77777777" w:rsidR="00AA1283" w:rsidRPr="00DE75FA" w:rsidRDefault="00AA1283" w:rsidP="000545E3">
            <w:pPr>
              <w:spacing w:after="0" w:line="360" w:lineRule="auto"/>
              <w:rPr>
                <w:ins w:id="1783" w:author="yamel peraza" w:date="2015-04-27T12:53:00Z"/>
                <w:rFonts w:ascii="Times New Roman" w:hAnsi="Times New Roman" w:cs="Times New Roman"/>
              </w:rPr>
            </w:pPr>
            <w:ins w:id="1784"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3CCFB2D8" w14:textId="77777777" w:rsidR="00AA1283" w:rsidRPr="00453CF3" w:rsidRDefault="00AA1283" w:rsidP="00AA1283">
            <w:pPr>
              <w:pStyle w:val="ListParagraph"/>
              <w:numPr>
                <w:ilvl w:val="0"/>
                <w:numId w:val="69"/>
              </w:numPr>
              <w:jc w:val="left"/>
              <w:rPr>
                <w:ins w:id="1785" w:author="yamel peraza" w:date="2015-04-27T12:53:00Z"/>
                <w:rFonts w:ascii="Times New Roman" w:eastAsiaTheme="minorHAnsi" w:hAnsi="Times New Roman" w:cs="Times New Roman"/>
              </w:rPr>
            </w:pPr>
            <w:ins w:id="1786" w:author="yamel peraza" w:date="2015-04-27T12:53:00Z">
              <w:r>
                <w:rPr>
                  <w:rFonts w:ascii="Times New Roman" w:hAnsi="Times New Roman" w:cs="Times New Roman"/>
                </w:rPr>
                <w:t>Head professor successfully set/changed default name and email address.</w:t>
              </w:r>
            </w:ins>
          </w:p>
        </w:tc>
      </w:tr>
      <w:tr w:rsidR="00AA1283" w:rsidRPr="004C2E8A" w14:paraId="093C0B1E" w14:textId="77777777" w:rsidTr="000545E3">
        <w:trPr>
          <w:ins w:id="1787" w:author="yamel peraza" w:date="2015-04-27T12:53:00Z"/>
        </w:trPr>
        <w:tc>
          <w:tcPr>
            <w:tcW w:w="3708" w:type="dxa"/>
            <w:shd w:val="clear" w:color="auto" w:fill="BDD6EE"/>
            <w:tcMar>
              <w:top w:w="100" w:type="dxa"/>
              <w:left w:w="115" w:type="dxa"/>
              <w:bottom w:w="100" w:type="dxa"/>
              <w:right w:w="115" w:type="dxa"/>
            </w:tcMar>
          </w:tcPr>
          <w:p w14:paraId="1324EFF4" w14:textId="77777777" w:rsidR="00AA1283" w:rsidRPr="00DE75FA" w:rsidRDefault="00AA1283" w:rsidP="000545E3">
            <w:pPr>
              <w:spacing w:after="0" w:line="360" w:lineRule="auto"/>
              <w:rPr>
                <w:ins w:id="1788" w:author="yamel peraza" w:date="2015-04-27T12:53:00Z"/>
                <w:rFonts w:ascii="Times New Roman" w:eastAsia="Times New Roman" w:hAnsi="Times New Roman" w:cs="Times New Roman"/>
                <w:b/>
                <w:i/>
                <w:sz w:val="24"/>
              </w:rPr>
            </w:pPr>
            <w:ins w:id="1789"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0B162163" w14:textId="77777777" w:rsidR="00AA1283" w:rsidRDefault="00AA1283" w:rsidP="00AA1283">
            <w:pPr>
              <w:pStyle w:val="ListParagraph"/>
              <w:numPr>
                <w:ilvl w:val="0"/>
                <w:numId w:val="70"/>
              </w:numPr>
              <w:jc w:val="left"/>
              <w:rPr>
                <w:ins w:id="1790" w:author="yamel peraza" w:date="2015-04-27T12:53:00Z"/>
                <w:rFonts w:eastAsiaTheme="minorHAnsi"/>
              </w:rPr>
            </w:pPr>
            <w:ins w:id="1791" w:author="yamel peraza" w:date="2015-04-27T12:53:00Z">
              <w:r>
                <w:rPr>
                  <w:rFonts w:eastAsiaTheme="minorHAnsi"/>
                </w:rPr>
                <w:t>If head professor leaves “Full Name” filed empty and clicks on “Set Default Email” button, system shows error message.</w:t>
              </w:r>
            </w:ins>
          </w:p>
          <w:p w14:paraId="6B0B79DA" w14:textId="77777777" w:rsidR="00AA1283" w:rsidRDefault="00AA1283" w:rsidP="00AA1283">
            <w:pPr>
              <w:pStyle w:val="ListParagraph"/>
              <w:numPr>
                <w:ilvl w:val="0"/>
                <w:numId w:val="70"/>
              </w:numPr>
              <w:jc w:val="left"/>
              <w:rPr>
                <w:ins w:id="1792" w:author="yamel peraza" w:date="2015-04-27T12:53:00Z"/>
                <w:rFonts w:eastAsiaTheme="minorHAnsi"/>
              </w:rPr>
            </w:pPr>
            <w:ins w:id="1793" w:author="yamel peraza" w:date="2015-04-27T12:53:00Z">
              <w:r>
                <w:rPr>
                  <w:rFonts w:eastAsiaTheme="minorHAnsi"/>
                </w:rPr>
                <w:t>If head professor leaves “Email” field empty and clicks on “Set Default Email” empty, system shows error message.</w:t>
              </w:r>
            </w:ins>
          </w:p>
          <w:p w14:paraId="324E8473" w14:textId="77777777" w:rsidR="00AA1283" w:rsidRPr="004C2E8A" w:rsidRDefault="00AA1283" w:rsidP="00AA1283">
            <w:pPr>
              <w:pStyle w:val="ListParagraph"/>
              <w:numPr>
                <w:ilvl w:val="0"/>
                <w:numId w:val="70"/>
              </w:numPr>
              <w:jc w:val="left"/>
              <w:rPr>
                <w:ins w:id="1794" w:author="yamel peraza" w:date="2015-04-27T12:53:00Z"/>
                <w:rFonts w:eastAsiaTheme="minorHAnsi"/>
              </w:rPr>
            </w:pPr>
            <w:ins w:id="1795" w:author="yamel peraza" w:date="2015-04-27T12:53:00Z">
              <w:r>
                <w:rPr>
                  <w:rFonts w:eastAsiaTheme="minorHAnsi"/>
                </w:rPr>
                <w:t>If head professor enters an invalid email address, system shows error message.</w:t>
              </w:r>
            </w:ins>
          </w:p>
        </w:tc>
      </w:tr>
    </w:tbl>
    <w:p w14:paraId="5F83417B" w14:textId="77777777" w:rsidR="00AA1283" w:rsidRDefault="00AA1283" w:rsidP="00AA1283">
      <w:pPr>
        <w:rPr>
          <w:ins w:id="1796" w:author="yamel peraza" w:date="2015-04-27T12:53:00Z"/>
        </w:rPr>
      </w:pPr>
    </w:p>
    <w:p w14:paraId="497405BE" w14:textId="77777777" w:rsidR="00AA1283" w:rsidRDefault="00AA1283" w:rsidP="00AA1283">
      <w:pPr>
        <w:rPr>
          <w:ins w:id="1797" w:author="yamel peraza" w:date="2015-04-27T12:57:00Z"/>
        </w:rPr>
      </w:pPr>
    </w:p>
    <w:p w14:paraId="63D28347" w14:textId="77777777" w:rsidR="00AA1283" w:rsidRDefault="00AA1283" w:rsidP="00AA1283">
      <w:pPr>
        <w:rPr>
          <w:ins w:id="1798" w:author="yamel peraza" w:date="2015-04-27T12:57:00Z"/>
        </w:rPr>
      </w:pPr>
    </w:p>
    <w:p w14:paraId="1E031649" w14:textId="77777777" w:rsidR="00AA1283" w:rsidRDefault="00AA1283" w:rsidP="00AA1283">
      <w:pPr>
        <w:rPr>
          <w:ins w:id="1799" w:author="yamel peraza" w:date="2015-04-27T12:57:00Z"/>
        </w:rPr>
      </w:pPr>
    </w:p>
    <w:p w14:paraId="777AB0AE" w14:textId="77777777" w:rsidR="00AA1283" w:rsidRDefault="00AA1283" w:rsidP="00AA1283">
      <w:pPr>
        <w:rPr>
          <w:ins w:id="1800" w:author="yamel peraza" w:date="2015-04-27T12:57:00Z"/>
        </w:rPr>
      </w:pPr>
    </w:p>
    <w:p w14:paraId="38D8EBF6" w14:textId="77777777" w:rsidR="00AA1283" w:rsidRDefault="00AA1283" w:rsidP="00AA1283">
      <w:pPr>
        <w:rPr>
          <w:ins w:id="1801" w:author="yamel peraza" w:date="2015-04-27T12:57:00Z"/>
        </w:rPr>
      </w:pPr>
    </w:p>
    <w:p w14:paraId="74E113CE" w14:textId="77777777" w:rsidR="00AA1283" w:rsidRDefault="00AA1283" w:rsidP="00AA1283">
      <w:pPr>
        <w:rPr>
          <w:ins w:id="1802" w:author="yamel peraza" w:date="2015-04-27T12:53:00Z"/>
        </w:rPr>
      </w:pPr>
    </w:p>
    <w:p w14:paraId="030D1FBF" w14:textId="77777777" w:rsidR="00AA1283" w:rsidRDefault="00AA1283" w:rsidP="00AA1283">
      <w:pPr>
        <w:rPr>
          <w:ins w:id="1803"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956535" w14:paraId="5F3572C4" w14:textId="77777777" w:rsidTr="000545E3">
        <w:trPr>
          <w:ins w:id="1804" w:author="yamel peraza" w:date="2015-04-27T12:53:00Z"/>
        </w:trPr>
        <w:tc>
          <w:tcPr>
            <w:tcW w:w="3708" w:type="dxa"/>
            <w:tcMar>
              <w:top w:w="100" w:type="dxa"/>
              <w:left w:w="115" w:type="dxa"/>
              <w:bottom w:w="100" w:type="dxa"/>
              <w:right w:w="115" w:type="dxa"/>
            </w:tcMar>
          </w:tcPr>
          <w:p w14:paraId="29878E12" w14:textId="6AE13BD2" w:rsidR="00AA1283" w:rsidRPr="00B42D5C" w:rsidRDefault="00AA1283" w:rsidP="000545E3">
            <w:pPr>
              <w:spacing w:after="0" w:line="360" w:lineRule="auto"/>
              <w:rPr>
                <w:ins w:id="1805" w:author="yamel peraza" w:date="2015-04-27T12:53:00Z"/>
                <w:rFonts w:ascii="Times New Roman" w:hAnsi="Times New Roman" w:cs="Times New Roman"/>
                <w:sz w:val="24"/>
                <w:szCs w:val="24"/>
              </w:rPr>
            </w:pPr>
            <w:ins w:id="1806"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807" w:author="yamel peraza" w:date="2015-04-27T12:56:00Z">
              <w:r>
                <w:rPr>
                  <w:rFonts w:ascii="Times New Roman" w:eastAsia="Times New Roman" w:hAnsi="Times New Roman" w:cs="Times New Roman"/>
                  <w:b/>
                  <w:sz w:val="24"/>
                  <w:szCs w:val="24"/>
                </w:rPr>
                <w:t>1</w:t>
              </w:r>
            </w:ins>
            <w:ins w:id="1808" w:author="yamel peraza" w:date="2015-04-27T17:52:00Z">
              <w:r w:rsidR="00A41E09">
                <w:rPr>
                  <w:rFonts w:ascii="Times New Roman" w:eastAsia="Times New Roman" w:hAnsi="Times New Roman" w:cs="Times New Roman"/>
                  <w:b/>
                  <w:sz w:val="24"/>
                  <w:szCs w:val="24"/>
                </w:rPr>
                <w:t>1</w:t>
              </w:r>
            </w:ins>
            <w:ins w:id="1809" w:author="yamel peraza" w:date="2015-04-27T12:56:00Z">
              <w:r>
                <w:rPr>
                  <w:rFonts w:ascii="Times New Roman" w:eastAsia="Times New Roman" w:hAnsi="Times New Roman" w:cs="Times New Roman"/>
                  <w:b/>
                  <w:sz w:val="24"/>
                  <w:szCs w:val="24"/>
                </w:rPr>
                <w:t>3</w:t>
              </w:r>
            </w:ins>
            <w:ins w:id="1810"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0621E69" w14:textId="77777777" w:rsidR="00AA1283" w:rsidRPr="00C873EF" w:rsidRDefault="00AA1283">
            <w:pPr>
              <w:pStyle w:val="Heading1"/>
              <w:numPr>
                <w:ilvl w:val="0"/>
                <w:numId w:val="0"/>
              </w:numPr>
              <w:shd w:val="clear" w:color="auto" w:fill="FFFFFF"/>
              <w:spacing w:before="0" w:after="0"/>
              <w:rPr>
                <w:ins w:id="1811" w:author="yamel peraza" w:date="2015-04-27T12:53:00Z"/>
                <w:bCs w:val="0"/>
                <w:color w:val="000000"/>
                <w:szCs w:val="24"/>
              </w:rPr>
              <w:pPrChange w:id="1812" w:author="yamel peraza" w:date="2015-04-27T12:56:00Z">
                <w:pPr>
                  <w:pStyle w:val="Heading1"/>
                  <w:shd w:val="clear" w:color="auto" w:fill="FFFFFF"/>
                  <w:spacing w:before="0" w:after="0"/>
                </w:pPr>
              </w:pPrChange>
            </w:pPr>
            <w:ins w:id="1813" w:author="yamel peraza" w:date="2015-04-27T12:53:00Z">
              <w:r w:rsidRPr="00C873EF">
                <w:rPr>
                  <w:rStyle w:val="card-name"/>
                  <w:bCs w:val="0"/>
                  <w:color w:val="000000"/>
                  <w:szCs w:val="24"/>
                </w:rPr>
                <w:t>Add Virtual Machine Image</w:t>
              </w:r>
            </w:ins>
          </w:p>
        </w:tc>
      </w:tr>
      <w:tr w:rsidR="00AA1283" w:rsidRPr="00DE75FA" w14:paraId="661EFE94" w14:textId="77777777" w:rsidTr="000545E3">
        <w:trPr>
          <w:ins w:id="1814" w:author="yamel peraza" w:date="2015-04-27T12:53:00Z"/>
        </w:trPr>
        <w:tc>
          <w:tcPr>
            <w:tcW w:w="3708" w:type="dxa"/>
            <w:tcMar>
              <w:top w:w="100" w:type="dxa"/>
              <w:left w:w="115" w:type="dxa"/>
              <w:bottom w:w="100" w:type="dxa"/>
              <w:right w:w="115" w:type="dxa"/>
            </w:tcMar>
          </w:tcPr>
          <w:p w14:paraId="2080B421" w14:textId="77777777" w:rsidR="00AA1283" w:rsidRPr="00DE75FA" w:rsidRDefault="00AA1283" w:rsidP="000545E3">
            <w:pPr>
              <w:spacing w:after="0" w:line="360" w:lineRule="auto"/>
              <w:rPr>
                <w:ins w:id="1815" w:author="yamel peraza" w:date="2015-04-27T12:53:00Z"/>
                <w:rFonts w:ascii="Times New Roman" w:hAnsi="Times New Roman" w:cs="Times New Roman"/>
              </w:rPr>
            </w:pPr>
            <w:ins w:id="1816"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048B1130" w14:textId="77777777" w:rsidR="00AA1283" w:rsidRPr="00DE75FA" w:rsidRDefault="00AA1283" w:rsidP="000545E3">
            <w:pPr>
              <w:spacing w:after="0" w:line="360" w:lineRule="auto"/>
              <w:rPr>
                <w:ins w:id="1817" w:author="yamel peraza" w:date="2015-04-27T12:53:00Z"/>
                <w:rFonts w:ascii="Times New Roman" w:hAnsi="Times New Roman" w:cs="Times New Roman"/>
              </w:rPr>
            </w:pPr>
            <w:ins w:id="1818" w:author="yamel peraza" w:date="2015-04-27T12:53:00Z">
              <w:r>
                <w:rPr>
                  <w:rFonts w:ascii="Times New Roman" w:eastAsia="Times New Roman" w:hAnsi="Times New Roman" w:cs="Times New Roman"/>
                  <w:sz w:val="24"/>
                </w:rPr>
                <w:t>Head professor</w:t>
              </w:r>
            </w:ins>
          </w:p>
        </w:tc>
      </w:tr>
      <w:tr w:rsidR="00AA1283" w:rsidRPr="00956535" w14:paraId="03BC90DC" w14:textId="77777777" w:rsidTr="000545E3">
        <w:trPr>
          <w:ins w:id="1819" w:author="yamel peraza" w:date="2015-04-27T12:53:00Z"/>
        </w:trPr>
        <w:tc>
          <w:tcPr>
            <w:tcW w:w="3708" w:type="dxa"/>
            <w:tcMar>
              <w:top w:w="100" w:type="dxa"/>
              <w:left w:w="115" w:type="dxa"/>
              <w:bottom w:w="100" w:type="dxa"/>
              <w:right w:w="115" w:type="dxa"/>
            </w:tcMar>
          </w:tcPr>
          <w:p w14:paraId="4E19710C"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820" w:author="yamel peraza" w:date="2015-04-27T12:53:00Z"/>
                <w:rFonts w:ascii="Arial" w:hAnsi="Arial" w:cs="Arial"/>
                <w:color w:val="000000"/>
                <w:sz w:val="21"/>
                <w:szCs w:val="21"/>
              </w:rPr>
            </w:pPr>
            <w:ins w:id="1821" w:author="yamel peraza" w:date="2015-04-27T12:53:00Z">
              <w:r>
                <w:rPr>
                  <w:b/>
                  <w:i/>
                </w:rPr>
                <w:t xml:space="preserve">User Story </w:t>
              </w:r>
              <w:r>
                <w:rPr>
                  <w:b/>
                </w:rPr>
                <w:t>#218</w:t>
              </w:r>
            </w:ins>
          </w:p>
        </w:tc>
        <w:tc>
          <w:tcPr>
            <w:tcW w:w="5850" w:type="dxa"/>
            <w:tcMar>
              <w:top w:w="100" w:type="dxa"/>
              <w:left w:w="115" w:type="dxa"/>
              <w:bottom w:w="100" w:type="dxa"/>
              <w:right w:w="115" w:type="dxa"/>
            </w:tcMar>
          </w:tcPr>
          <w:p w14:paraId="4112A7CF" w14:textId="77777777" w:rsidR="00AA1283" w:rsidRPr="00C873EF" w:rsidRDefault="00AA1283" w:rsidP="000545E3">
            <w:pPr>
              <w:shd w:val="clear" w:color="auto" w:fill="FFFFFF"/>
              <w:spacing w:before="75" w:after="75" w:line="294" w:lineRule="atLeast"/>
              <w:jc w:val="left"/>
              <w:rPr>
                <w:ins w:id="1822" w:author="yamel peraza" w:date="2015-04-27T12:53:00Z"/>
                <w:rFonts w:ascii="Arial" w:eastAsia="Times New Roman" w:hAnsi="Arial" w:cs="Arial"/>
                <w:color w:val="000000"/>
                <w:sz w:val="21"/>
                <w:szCs w:val="21"/>
              </w:rPr>
            </w:pPr>
            <w:ins w:id="1823" w:author="yamel peraza" w:date="2015-04-27T12:53: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AA1283" w:rsidRPr="002E54BB" w14:paraId="1A379571" w14:textId="77777777" w:rsidTr="000545E3">
        <w:trPr>
          <w:ins w:id="1824" w:author="yamel peraza" w:date="2015-04-27T12:53:00Z"/>
        </w:trPr>
        <w:tc>
          <w:tcPr>
            <w:tcW w:w="3708" w:type="dxa"/>
            <w:tcMar>
              <w:top w:w="100" w:type="dxa"/>
              <w:left w:w="115" w:type="dxa"/>
              <w:bottom w:w="100" w:type="dxa"/>
              <w:right w:w="115" w:type="dxa"/>
            </w:tcMar>
          </w:tcPr>
          <w:p w14:paraId="740E0788" w14:textId="77777777" w:rsidR="00AA1283" w:rsidRDefault="00AA1283" w:rsidP="00AA1283">
            <w:pPr>
              <w:pStyle w:val="NormalWeb"/>
              <w:numPr>
                <w:ilvl w:val="0"/>
                <w:numId w:val="81"/>
              </w:numPr>
              <w:spacing w:before="0" w:beforeAutospacing="0" w:after="150" w:afterAutospacing="0" w:line="294" w:lineRule="atLeast"/>
              <w:ind w:left="150"/>
              <w:jc w:val="left"/>
              <w:rPr>
                <w:ins w:id="1825" w:author="yamel peraza" w:date="2015-04-27T12:53:00Z"/>
                <w:b/>
                <w:i/>
              </w:rPr>
            </w:pPr>
            <w:ins w:id="1826" w:author="yamel peraza" w:date="2015-04-27T12:53:00Z">
              <w:r w:rsidRPr="00DE75FA">
                <w:rPr>
                  <w:b/>
                  <w:i/>
                </w:rPr>
                <w:t>Entry Conditions</w:t>
              </w:r>
            </w:ins>
          </w:p>
        </w:tc>
        <w:tc>
          <w:tcPr>
            <w:tcW w:w="5850" w:type="dxa"/>
            <w:tcMar>
              <w:top w:w="100" w:type="dxa"/>
              <w:left w:w="115" w:type="dxa"/>
              <w:bottom w:w="100" w:type="dxa"/>
              <w:right w:w="115" w:type="dxa"/>
            </w:tcMar>
          </w:tcPr>
          <w:p w14:paraId="5943F4C6" w14:textId="77777777" w:rsidR="00AA1283" w:rsidRDefault="00AA1283" w:rsidP="00AA1283">
            <w:pPr>
              <w:pStyle w:val="ListParagraph"/>
              <w:numPr>
                <w:ilvl w:val="0"/>
                <w:numId w:val="81"/>
              </w:numPr>
              <w:jc w:val="left"/>
              <w:rPr>
                <w:ins w:id="1827" w:author="yamel peraza" w:date="2015-04-27T12:53:00Z"/>
                <w:rFonts w:eastAsiaTheme="minorHAnsi"/>
              </w:rPr>
            </w:pPr>
            <w:ins w:id="1828" w:author="yamel peraza" w:date="2015-04-27T12:53:00Z">
              <w:r>
                <w:rPr>
                  <w:rFonts w:eastAsiaTheme="minorHAnsi"/>
                </w:rPr>
                <w:t>Head professor is logged in the system.</w:t>
              </w:r>
            </w:ins>
          </w:p>
          <w:p w14:paraId="1F124040" w14:textId="77777777" w:rsidR="00AA1283" w:rsidRPr="002E54BB" w:rsidRDefault="00AA1283" w:rsidP="00AA1283">
            <w:pPr>
              <w:pStyle w:val="ListParagraph"/>
              <w:numPr>
                <w:ilvl w:val="0"/>
                <w:numId w:val="81"/>
              </w:numPr>
              <w:jc w:val="left"/>
              <w:rPr>
                <w:ins w:id="1829" w:author="yamel peraza" w:date="2015-04-27T12:53:00Z"/>
                <w:rFonts w:eastAsiaTheme="minorHAnsi"/>
              </w:rPr>
            </w:pPr>
            <w:ins w:id="1830" w:author="yamel peraza" w:date="2015-04-27T12:53:00Z">
              <w:r>
                <w:rPr>
                  <w:rFonts w:eastAsiaTheme="minorHAnsi"/>
                </w:rPr>
                <w:t>Head professor is in admin_dashboard page.</w:t>
              </w:r>
            </w:ins>
          </w:p>
        </w:tc>
      </w:tr>
      <w:tr w:rsidR="00AA1283" w:rsidRPr="00956535" w14:paraId="2494507E" w14:textId="77777777" w:rsidTr="000545E3">
        <w:trPr>
          <w:ins w:id="1831" w:author="yamel peraza" w:date="2015-04-27T12:53:00Z"/>
        </w:trPr>
        <w:tc>
          <w:tcPr>
            <w:tcW w:w="3708" w:type="dxa"/>
            <w:shd w:val="clear" w:color="auto" w:fill="BDD6EE"/>
            <w:tcMar>
              <w:top w:w="100" w:type="dxa"/>
              <w:left w:w="115" w:type="dxa"/>
              <w:bottom w:w="100" w:type="dxa"/>
              <w:right w:w="115" w:type="dxa"/>
            </w:tcMar>
          </w:tcPr>
          <w:p w14:paraId="616CE0BF" w14:textId="77777777" w:rsidR="00AA1283" w:rsidRPr="00DE75FA" w:rsidRDefault="00AA1283" w:rsidP="000545E3">
            <w:pPr>
              <w:spacing w:after="0" w:line="360" w:lineRule="auto"/>
              <w:rPr>
                <w:ins w:id="1832" w:author="yamel peraza" w:date="2015-04-27T12:53:00Z"/>
                <w:rFonts w:ascii="Times New Roman" w:hAnsi="Times New Roman" w:cs="Times New Roman"/>
              </w:rPr>
            </w:pPr>
            <w:ins w:id="1833"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28F6F148" w14:textId="77777777" w:rsidR="00AA1283" w:rsidRDefault="00AA1283" w:rsidP="00AA1283">
            <w:pPr>
              <w:pStyle w:val="ListParagraph"/>
              <w:numPr>
                <w:ilvl w:val="0"/>
                <w:numId w:val="86"/>
              </w:numPr>
              <w:jc w:val="left"/>
              <w:rPr>
                <w:ins w:id="1834" w:author="yamel peraza" w:date="2015-04-27T12:53:00Z"/>
                <w:rFonts w:eastAsiaTheme="minorHAnsi"/>
              </w:rPr>
            </w:pPr>
            <w:ins w:id="1835" w:author="yamel peraza" w:date="2015-04-27T12:53:00Z">
              <w:r>
                <w:rPr>
                  <w:rFonts w:eastAsiaTheme="minorHAnsi"/>
                </w:rPr>
                <w:t>Head professor clicks on “VM Images” button.</w:t>
              </w:r>
            </w:ins>
          </w:p>
          <w:p w14:paraId="24930E3B" w14:textId="77777777" w:rsidR="00AA1283" w:rsidRDefault="00AA1283" w:rsidP="00AA1283">
            <w:pPr>
              <w:pStyle w:val="ListParagraph"/>
              <w:numPr>
                <w:ilvl w:val="0"/>
                <w:numId w:val="86"/>
              </w:numPr>
              <w:jc w:val="left"/>
              <w:rPr>
                <w:ins w:id="1836" w:author="yamel peraza" w:date="2015-04-27T12:53:00Z"/>
                <w:rFonts w:eastAsiaTheme="minorHAnsi"/>
              </w:rPr>
            </w:pPr>
            <w:ins w:id="1837" w:author="yamel peraza" w:date="2015-04-27T12:53:00Z">
              <w:r>
                <w:rPr>
                  <w:rFonts w:eastAsiaTheme="minorHAnsi"/>
                </w:rPr>
                <w:t>System navigates to vm_images page.</w:t>
              </w:r>
            </w:ins>
          </w:p>
          <w:p w14:paraId="3895B451" w14:textId="77777777" w:rsidR="00AA1283" w:rsidRDefault="00AA1283" w:rsidP="00AA1283">
            <w:pPr>
              <w:pStyle w:val="ListParagraph"/>
              <w:numPr>
                <w:ilvl w:val="0"/>
                <w:numId w:val="86"/>
              </w:numPr>
              <w:jc w:val="left"/>
              <w:rPr>
                <w:ins w:id="1838" w:author="yamel peraza" w:date="2015-04-27T12:53:00Z"/>
                <w:rFonts w:eastAsiaTheme="minorHAnsi"/>
              </w:rPr>
            </w:pPr>
            <w:ins w:id="1839" w:author="yamel peraza" w:date="2015-04-27T12:53:00Z">
              <w:r>
                <w:rPr>
                  <w:rFonts w:eastAsiaTheme="minorHAnsi"/>
                </w:rPr>
                <w:t>Head professor enters the new image in the input field named “Image Name”.</w:t>
              </w:r>
            </w:ins>
          </w:p>
          <w:p w14:paraId="62335AD2" w14:textId="77777777" w:rsidR="00AA1283" w:rsidRDefault="00AA1283" w:rsidP="00AA1283">
            <w:pPr>
              <w:pStyle w:val="ListParagraph"/>
              <w:numPr>
                <w:ilvl w:val="0"/>
                <w:numId w:val="86"/>
              </w:numPr>
              <w:jc w:val="left"/>
              <w:rPr>
                <w:ins w:id="1840" w:author="yamel peraza" w:date="2015-04-27T12:53:00Z"/>
                <w:rFonts w:eastAsiaTheme="minorHAnsi"/>
              </w:rPr>
            </w:pPr>
            <w:ins w:id="1841" w:author="yamel peraza" w:date="2015-04-27T12:53:00Z">
              <w:r>
                <w:rPr>
                  <w:rFonts w:eastAsiaTheme="minorHAnsi"/>
                </w:rPr>
                <w:t>System shows inputted image name.</w:t>
              </w:r>
            </w:ins>
          </w:p>
          <w:p w14:paraId="67300A7F" w14:textId="77777777" w:rsidR="00AA1283" w:rsidRDefault="00AA1283" w:rsidP="00AA1283">
            <w:pPr>
              <w:pStyle w:val="ListParagraph"/>
              <w:numPr>
                <w:ilvl w:val="0"/>
                <w:numId w:val="86"/>
              </w:numPr>
              <w:jc w:val="left"/>
              <w:rPr>
                <w:ins w:id="1842" w:author="yamel peraza" w:date="2015-04-27T12:53:00Z"/>
                <w:rFonts w:eastAsiaTheme="minorHAnsi"/>
              </w:rPr>
            </w:pPr>
            <w:ins w:id="1843" w:author="yamel peraza" w:date="2015-04-27T12:53:00Z">
              <w:r>
                <w:rPr>
                  <w:rFonts w:eastAsiaTheme="minorHAnsi"/>
                </w:rPr>
                <w:t>Head professor clicks on “Add Image Name” button.</w:t>
              </w:r>
            </w:ins>
          </w:p>
          <w:p w14:paraId="390F8CAB" w14:textId="77777777" w:rsidR="00AA1283" w:rsidRPr="00C873EF" w:rsidRDefault="00AA1283" w:rsidP="00AA1283">
            <w:pPr>
              <w:pStyle w:val="ListParagraph"/>
              <w:numPr>
                <w:ilvl w:val="0"/>
                <w:numId w:val="86"/>
              </w:numPr>
              <w:jc w:val="left"/>
              <w:rPr>
                <w:ins w:id="1844" w:author="yamel peraza" w:date="2015-04-27T12:53:00Z"/>
                <w:rFonts w:eastAsiaTheme="minorHAnsi"/>
              </w:rPr>
            </w:pPr>
            <w:ins w:id="1845" w:author="yamel peraza" w:date="2015-04-27T12:53:00Z">
              <w:r>
                <w:rPr>
                  <w:rFonts w:eastAsiaTheme="minorHAnsi"/>
                </w:rPr>
                <w:t>System processes request and prompts success message.</w:t>
              </w:r>
            </w:ins>
          </w:p>
        </w:tc>
      </w:tr>
      <w:tr w:rsidR="00AA1283" w:rsidRPr="00F066EA" w14:paraId="613A3A9A" w14:textId="77777777" w:rsidTr="000545E3">
        <w:trPr>
          <w:ins w:id="1846" w:author="yamel peraza" w:date="2015-04-27T12:53:00Z"/>
        </w:trPr>
        <w:tc>
          <w:tcPr>
            <w:tcW w:w="3708" w:type="dxa"/>
            <w:tcMar>
              <w:top w:w="100" w:type="dxa"/>
              <w:left w:w="115" w:type="dxa"/>
              <w:bottom w:w="100" w:type="dxa"/>
              <w:right w:w="115" w:type="dxa"/>
            </w:tcMar>
          </w:tcPr>
          <w:p w14:paraId="68E0B97A" w14:textId="77777777" w:rsidR="00AA1283" w:rsidRPr="00DE75FA" w:rsidRDefault="00AA1283" w:rsidP="000545E3">
            <w:pPr>
              <w:spacing w:after="0" w:line="360" w:lineRule="auto"/>
              <w:rPr>
                <w:ins w:id="1847" w:author="yamel peraza" w:date="2015-04-27T12:53:00Z"/>
                <w:rFonts w:ascii="Times New Roman" w:hAnsi="Times New Roman" w:cs="Times New Roman"/>
              </w:rPr>
            </w:pPr>
            <w:ins w:id="1848"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0387702" w14:textId="77777777" w:rsidR="00AA1283" w:rsidRPr="00F066EA" w:rsidRDefault="00AA1283" w:rsidP="00AA1283">
            <w:pPr>
              <w:pStyle w:val="ListParagraph"/>
              <w:numPr>
                <w:ilvl w:val="0"/>
                <w:numId w:val="70"/>
              </w:numPr>
              <w:spacing w:line="256" w:lineRule="auto"/>
              <w:jc w:val="left"/>
              <w:rPr>
                <w:ins w:id="1849" w:author="yamel peraza" w:date="2015-04-27T12:53:00Z"/>
                <w:rFonts w:ascii="Times New Roman" w:eastAsiaTheme="minorHAnsi" w:hAnsi="Times New Roman" w:cs="Times New Roman"/>
              </w:rPr>
            </w:pPr>
            <w:ins w:id="1850" w:author="yamel peraza" w:date="2015-04-27T12:53: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AA1283" w:rsidRPr="00453CF3" w14:paraId="5C0A81FE" w14:textId="77777777" w:rsidTr="000545E3">
        <w:trPr>
          <w:trHeight w:val="583"/>
          <w:ins w:id="1851" w:author="yamel peraza" w:date="2015-04-27T12:53:00Z"/>
        </w:trPr>
        <w:tc>
          <w:tcPr>
            <w:tcW w:w="3708" w:type="dxa"/>
            <w:tcMar>
              <w:top w:w="100" w:type="dxa"/>
              <w:left w:w="115" w:type="dxa"/>
              <w:bottom w:w="100" w:type="dxa"/>
              <w:right w:w="115" w:type="dxa"/>
            </w:tcMar>
          </w:tcPr>
          <w:p w14:paraId="11E70C9A" w14:textId="77777777" w:rsidR="00AA1283" w:rsidRPr="00DE75FA" w:rsidRDefault="00AA1283" w:rsidP="000545E3">
            <w:pPr>
              <w:spacing w:after="0" w:line="360" w:lineRule="auto"/>
              <w:rPr>
                <w:ins w:id="1852" w:author="yamel peraza" w:date="2015-04-27T12:53:00Z"/>
                <w:rFonts w:ascii="Times New Roman" w:hAnsi="Times New Roman" w:cs="Times New Roman"/>
              </w:rPr>
            </w:pPr>
            <w:ins w:id="1853"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7DB1D93" w14:textId="77777777" w:rsidR="00AA1283" w:rsidRPr="00453CF3" w:rsidRDefault="00AA1283" w:rsidP="00AA1283">
            <w:pPr>
              <w:pStyle w:val="ListParagraph"/>
              <w:numPr>
                <w:ilvl w:val="0"/>
                <w:numId w:val="69"/>
              </w:numPr>
              <w:jc w:val="left"/>
              <w:rPr>
                <w:ins w:id="1854" w:author="yamel peraza" w:date="2015-04-27T12:53:00Z"/>
                <w:rFonts w:ascii="Times New Roman" w:eastAsiaTheme="minorHAnsi" w:hAnsi="Times New Roman" w:cs="Times New Roman"/>
              </w:rPr>
            </w:pPr>
            <w:ins w:id="1855" w:author="yamel peraza" w:date="2015-04-27T12:53:00Z">
              <w:r>
                <w:rPr>
                  <w:rFonts w:ascii="Times New Roman" w:hAnsi="Times New Roman" w:cs="Times New Roman"/>
                </w:rPr>
                <w:t>Head professor successfully added a new virtual machine image.</w:t>
              </w:r>
            </w:ins>
          </w:p>
        </w:tc>
      </w:tr>
      <w:tr w:rsidR="00AA1283" w:rsidRPr="004C2E8A" w14:paraId="53CAB1BE" w14:textId="77777777" w:rsidTr="000545E3">
        <w:trPr>
          <w:ins w:id="1856" w:author="yamel peraza" w:date="2015-04-27T12:53:00Z"/>
        </w:trPr>
        <w:tc>
          <w:tcPr>
            <w:tcW w:w="3708" w:type="dxa"/>
            <w:shd w:val="clear" w:color="auto" w:fill="BDD6EE"/>
            <w:tcMar>
              <w:top w:w="100" w:type="dxa"/>
              <w:left w:w="115" w:type="dxa"/>
              <w:bottom w:w="100" w:type="dxa"/>
              <w:right w:w="115" w:type="dxa"/>
            </w:tcMar>
          </w:tcPr>
          <w:p w14:paraId="1A29D534" w14:textId="77777777" w:rsidR="00AA1283" w:rsidRPr="00DE75FA" w:rsidRDefault="00AA1283" w:rsidP="000545E3">
            <w:pPr>
              <w:spacing w:after="0" w:line="360" w:lineRule="auto"/>
              <w:rPr>
                <w:ins w:id="1857" w:author="yamel peraza" w:date="2015-04-27T12:53:00Z"/>
                <w:rFonts w:ascii="Times New Roman" w:eastAsia="Times New Roman" w:hAnsi="Times New Roman" w:cs="Times New Roman"/>
                <w:b/>
                <w:i/>
                <w:sz w:val="24"/>
              </w:rPr>
            </w:pPr>
            <w:ins w:id="1858"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51E4DCE5" w14:textId="77777777" w:rsidR="00AA1283" w:rsidRDefault="00AA1283" w:rsidP="00AA1283">
            <w:pPr>
              <w:pStyle w:val="ListParagraph"/>
              <w:numPr>
                <w:ilvl w:val="0"/>
                <w:numId w:val="70"/>
              </w:numPr>
              <w:jc w:val="left"/>
              <w:rPr>
                <w:ins w:id="1859" w:author="yamel peraza" w:date="2015-04-27T12:53:00Z"/>
                <w:rFonts w:eastAsiaTheme="minorHAnsi"/>
              </w:rPr>
            </w:pPr>
            <w:ins w:id="1860" w:author="yamel peraza" w:date="2015-04-27T12:53:00Z">
              <w:r>
                <w:rPr>
                  <w:rFonts w:eastAsiaTheme="minorHAnsi"/>
                </w:rPr>
                <w:t>If head professor leaves “Image Name” filed empty and clicks on “Add Image Name” button, system displays an error message.</w:t>
              </w:r>
            </w:ins>
          </w:p>
          <w:p w14:paraId="53FB0F16" w14:textId="77777777" w:rsidR="00AA1283" w:rsidRDefault="00AA1283" w:rsidP="00AA1283">
            <w:pPr>
              <w:pStyle w:val="ListParagraph"/>
              <w:numPr>
                <w:ilvl w:val="0"/>
                <w:numId w:val="70"/>
              </w:numPr>
              <w:jc w:val="left"/>
              <w:rPr>
                <w:ins w:id="1861" w:author="yamel peraza" w:date="2015-04-27T12:53:00Z"/>
                <w:rFonts w:eastAsiaTheme="minorHAnsi"/>
              </w:rPr>
            </w:pPr>
            <w:ins w:id="1862" w:author="yamel peraza" w:date="2015-04-27T12:53:00Z">
              <w:r>
                <w:rPr>
                  <w:rFonts w:eastAsiaTheme="minorHAnsi"/>
                </w:rPr>
                <w:t xml:space="preserve">If head professor enters an image name that already </w:t>
              </w:r>
              <w:r>
                <w:rPr>
                  <w:rFonts w:eastAsiaTheme="minorHAnsi"/>
                </w:rPr>
                <w:lastRenderedPageBreak/>
                <w:t>exists on the system, system displays an error message.</w:t>
              </w:r>
            </w:ins>
          </w:p>
          <w:p w14:paraId="617EAD49" w14:textId="77777777" w:rsidR="00AA1283" w:rsidRPr="004C2E8A" w:rsidRDefault="00AA1283" w:rsidP="00AA1283">
            <w:pPr>
              <w:pStyle w:val="ListParagraph"/>
              <w:numPr>
                <w:ilvl w:val="0"/>
                <w:numId w:val="70"/>
              </w:numPr>
              <w:jc w:val="left"/>
              <w:rPr>
                <w:ins w:id="1863" w:author="yamel peraza" w:date="2015-04-27T12:53:00Z"/>
                <w:rFonts w:eastAsiaTheme="minorHAnsi"/>
              </w:rPr>
            </w:pPr>
            <w:ins w:id="1864" w:author="yamel peraza" w:date="2015-04-27T12:53:00Z">
              <w:r>
                <w:rPr>
                  <w:rFonts w:eastAsiaTheme="minorHAnsi"/>
                </w:rPr>
                <w:t>If a user other than head professor attempts to access/hack into image name page, system denies user’s access to such a page and prompts warning message.</w:t>
              </w:r>
            </w:ins>
          </w:p>
        </w:tc>
      </w:tr>
    </w:tbl>
    <w:p w14:paraId="2211B944" w14:textId="77777777" w:rsidR="00AA1283" w:rsidRDefault="00AA1283" w:rsidP="00AA1283">
      <w:pPr>
        <w:rPr>
          <w:ins w:id="1865" w:author="yamel peraza" w:date="2015-04-27T12:53:00Z"/>
        </w:rPr>
      </w:pPr>
    </w:p>
    <w:p w14:paraId="1CFD271E" w14:textId="77777777" w:rsidR="00AA1283" w:rsidRDefault="00AA1283" w:rsidP="00AA1283">
      <w:pPr>
        <w:rPr>
          <w:ins w:id="1866"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7126EF36" w14:textId="77777777" w:rsidTr="000545E3">
        <w:trPr>
          <w:ins w:id="1867" w:author="yamel peraza" w:date="2015-04-27T12:53:00Z"/>
        </w:trPr>
        <w:tc>
          <w:tcPr>
            <w:tcW w:w="3708" w:type="dxa"/>
            <w:tcMar>
              <w:top w:w="100" w:type="dxa"/>
              <w:left w:w="115" w:type="dxa"/>
              <w:bottom w:w="100" w:type="dxa"/>
              <w:right w:w="115" w:type="dxa"/>
            </w:tcMar>
          </w:tcPr>
          <w:p w14:paraId="36D27354" w14:textId="5DC0DFFF" w:rsidR="00AA1283" w:rsidRPr="00B42D5C" w:rsidRDefault="00AA1283" w:rsidP="000545E3">
            <w:pPr>
              <w:spacing w:after="0" w:line="360" w:lineRule="auto"/>
              <w:rPr>
                <w:ins w:id="1868" w:author="yamel peraza" w:date="2015-04-27T12:53:00Z"/>
                <w:rFonts w:ascii="Times New Roman" w:hAnsi="Times New Roman" w:cs="Times New Roman"/>
                <w:sz w:val="24"/>
                <w:szCs w:val="24"/>
              </w:rPr>
            </w:pPr>
            <w:ins w:id="1869"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ins>
            <w:ins w:id="1870" w:author="yamel peraza" w:date="2015-04-27T17:52:00Z">
              <w:r w:rsidR="00A41E09">
                <w:rPr>
                  <w:rFonts w:ascii="Times New Roman" w:eastAsia="Times New Roman" w:hAnsi="Times New Roman" w:cs="Times New Roman"/>
                  <w:b/>
                  <w:sz w:val="24"/>
                  <w:szCs w:val="24"/>
                </w:rPr>
                <w:t>1</w:t>
              </w:r>
            </w:ins>
            <w:ins w:id="1871" w:author="yamel peraza" w:date="2015-04-27T12:53:00Z">
              <w:r>
                <w:rPr>
                  <w:rFonts w:ascii="Times New Roman" w:eastAsia="Times New Roman" w:hAnsi="Times New Roman" w:cs="Times New Roman"/>
                  <w:b/>
                  <w:sz w:val="24"/>
                  <w:szCs w:val="24"/>
                </w:rPr>
                <w:t>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29F37A8" w14:textId="77777777" w:rsidR="00AA1283" w:rsidRPr="00C873EF" w:rsidRDefault="00AA1283">
            <w:pPr>
              <w:pStyle w:val="Heading1"/>
              <w:numPr>
                <w:ilvl w:val="0"/>
                <w:numId w:val="0"/>
              </w:numPr>
              <w:shd w:val="clear" w:color="auto" w:fill="FFFFFF"/>
              <w:spacing w:before="0" w:after="0"/>
              <w:rPr>
                <w:ins w:id="1872" w:author="yamel peraza" w:date="2015-04-27T12:53:00Z"/>
                <w:bCs w:val="0"/>
                <w:color w:val="000000"/>
                <w:szCs w:val="24"/>
              </w:rPr>
              <w:pPrChange w:id="1873" w:author="yamel peraza" w:date="2015-04-27T12:57:00Z">
                <w:pPr>
                  <w:pStyle w:val="Heading1"/>
                  <w:shd w:val="clear" w:color="auto" w:fill="FFFFFF"/>
                  <w:spacing w:before="0" w:after="0"/>
                </w:pPr>
              </w:pPrChange>
            </w:pPr>
            <w:ins w:id="1874" w:author="yamel peraza" w:date="2015-04-27T12:53: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AA1283" w:rsidRPr="00DE75FA" w14:paraId="4EFC5A69" w14:textId="77777777" w:rsidTr="000545E3">
        <w:trPr>
          <w:ins w:id="1875" w:author="yamel peraza" w:date="2015-04-27T12:53:00Z"/>
        </w:trPr>
        <w:tc>
          <w:tcPr>
            <w:tcW w:w="3708" w:type="dxa"/>
            <w:tcMar>
              <w:top w:w="100" w:type="dxa"/>
              <w:left w:w="115" w:type="dxa"/>
              <w:bottom w:w="100" w:type="dxa"/>
              <w:right w:w="115" w:type="dxa"/>
            </w:tcMar>
          </w:tcPr>
          <w:p w14:paraId="7DB3D9E2" w14:textId="77777777" w:rsidR="00AA1283" w:rsidRPr="00DE75FA" w:rsidRDefault="00AA1283" w:rsidP="000545E3">
            <w:pPr>
              <w:spacing w:after="0" w:line="360" w:lineRule="auto"/>
              <w:rPr>
                <w:ins w:id="1876" w:author="yamel peraza" w:date="2015-04-27T12:53:00Z"/>
                <w:rFonts w:ascii="Times New Roman" w:hAnsi="Times New Roman" w:cs="Times New Roman"/>
              </w:rPr>
            </w:pPr>
            <w:ins w:id="1877"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7BAA943" w14:textId="77777777" w:rsidR="00AA1283" w:rsidRPr="00DE75FA" w:rsidRDefault="00AA1283" w:rsidP="000545E3">
            <w:pPr>
              <w:spacing w:after="0" w:line="360" w:lineRule="auto"/>
              <w:rPr>
                <w:ins w:id="1878" w:author="yamel peraza" w:date="2015-04-27T12:53:00Z"/>
                <w:rFonts w:ascii="Times New Roman" w:hAnsi="Times New Roman" w:cs="Times New Roman"/>
              </w:rPr>
            </w:pPr>
            <w:ins w:id="1879" w:author="yamel peraza" w:date="2015-04-27T12:53:00Z">
              <w:r>
                <w:rPr>
                  <w:rFonts w:ascii="Times New Roman" w:eastAsia="Times New Roman" w:hAnsi="Times New Roman" w:cs="Times New Roman"/>
                  <w:sz w:val="24"/>
                </w:rPr>
                <w:t>Head professor</w:t>
              </w:r>
            </w:ins>
          </w:p>
        </w:tc>
      </w:tr>
      <w:tr w:rsidR="00AA1283" w:rsidRPr="00C873EF" w14:paraId="58071206" w14:textId="77777777" w:rsidTr="000545E3">
        <w:trPr>
          <w:ins w:id="1880" w:author="yamel peraza" w:date="2015-04-27T12:53:00Z"/>
        </w:trPr>
        <w:tc>
          <w:tcPr>
            <w:tcW w:w="3708" w:type="dxa"/>
            <w:tcMar>
              <w:top w:w="100" w:type="dxa"/>
              <w:left w:w="115" w:type="dxa"/>
              <w:bottom w:w="100" w:type="dxa"/>
              <w:right w:w="115" w:type="dxa"/>
            </w:tcMar>
          </w:tcPr>
          <w:p w14:paraId="42255DB7"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881" w:author="yamel peraza" w:date="2015-04-27T12:53:00Z"/>
                <w:rFonts w:ascii="Arial" w:hAnsi="Arial" w:cs="Arial"/>
                <w:color w:val="000000"/>
                <w:sz w:val="21"/>
                <w:szCs w:val="21"/>
              </w:rPr>
            </w:pPr>
            <w:ins w:id="1882"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2E88FAB7" w14:textId="77777777" w:rsidR="00AA1283" w:rsidRPr="00C873EF" w:rsidRDefault="00AA1283" w:rsidP="000545E3">
            <w:pPr>
              <w:shd w:val="clear" w:color="auto" w:fill="FFFFFF"/>
              <w:spacing w:before="75" w:after="75" w:line="294" w:lineRule="atLeast"/>
              <w:jc w:val="left"/>
              <w:rPr>
                <w:ins w:id="1883" w:author="yamel peraza" w:date="2015-04-27T12:53:00Z"/>
                <w:rFonts w:ascii="Arial" w:eastAsia="Times New Roman" w:hAnsi="Arial" w:cs="Arial"/>
                <w:color w:val="000000"/>
                <w:sz w:val="21"/>
                <w:szCs w:val="21"/>
              </w:rPr>
            </w:pPr>
            <w:ins w:id="1884" w:author="yamel peraza" w:date="2015-04-27T12:53: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AA1283" w:rsidRPr="002E54BB" w14:paraId="0F617CA7" w14:textId="77777777" w:rsidTr="000545E3">
        <w:trPr>
          <w:ins w:id="1885" w:author="yamel peraza" w:date="2015-04-27T12:53:00Z"/>
        </w:trPr>
        <w:tc>
          <w:tcPr>
            <w:tcW w:w="3708" w:type="dxa"/>
            <w:tcMar>
              <w:top w:w="100" w:type="dxa"/>
              <w:left w:w="115" w:type="dxa"/>
              <w:bottom w:w="100" w:type="dxa"/>
              <w:right w:w="115" w:type="dxa"/>
            </w:tcMar>
          </w:tcPr>
          <w:p w14:paraId="224B5E54" w14:textId="77777777" w:rsidR="00AA1283" w:rsidRDefault="00AA1283" w:rsidP="00AA1283">
            <w:pPr>
              <w:pStyle w:val="NormalWeb"/>
              <w:numPr>
                <w:ilvl w:val="0"/>
                <w:numId w:val="81"/>
              </w:numPr>
              <w:spacing w:before="0" w:beforeAutospacing="0" w:after="150" w:afterAutospacing="0" w:line="294" w:lineRule="atLeast"/>
              <w:ind w:left="150"/>
              <w:jc w:val="left"/>
              <w:rPr>
                <w:ins w:id="1886" w:author="yamel peraza" w:date="2015-04-27T12:53:00Z"/>
                <w:b/>
                <w:i/>
              </w:rPr>
            </w:pPr>
            <w:ins w:id="1887" w:author="yamel peraza" w:date="2015-04-27T12:53:00Z">
              <w:r w:rsidRPr="00DE75FA">
                <w:rPr>
                  <w:b/>
                  <w:i/>
                </w:rPr>
                <w:t>Entry Conditions</w:t>
              </w:r>
            </w:ins>
          </w:p>
        </w:tc>
        <w:tc>
          <w:tcPr>
            <w:tcW w:w="5850" w:type="dxa"/>
            <w:tcMar>
              <w:top w:w="100" w:type="dxa"/>
              <w:left w:w="115" w:type="dxa"/>
              <w:bottom w:w="100" w:type="dxa"/>
              <w:right w:w="115" w:type="dxa"/>
            </w:tcMar>
          </w:tcPr>
          <w:p w14:paraId="406E7071" w14:textId="77777777" w:rsidR="00AA1283" w:rsidRDefault="00AA1283" w:rsidP="00AA1283">
            <w:pPr>
              <w:pStyle w:val="ListParagraph"/>
              <w:numPr>
                <w:ilvl w:val="0"/>
                <w:numId w:val="81"/>
              </w:numPr>
              <w:jc w:val="left"/>
              <w:rPr>
                <w:ins w:id="1888" w:author="yamel peraza" w:date="2015-04-27T12:53:00Z"/>
                <w:rFonts w:eastAsiaTheme="minorHAnsi"/>
              </w:rPr>
            </w:pPr>
            <w:ins w:id="1889" w:author="yamel peraza" w:date="2015-04-27T12:53:00Z">
              <w:r>
                <w:rPr>
                  <w:rFonts w:eastAsiaTheme="minorHAnsi"/>
                </w:rPr>
                <w:t>Head professor is logged in the system.</w:t>
              </w:r>
            </w:ins>
          </w:p>
          <w:p w14:paraId="67DC742B" w14:textId="77777777" w:rsidR="00AA1283" w:rsidRPr="002E54BB" w:rsidRDefault="00AA1283" w:rsidP="00AA1283">
            <w:pPr>
              <w:pStyle w:val="ListParagraph"/>
              <w:numPr>
                <w:ilvl w:val="0"/>
                <w:numId w:val="81"/>
              </w:numPr>
              <w:jc w:val="left"/>
              <w:rPr>
                <w:ins w:id="1890" w:author="yamel peraza" w:date="2015-04-27T12:53:00Z"/>
                <w:rFonts w:eastAsiaTheme="minorHAnsi"/>
              </w:rPr>
            </w:pPr>
            <w:ins w:id="1891" w:author="yamel peraza" w:date="2015-04-27T12:53:00Z">
              <w:r>
                <w:rPr>
                  <w:rFonts w:eastAsiaTheme="minorHAnsi"/>
                </w:rPr>
                <w:t>Head professor is in vm_images page.</w:t>
              </w:r>
            </w:ins>
          </w:p>
        </w:tc>
      </w:tr>
      <w:tr w:rsidR="00AA1283" w:rsidRPr="00C873EF" w14:paraId="657BC5D2" w14:textId="77777777" w:rsidTr="000545E3">
        <w:trPr>
          <w:ins w:id="1892" w:author="yamel peraza" w:date="2015-04-27T12:53:00Z"/>
        </w:trPr>
        <w:tc>
          <w:tcPr>
            <w:tcW w:w="3708" w:type="dxa"/>
            <w:shd w:val="clear" w:color="auto" w:fill="BDD6EE"/>
            <w:tcMar>
              <w:top w:w="100" w:type="dxa"/>
              <w:left w:w="115" w:type="dxa"/>
              <w:bottom w:w="100" w:type="dxa"/>
              <w:right w:w="115" w:type="dxa"/>
            </w:tcMar>
          </w:tcPr>
          <w:p w14:paraId="29F7BCC8" w14:textId="77777777" w:rsidR="00AA1283" w:rsidRPr="00DE75FA" w:rsidRDefault="00AA1283" w:rsidP="000545E3">
            <w:pPr>
              <w:spacing w:after="0" w:line="360" w:lineRule="auto"/>
              <w:rPr>
                <w:ins w:id="1893" w:author="yamel peraza" w:date="2015-04-27T12:53:00Z"/>
                <w:rFonts w:ascii="Times New Roman" w:hAnsi="Times New Roman" w:cs="Times New Roman"/>
              </w:rPr>
            </w:pPr>
            <w:ins w:id="1894"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2011FB48" w14:textId="77777777" w:rsidR="00AA1283" w:rsidRDefault="00AA1283" w:rsidP="00AA1283">
            <w:pPr>
              <w:pStyle w:val="ListParagraph"/>
              <w:numPr>
                <w:ilvl w:val="0"/>
                <w:numId w:val="87"/>
              </w:numPr>
              <w:jc w:val="left"/>
              <w:rPr>
                <w:ins w:id="1895" w:author="yamel peraza" w:date="2015-04-27T12:53:00Z"/>
                <w:rFonts w:eastAsiaTheme="minorHAnsi"/>
              </w:rPr>
            </w:pPr>
            <w:ins w:id="1896" w:author="yamel peraza" w:date="2015-04-27T12:53:00Z">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ins>
          </w:p>
          <w:p w14:paraId="6CE1BC97" w14:textId="77777777" w:rsidR="00AA1283" w:rsidRDefault="00AA1283" w:rsidP="00AA1283">
            <w:pPr>
              <w:pStyle w:val="ListParagraph"/>
              <w:numPr>
                <w:ilvl w:val="0"/>
                <w:numId w:val="87"/>
              </w:numPr>
              <w:jc w:val="left"/>
              <w:rPr>
                <w:ins w:id="1897" w:author="yamel peraza" w:date="2015-04-27T12:53:00Z"/>
                <w:rFonts w:eastAsiaTheme="minorHAnsi"/>
              </w:rPr>
            </w:pPr>
            <w:ins w:id="1898" w:author="yamel peraza" w:date="2015-04-27T12:53:00Z">
              <w:r>
                <w:rPr>
                  <w:rFonts w:eastAsiaTheme="minorHAnsi"/>
                </w:rPr>
                <w:t>System displays the selected filter option.</w:t>
              </w:r>
            </w:ins>
          </w:p>
          <w:p w14:paraId="2B0CD8FB" w14:textId="77777777" w:rsidR="00AA1283" w:rsidRDefault="00AA1283" w:rsidP="00AA1283">
            <w:pPr>
              <w:pStyle w:val="ListParagraph"/>
              <w:numPr>
                <w:ilvl w:val="0"/>
                <w:numId w:val="87"/>
              </w:numPr>
              <w:jc w:val="left"/>
              <w:rPr>
                <w:ins w:id="1899" w:author="yamel peraza" w:date="2015-04-27T12:53:00Z"/>
                <w:rFonts w:eastAsiaTheme="minorHAnsi"/>
              </w:rPr>
            </w:pPr>
            <w:ins w:id="1900" w:author="yamel peraza" w:date="2015-04-27T12:53:00Z">
              <w:r>
                <w:rPr>
                  <w:rFonts w:eastAsiaTheme="minorHAnsi"/>
                </w:rPr>
                <w:t xml:space="preserve">Head professor hits enter key. </w:t>
              </w:r>
            </w:ins>
          </w:p>
          <w:p w14:paraId="26ECCCDB" w14:textId="77777777" w:rsidR="00AA1283" w:rsidRPr="00FB0FF3" w:rsidRDefault="00AA1283" w:rsidP="00AA1283">
            <w:pPr>
              <w:pStyle w:val="ListParagraph"/>
              <w:numPr>
                <w:ilvl w:val="0"/>
                <w:numId w:val="87"/>
              </w:numPr>
              <w:jc w:val="left"/>
              <w:rPr>
                <w:ins w:id="1901" w:author="yamel peraza" w:date="2015-04-27T12:53:00Z"/>
                <w:rFonts w:eastAsiaTheme="minorHAnsi"/>
              </w:rPr>
            </w:pPr>
            <w:ins w:id="1902" w:author="yamel peraza" w:date="2015-04-27T12:53:00Z">
              <w:r>
                <w:rPr>
                  <w:rFonts w:eastAsiaTheme="minorHAnsi"/>
                </w:rPr>
                <w:t xml:space="preserve">System processes request and prompts the images according to the selected filter option. </w:t>
              </w:r>
            </w:ins>
          </w:p>
        </w:tc>
      </w:tr>
      <w:tr w:rsidR="00AA1283" w:rsidRPr="00F066EA" w14:paraId="612F3C55" w14:textId="77777777" w:rsidTr="000545E3">
        <w:trPr>
          <w:ins w:id="1903" w:author="yamel peraza" w:date="2015-04-27T12:53:00Z"/>
        </w:trPr>
        <w:tc>
          <w:tcPr>
            <w:tcW w:w="3708" w:type="dxa"/>
            <w:tcMar>
              <w:top w:w="100" w:type="dxa"/>
              <w:left w:w="115" w:type="dxa"/>
              <w:bottom w:w="100" w:type="dxa"/>
              <w:right w:w="115" w:type="dxa"/>
            </w:tcMar>
          </w:tcPr>
          <w:p w14:paraId="58610871" w14:textId="77777777" w:rsidR="00AA1283" w:rsidRPr="00DE75FA" w:rsidRDefault="00AA1283" w:rsidP="000545E3">
            <w:pPr>
              <w:spacing w:after="0" w:line="360" w:lineRule="auto"/>
              <w:rPr>
                <w:ins w:id="1904" w:author="yamel peraza" w:date="2015-04-27T12:53:00Z"/>
                <w:rFonts w:ascii="Times New Roman" w:hAnsi="Times New Roman" w:cs="Times New Roman"/>
              </w:rPr>
            </w:pPr>
            <w:ins w:id="1905"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D8DBA42" w14:textId="77777777" w:rsidR="00AA1283" w:rsidRPr="00F066EA" w:rsidRDefault="00AA1283" w:rsidP="00AA1283">
            <w:pPr>
              <w:pStyle w:val="ListParagraph"/>
              <w:numPr>
                <w:ilvl w:val="0"/>
                <w:numId w:val="70"/>
              </w:numPr>
              <w:spacing w:line="256" w:lineRule="auto"/>
              <w:jc w:val="left"/>
              <w:rPr>
                <w:ins w:id="1906" w:author="yamel peraza" w:date="2015-04-27T12:53:00Z"/>
                <w:rFonts w:ascii="Times New Roman" w:eastAsiaTheme="minorHAnsi" w:hAnsi="Times New Roman" w:cs="Times New Roman"/>
              </w:rPr>
            </w:pPr>
            <w:ins w:id="1907" w:author="yamel peraza" w:date="2015-04-27T12:53:00Z">
              <w:r>
                <w:rPr>
                  <w:rFonts w:eastAsiaTheme="minorHAnsi"/>
                </w:rPr>
                <w:t xml:space="preserve">{From step 1} </w:t>
              </w:r>
              <w:r>
                <w:rPr>
                  <w:rFonts w:ascii="Times New Roman" w:eastAsiaTheme="minorHAnsi" w:hAnsi="Times New Roman" w:cs="Times New Roman"/>
                </w:rPr>
                <w:t>Head professor enters on the input field the full or partial name of an image and hits the enter key. System processes request and prompts all images that matched the search criteria.</w:t>
              </w:r>
            </w:ins>
          </w:p>
        </w:tc>
      </w:tr>
      <w:tr w:rsidR="00AA1283" w:rsidRPr="00453CF3" w14:paraId="6E369E09" w14:textId="77777777" w:rsidTr="000545E3">
        <w:trPr>
          <w:trHeight w:val="583"/>
          <w:ins w:id="1908" w:author="yamel peraza" w:date="2015-04-27T12:53:00Z"/>
        </w:trPr>
        <w:tc>
          <w:tcPr>
            <w:tcW w:w="3708" w:type="dxa"/>
            <w:tcMar>
              <w:top w:w="100" w:type="dxa"/>
              <w:left w:w="115" w:type="dxa"/>
              <w:bottom w:w="100" w:type="dxa"/>
              <w:right w:w="115" w:type="dxa"/>
            </w:tcMar>
          </w:tcPr>
          <w:p w14:paraId="6C2A7838" w14:textId="77777777" w:rsidR="00AA1283" w:rsidRPr="00DE75FA" w:rsidRDefault="00AA1283" w:rsidP="000545E3">
            <w:pPr>
              <w:spacing w:after="0" w:line="360" w:lineRule="auto"/>
              <w:rPr>
                <w:ins w:id="1909" w:author="yamel peraza" w:date="2015-04-27T12:53:00Z"/>
                <w:rFonts w:ascii="Times New Roman" w:hAnsi="Times New Roman" w:cs="Times New Roman"/>
              </w:rPr>
            </w:pPr>
            <w:ins w:id="1910"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3452F966" w14:textId="77777777" w:rsidR="00AA1283" w:rsidRPr="00453CF3" w:rsidRDefault="00AA1283" w:rsidP="00AA1283">
            <w:pPr>
              <w:pStyle w:val="ListParagraph"/>
              <w:numPr>
                <w:ilvl w:val="0"/>
                <w:numId w:val="69"/>
              </w:numPr>
              <w:jc w:val="left"/>
              <w:rPr>
                <w:ins w:id="1911" w:author="yamel peraza" w:date="2015-04-27T12:53:00Z"/>
                <w:rFonts w:ascii="Times New Roman" w:eastAsiaTheme="minorHAnsi" w:hAnsi="Times New Roman" w:cs="Times New Roman"/>
              </w:rPr>
            </w:pPr>
            <w:ins w:id="1912" w:author="yamel peraza" w:date="2015-04-27T12:53:00Z">
              <w:r>
                <w:rPr>
                  <w:rFonts w:ascii="Times New Roman" w:hAnsi="Times New Roman" w:cs="Times New Roman"/>
                </w:rPr>
                <w:t>Head professor successfully filtered images.</w:t>
              </w:r>
            </w:ins>
          </w:p>
        </w:tc>
      </w:tr>
    </w:tbl>
    <w:p w14:paraId="4059B342" w14:textId="77777777" w:rsidR="00AA1283" w:rsidRDefault="00AA1283" w:rsidP="00AA1283">
      <w:pPr>
        <w:rPr>
          <w:ins w:id="1913" w:author="yamel peraza" w:date="2015-04-27T12:53:00Z"/>
        </w:rPr>
      </w:pPr>
    </w:p>
    <w:p w14:paraId="4C3ECBB5" w14:textId="77777777" w:rsidR="00AA1283" w:rsidRDefault="00AA1283" w:rsidP="00AA1283">
      <w:pPr>
        <w:rPr>
          <w:ins w:id="1914" w:author="yamel peraza" w:date="2015-04-27T12:53:00Z"/>
        </w:rPr>
      </w:pPr>
    </w:p>
    <w:p w14:paraId="2019CBB4" w14:textId="77777777" w:rsidR="00AA1283" w:rsidRDefault="00AA1283" w:rsidP="00AA1283">
      <w:pPr>
        <w:rPr>
          <w:ins w:id="1915"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D307A47" w14:textId="77777777" w:rsidTr="000545E3">
        <w:trPr>
          <w:ins w:id="1916" w:author="yamel peraza" w:date="2015-04-27T12:53:00Z"/>
        </w:trPr>
        <w:tc>
          <w:tcPr>
            <w:tcW w:w="3708" w:type="dxa"/>
            <w:tcMar>
              <w:top w:w="100" w:type="dxa"/>
              <w:left w:w="115" w:type="dxa"/>
              <w:bottom w:w="100" w:type="dxa"/>
              <w:right w:w="115" w:type="dxa"/>
            </w:tcMar>
          </w:tcPr>
          <w:p w14:paraId="18A86FEA" w14:textId="4B5E2B74" w:rsidR="00AA1283" w:rsidRPr="00B42D5C" w:rsidRDefault="00AA1283" w:rsidP="000545E3">
            <w:pPr>
              <w:spacing w:after="0" w:line="360" w:lineRule="auto"/>
              <w:rPr>
                <w:ins w:id="1917" w:author="yamel peraza" w:date="2015-04-27T12:53:00Z"/>
                <w:rFonts w:ascii="Times New Roman" w:hAnsi="Times New Roman" w:cs="Times New Roman"/>
                <w:sz w:val="24"/>
                <w:szCs w:val="24"/>
              </w:rPr>
            </w:pPr>
            <w:ins w:id="1918"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ins>
            <w:ins w:id="1919" w:author="yamel peraza" w:date="2015-04-27T12:57:00Z">
              <w:r>
                <w:rPr>
                  <w:rFonts w:ascii="Times New Roman" w:eastAsia="Times New Roman" w:hAnsi="Times New Roman" w:cs="Times New Roman"/>
                  <w:b/>
                  <w:sz w:val="24"/>
                  <w:szCs w:val="24"/>
                </w:rPr>
                <w:t>1</w:t>
              </w:r>
            </w:ins>
            <w:ins w:id="1920" w:author="yamel peraza" w:date="2015-04-27T17:52:00Z">
              <w:r w:rsidR="00A41E09">
                <w:rPr>
                  <w:rFonts w:ascii="Times New Roman" w:eastAsia="Times New Roman" w:hAnsi="Times New Roman" w:cs="Times New Roman"/>
                  <w:b/>
                  <w:sz w:val="24"/>
                  <w:szCs w:val="24"/>
                </w:rPr>
                <w:t>1</w:t>
              </w:r>
            </w:ins>
            <w:ins w:id="1921" w:author="yamel peraza" w:date="2015-04-27T12:57:00Z">
              <w:r>
                <w:rPr>
                  <w:rFonts w:ascii="Times New Roman" w:eastAsia="Times New Roman" w:hAnsi="Times New Roman" w:cs="Times New Roman"/>
                  <w:b/>
                  <w:sz w:val="24"/>
                  <w:szCs w:val="24"/>
                </w:rPr>
                <w:t>5</w:t>
              </w:r>
            </w:ins>
            <w:ins w:id="1922"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10DA2E57" w14:textId="77777777" w:rsidR="00AA1283" w:rsidRPr="00C873EF" w:rsidRDefault="00AA1283">
            <w:pPr>
              <w:pStyle w:val="Heading1"/>
              <w:numPr>
                <w:ilvl w:val="0"/>
                <w:numId w:val="0"/>
              </w:numPr>
              <w:shd w:val="clear" w:color="auto" w:fill="FFFFFF"/>
              <w:spacing w:before="0" w:after="0"/>
              <w:rPr>
                <w:ins w:id="1923" w:author="yamel peraza" w:date="2015-04-27T12:53:00Z"/>
                <w:bCs w:val="0"/>
                <w:color w:val="000000"/>
                <w:szCs w:val="24"/>
              </w:rPr>
              <w:pPrChange w:id="1924" w:author="yamel peraza" w:date="2015-04-27T12:57:00Z">
                <w:pPr>
                  <w:pStyle w:val="Heading1"/>
                  <w:shd w:val="clear" w:color="auto" w:fill="FFFFFF"/>
                  <w:spacing w:before="0" w:after="0"/>
                </w:pPr>
              </w:pPrChange>
            </w:pPr>
            <w:ins w:id="1925" w:author="yamel peraza" w:date="2015-04-27T12:53:00Z">
              <w:r>
                <w:rPr>
                  <w:rStyle w:val="card-name"/>
                  <w:bCs w:val="0"/>
                  <w:color w:val="000000"/>
                  <w:szCs w:val="24"/>
                </w:rPr>
                <w:t>Set Image Status</w:t>
              </w:r>
            </w:ins>
          </w:p>
        </w:tc>
      </w:tr>
      <w:tr w:rsidR="00AA1283" w:rsidRPr="00DE75FA" w14:paraId="54F4F67A" w14:textId="77777777" w:rsidTr="000545E3">
        <w:trPr>
          <w:ins w:id="1926" w:author="yamel peraza" w:date="2015-04-27T12:53:00Z"/>
        </w:trPr>
        <w:tc>
          <w:tcPr>
            <w:tcW w:w="3708" w:type="dxa"/>
            <w:tcMar>
              <w:top w:w="100" w:type="dxa"/>
              <w:left w:w="115" w:type="dxa"/>
              <w:bottom w:w="100" w:type="dxa"/>
              <w:right w:w="115" w:type="dxa"/>
            </w:tcMar>
          </w:tcPr>
          <w:p w14:paraId="67CFB1E2" w14:textId="77777777" w:rsidR="00AA1283" w:rsidRPr="00DE75FA" w:rsidRDefault="00AA1283" w:rsidP="000545E3">
            <w:pPr>
              <w:spacing w:after="0" w:line="360" w:lineRule="auto"/>
              <w:rPr>
                <w:ins w:id="1927" w:author="yamel peraza" w:date="2015-04-27T12:53:00Z"/>
                <w:rFonts w:ascii="Times New Roman" w:hAnsi="Times New Roman" w:cs="Times New Roman"/>
              </w:rPr>
            </w:pPr>
            <w:ins w:id="1928"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25E81EDE" w14:textId="77777777" w:rsidR="00AA1283" w:rsidRPr="00DE75FA" w:rsidRDefault="00AA1283" w:rsidP="000545E3">
            <w:pPr>
              <w:spacing w:after="0" w:line="360" w:lineRule="auto"/>
              <w:rPr>
                <w:ins w:id="1929" w:author="yamel peraza" w:date="2015-04-27T12:53:00Z"/>
                <w:rFonts w:ascii="Times New Roman" w:hAnsi="Times New Roman" w:cs="Times New Roman"/>
              </w:rPr>
            </w:pPr>
            <w:ins w:id="1930" w:author="yamel peraza" w:date="2015-04-27T12:53:00Z">
              <w:r>
                <w:rPr>
                  <w:rFonts w:ascii="Times New Roman" w:eastAsia="Times New Roman" w:hAnsi="Times New Roman" w:cs="Times New Roman"/>
                  <w:sz w:val="24"/>
                </w:rPr>
                <w:t>Head professor</w:t>
              </w:r>
            </w:ins>
          </w:p>
        </w:tc>
      </w:tr>
      <w:tr w:rsidR="00AA1283" w:rsidRPr="00C873EF" w14:paraId="10C06421" w14:textId="77777777" w:rsidTr="000545E3">
        <w:trPr>
          <w:ins w:id="1931" w:author="yamel peraza" w:date="2015-04-27T12:53:00Z"/>
        </w:trPr>
        <w:tc>
          <w:tcPr>
            <w:tcW w:w="3708" w:type="dxa"/>
            <w:tcMar>
              <w:top w:w="100" w:type="dxa"/>
              <w:left w:w="115" w:type="dxa"/>
              <w:bottom w:w="100" w:type="dxa"/>
              <w:right w:w="115" w:type="dxa"/>
            </w:tcMar>
          </w:tcPr>
          <w:p w14:paraId="54A07944"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932" w:author="yamel peraza" w:date="2015-04-27T12:53:00Z"/>
                <w:rFonts w:ascii="Arial" w:hAnsi="Arial" w:cs="Arial"/>
                <w:color w:val="000000"/>
                <w:sz w:val="21"/>
                <w:szCs w:val="21"/>
              </w:rPr>
            </w:pPr>
            <w:ins w:id="1933"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2B590277" w14:textId="77777777" w:rsidR="00AA1283" w:rsidRPr="00C873EF" w:rsidRDefault="00AA1283" w:rsidP="000545E3">
            <w:pPr>
              <w:shd w:val="clear" w:color="auto" w:fill="FFFFFF"/>
              <w:spacing w:before="75" w:after="75" w:line="294" w:lineRule="atLeast"/>
              <w:jc w:val="left"/>
              <w:rPr>
                <w:ins w:id="1934" w:author="yamel peraza" w:date="2015-04-27T12:53:00Z"/>
                <w:rFonts w:ascii="Arial" w:eastAsia="Times New Roman" w:hAnsi="Arial" w:cs="Arial"/>
                <w:color w:val="000000"/>
                <w:sz w:val="21"/>
                <w:szCs w:val="21"/>
              </w:rPr>
            </w:pPr>
            <w:ins w:id="1935" w:author="yamel peraza" w:date="2015-04-27T12:53:00Z">
              <w:r w:rsidRPr="00F542C0">
                <w:rPr>
                  <w:rFonts w:ascii="Arial" w:eastAsia="Times New Roman" w:hAnsi="Arial" w:cs="Arial"/>
                  <w:color w:val="000000"/>
                  <w:sz w:val="21"/>
                  <w:szCs w:val="21"/>
                </w:rPr>
                <w:t>As a head professor I want to be able to set the status of the images in the system, so just active images are offered to students.</w:t>
              </w:r>
            </w:ins>
          </w:p>
        </w:tc>
      </w:tr>
      <w:tr w:rsidR="00AA1283" w:rsidRPr="002E54BB" w14:paraId="5D78CE0A" w14:textId="77777777" w:rsidTr="000545E3">
        <w:trPr>
          <w:ins w:id="1936" w:author="yamel peraza" w:date="2015-04-27T12:53:00Z"/>
        </w:trPr>
        <w:tc>
          <w:tcPr>
            <w:tcW w:w="3708" w:type="dxa"/>
            <w:tcMar>
              <w:top w:w="100" w:type="dxa"/>
              <w:left w:w="115" w:type="dxa"/>
              <w:bottom w:w="100" w:type="dxa"/>
              <w:right w:w="115" w:type="dxa"/>
            </w:tcMar>
          </w:tcPr>
          <w:p w14:paraId="3FCDF1BF" w14:textId="77777777" w:rsidR="00AA1283" w:rsidRDefault="00AA1283" w:rsidP="00AA1283">
            <w:pPr>
              <w:pStyle w:val="NormalWeb"/>
              <w:numPr>
                <w:ilvl w:val="0"/>
                <w:numId w:val="81"/>
              </w:numPr>
              <w:spacing w:before="0" w:beforeAutospacing="0" w:after="150" w:afterAutospacing="0" w:line="294" w:lineRule="atLeast"/>
              <w:ind w:left="150"/>
              <w:jc w:val="left"/>
              <w:rPr>
                <w:ins w:id="1937" w:author="yamel peraza" w:date="2015-04-27T12:53:00Z"/>
                <w:b/>
                <w:i/>
              </w:rPr>
            </w:pPr>
            <w:ins w:id="1938" w:author="yamel peraza" w:date="2015-04-27T12:53:00Z">
              <w:r w:rsidRPr="00DE75FA">
                <w:rPr>
                  <w:b/>
                  <w:i/>
                </w:rPr>
                <w:t>Entry Conditions</w:t>
              </w:r>
            </w:ins>
          </w:p>
        </w:tc>
        <w:tc>
          <w:tcPr>
            <w:tcW w:w="5850" w:type="dxa"/>
            <w:tcMar>
              <w:top w:w="100" w:type="dxa"/>
              <w:left w:w="115" w:type="dxa"/>
              <w:bottom w:w="100" w:type="dxa"/>
              <w:right w:w="115" w:type="dxa"/>
            </w:tcMar>
          </w:tcPr>
          <w:p w14:paraId="5AC00939" w14:textId="77777777" w:rsidR="00AA1283" w:rsidRDefault="00AA1283" w:rsidP="00AA1283">
            <w:pPr>
              <w:pStyle w:val="ListParagraph"/>
              <w:numPr>
                <w:ilvl w:val="0"/>
                <w:numId w:val="81"/>
              </w:numPr>
              <w:jc w:val="left"/>
              <w:rPr>
                <w:ins w:id="1939" w:author="yamel peraza" w:date="2015-04-27T12:53:00Z"/>
                <w:rFonts w:eastAsiaTheme="minorHAnsi"/>
              </w:rPr>
            </w:pPr>
            <w:ins w:id="1940" w:author="yamel peraza" w:date="2015-04-27T12:53:00Z">
              <w:r>
                <w:rPr>
                  <w:rFonts w:eastAsiaTheme="minorHAnsi"/>
                </w:rPr>
                <w:t>Head professor is logged in the system.</w:t>
              </w:r>
            </w:ins>
          </w:p>
          <w:p w14:paraId="142EAB92" w14:textId="77777777" w:rsidR="00AA1283" w:rsidRPr="002E54BB" w:rsidRDefault="00AA1283" w:rsidP="00AA1283">
            <w:pPr>
              <w:pStyle w:val="ListParagraph"/>
              <w:numPr>
                <w:ilvl w:val="0"/>
                <w:numId w:val="81"/>
              </w:numPr>
              <w:jc w:val="left"/>
              <w:rPr>
                <w:ins w:id="1941" w:author="yamel peraza" w:date="2015-04-27T12:53:00Z"/>
                <w:rFonts w:eastAsiaTheme="minorHAnsi"/>
              </w:rPr>
            </w:pPr>
            <w:ins w:id="1942" w:author="yamel peraza" w:date="2015-04-27T12:53:00Z">
              <w:r>
                <w:rPr>
                  <w:rFonts w:eastAsiaTheme="minorHAnsi"/>
                </w:rPr>
                <w:t>Head professor is in vm_images page.</w:t>
              </w:r>
            </w:ins>
          </w:p>
        </w:tc>
      </w:tr>
      <w:tr w:rsidR="00AA1283" w:rsidRPr="00FB0FF3" w14:paraId="3D05A9F6" w14:textId="77777777" w:rsidTr="000545E3">
        <w:trPr>
          <w:ins w:id="1943" w:author="yamel peraza" w:date="2015-04-27T12:53:00Z"/>
        </w:trPr>
        <w:tc>
          <w:tcPr>
            <w:tcW w:w="3708" w:type="dxa"/>
            <w:shd w:val="clear" w:color="auto" w:fill="BDD6EE"/>
            <w:tcMar>
              <w:top w:w="100" w:type="dxa"/>
              <w:left w:w="115" w:type="dxa"/>
              <w:bottom w:w="100" w:type="dxa"/>
              <w:right w:w="115" w:type="dxa"/>
            </w:tcMar>
          </w:tcPr>
          <w:p w14:paraId="7E8532D7" w14:textId="77777777" w:rsidR="00AA1283" w:rsidRPr="00DE75FA" w:rsidRDefault="00AA1283" w:rsidP="000545E3">
            <w:pPr>
              <w:spacing w:after="0" w:line="360" w:lineRule="auto"/>
              <w:rPr>
                <w:ins w:id="1944" w:author="yamel peraza" w:date="2015-04-27T12:53:00Z"/>
                <w:rFonts w:ascii="Times New Roman" w:hAnsi="Times New Roman" w:cs="Times New Roman"/>
              </w:rPr>
            </w:pPr>
            <w:ins w:id="1945"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56FC60CF" w14:textId="77777777" w:rsidR="00AA1283" w:rsidRDefault="00AA1283" w:rsidP="00AA1283">
            <w:pPr>
              <w:pStyle w:val="ListParagraph"/>
              <w:numPr>
                <w:ilvl w:val="0"/>
                <w:numId w:val="88"/>
              </w:numPr>
              <w:jc w:val="left"/>
              <w:rPr>
                <w:ins w:id="1946" w:author="yamel peraza" w:date="2015-04-27T12:53:00Z"/>
                <w:rFonts w:eastAsiaTheme="minorHAnsi"/>
              </w:rPr>
            </w:pPr>
            <w:ins w:id="1947" w:author="yamel peraza" w:date="2015-04-27T12:53:00Z">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ins>
          </w:p>
          <w:p w14:paraId="2B1AC509" w14:textId="77777777" w:rsidR="00AA1283" w:rsidRPr="00B91C3B" w:rsidRDefault="00AA1283" w:rsidP="00AA1283">
            <w:pPr>
              <w:pStyle w:val="ListParagraph"/>
              <w:numPr>
                <w:ilvl w:val="0"/>
                <w:numId w:val="88"/>
              </w:numPr>
              <w:jc w:val="left"/>
              <w:rPr>
                <w:ins w:id="1948" w:author="yamel peraza" w:date="2015-04-27T12:53:00Z"/>
                <w:rFonts w:eastAsiaTheme="minorHAnsi"/>
              </w:rPr>
            </w:pPr>
            <w:ins w:id="1949" w:author="yamel peraza" w:date="2015-04-27T12:53:00Z">
              <w:r>
                <w:rPr>
                  <w:rFonts w:eastAsiaTheme="minorHAnsi"/>
                </w:rPr>
                <w:t>System collects image’s information, processes change status request and prompts success message.</w:t>
              </w:r>
              <w:r w:rsidRPr="00B91C3B">
                <w:rPr>
                  <w:rFonts w:eastAsiaTheme="minorHAnsi"/>
                </w:rPr>
                <w:t xml:space="preserve"> </w:t>
              </w:r>
            </w:ins>
          </w:p>
        </w:tc>
      </w:tr>
      <w:tr w:rsidR="00AA1283" w:rsidRPr="00453CF3" w14:paraId="7C8A9961" w14:textId="77777777" w:rsidTr="000545E3">
        <w:trPr>
          <w:trHeight w:val="583"/>
          <w:ins w:id="1950" w:author="yamel peraza" w:date="2015-04-27T12:53:00Z"/>
        </w:trPr>
        <w:tc>
          <w:tcPr>
            <w:tcW w:w="3708" w:type="dxa"/>
            <w:tcMar>
              <w:top w:w="100" w:type="dxa"/>
              <w:left w:w="115" w:type="dxa"/>
              <w:bottom w:w="100" w:type="dxa"/>
              <w:right w:w="115" w:type="dxa"/>
            </w:tcMar>
          </w:tcPr>
          <w:p w14:paraId="1D5604FB" w14:textId="77777777" w:rsidR="00AA1283" w:rsidRPr="00DE75FA" w:rsidRDefault="00AA1283" w:rsidP="000545E3">
            <w:pPr>
              <w:spacing w:after="0" w:line="360" w:lineRule="auto"/>
              <w:rPr>
                <w:ins w:id="1951" w:author="yamel peraza" w:date="2015-04-27T12:53:00Z"/>
                <w:rFonts w:ascii="Times New Roman" w:hAnsi="Times New Roman" w:cs="Times New Roman"/>
              </w:rPr>
            </w:pPr>
            <w:ins w:id="1952"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0809D705" w14:textId="77777777" w:rsidR="00AA1283" w:rsidRPr="00453CF3" w:rsidRDefault="00AA1283" w:rsidP="00AA1283">
            <w:pPr>
              <w:pStyle w:val="ListParagraph"/>
              <w:numPr>
                <w:ilvl w:val="0"/>
                <w:numId w:val="69"/>
              </w:numPr>
              <w:jc w:val="left"/>
              <w:rPr>
                <w:ins w:id="1953" w:author="yamel peraza" w:date="2015-04-27T12:53:00Z"/>
                <w:rFonts w:ascii="Times New Roman" w:eastAsiaTheme="minorHAnsi" w:hAnsi="Times New Roman" w:cs="Times New Roman"/>
              </w:rPr>
            </w:pPr>
            <w:ins w:id="1954" w:author="yamel peraza" w:date="2015-04-27T12:53:00Z">
              <w:r>
                <w:rPr>
                  <w:rFonts w:ascii="Times New Roman" w:hAnsi="Times New Roman" w:cs="Times New Roman"/>
                </w:rPr>
                <w:t>Head professor successfully changed images status.</w:t>
              </w:r>
            </w:ins>
          </w:p>
        </w:tc>
      </w:tr>
    </w:tbl>
    <w:p w14:paraId="6C2B11C6" w14:textId="77777777" w:rsidR="00AA1283" w:rsidRDefault="00AA1283" w:rsidP="00AA1283">
      <w:pPr>
        <w:rPr>
          <w:ins w:id="1955" w:author="yamel peraza" w:date="2015-04-27T12:53:00Z"/>
        </w:rPr>
      </w:pPr>
    </w:p>
    <w:p w14:paraId="5E0B9AAD" w14:textId="77777777" w:rsidR="00AA1283" w:rsidRDefault="00AA1283" w:rsidP="00AA1283">
      <w:pPr>
        <w:rPr>
          <w:ins w:id="1956"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577E12E7" w14:textId="77777777" w:rsidTr="000545E3">
        <w:trPr>
          <w:ins w:id="1957" w:author="yamel peraza" w:date="2015-04-27T12:53:00Z"/>
        </w:trPr>
        <w:tc>
          <w:tcPr>
            <w:tcW w:w="3708" w:type="dxa"/>
            <w:tcMar>
              <w:top w:w="100" w:type="dxa"/>
              <w:left w:w="115" w:type="dxa"/>
              <w:bottom w:w="100" w:type="dxa"/>
              <w:right w:w="115" w:type="dxa"/>
            </w:tcMar>
          </w:tcPr>
          <w:p w14:paraId="7E39BCF4" w14:textId="76B5D79B" w:rsidR="00AA1283" w:rsidRPr="00B42D5C" w:rsidRDefault="00AA1283" w:rsidP="000545E3">
            <w:pPr>
              <w:spacing w:after="0" w:line="360" w:lineRule="auto"/>
              <w:rPr>
                <w:ins w:id="1958" w:author="yamel peraza" w:date="2015-04-27T12:53:00Z"/>
                <w:rFonts w:ascii="Times New Roman" w:hAnsi="Times New Roman" w:cs="Times New Roman"/>
                <w:sz w:val="24"/>
                <w:szCs w:val="24"/>
              </w:rPr>
            </w:pPr>
            <w:ins w:id="1959"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960" w:author="yamel peraza" w:date="2015-04-27T12:58:00Z">
              <w:r>
                <w:rPr>
                  <w:rFonts w:ascii="Times New Roman" w:eastAsia="Times New Roman" w:hAnsi="Times New Roman" w:cs="Times New Roman"/>
                  <w:b/>
                  <w:sz w:val="24"/>
                  <w:szCs w:val="24"/>
                </w:rPr>
                <w:t>1</w:t>
              </w:r>
            </w:ins>
            <w:ins w:id="1961" w:author="yamel peraza" w:date="2015-04-27T17:52:00Z">
              <w:r w:rsidR="00A41E09">
                <w:rPr>
                  <w:rFonts w:ascii="Times New Roman" w:eastAsia="Times New Roman" w:hAnsi="Times New Roman" w:cs="Times New Roman"/>
                  <w:b/>
                  <w:sz w:val="24"/>
                  <w:szCs w:val="24"/>
                </w:rPr>
                <w:t>1</w:t>
              </w:r>
            </w:ins>
            <w:ins w:id="1962" w:author="yamel peraza" w:date="2015-04-27T12:58:00Z">
              <w:r>
                <w:rPr>
                  <w:rFonts w:ascii="Times New Roman" w:eastAsia="Times New Roman" w:hAnsi="Times New Roman" w:cs="Times New Roman"/>
                  <w:b/>
                  <w:sz w:val="24"/>
                  <w:szCs w:val="24"/>
                </w:rPr>
                <w:t>6</w:t>
              </w:r>
            </w:ins>
            <w:ins w:id="1963"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812E23E" w14:textId="77777777" w:rsidR="00AA1283" w:rsidRPr="00C873EF" w:rsidRDefault="00AA1283">
            <w:pPr>
              <w:pStyle w:val="Heading1"/>
              <w:numPr>
                <w:ilvl w:val="0"/>
                <w:numId w:val="0"/>
              </w:numPr>
              <w:shd w:val="clear" w:color="auto" w:fill="FFFFFF"/>
              <w:spacing w:before="0" w:after="0"/>
              <w:rPr>
                <w:ins w:id="1964" w:author="yamel peraza" w:date="2015-04-27T12:53:00Z"/>
                <w:bCs w:val="0"/>
                <w:color w:val="000000"/>
                <w:szCs w:val="24"/>
              </w:rPr>
              <w:pPrChange w:id="1965" w:author="yamel peraza" w:date="2015-04-27T12:58:00Z">
                <w:pPr>
                  <w:pStyle w:val="Heading1"/>
                  <w:shd w:val="clear" w:color="auto" w:fill="FFFFFF"/>
                  <w:spacing w:before="0" w:after="0"/>
                </w:pPr>
              </w:pPrChange>
            </w:pPr>
            <w:ins w:id="1966" w:author="yamel peraza" w:date="2015-04-27T12:53:00Z">
              <w:r>
                <w:rPr>
                  <w:rStyle w:val="card-name"/>
                  <w:bCs w:val="0"/>
                  <w:color w:val="000000"/>
                  <w:szCs w:val="24"/>
                </w:rPr>
                <w:t xml:space="preserve">Delete Image </w:t>
              </w:r>
            </w:ins>
          </w:p>
        </w:tc>
      </w:tr>
      <w:tr w:rsidR="00AA1283" w:rsidRPr="00DE75FA" w14:paraId="761E65CF" w14:textId="77777777" w:rsidTr="000545E3">
        <w:trPr>
          <w:ins w:id="1967" w:author="yamel peraza" w:date="2015-04-27T12:53:00Z"/>
        </w:trPr>
        <w:tc>
          <w:tcPr>
            <w:tcW w:w="3708" w:type="dxa"/>
            <w:tcMar>
              <w:top w:w="100" w:type="dxa"/>
              <w:left w:w="115" w:type="dxa"/>
              <w:bottom w:w="100" w:type="dxa"/>
              <w:right w:w="115" w:type="dxa"/>
            </w:tcMar>
          </w:tcPr>
          <w:p w14:paraId="1AA81278" w14:textId="77777777" w:rsidR="00AA1283" w:rsidRPr="00DE75FA" w:rsidRDefault="00AA1283" w:rsidP="000545E3">
            <w:pPr>
              <w:spacing w:after="0" w:line="360" w:lineRule="auto"/>
              <w:rPr>
                <w:ins w:id="1968" w:author="yamel peraza" w:date="2015-04-27T12:53:00Z"/>
                <w:rFonts w:ascii="Times New Roman" w:hAnsi="Times New Roman" w:cs="Times New Roman"/>
              </w:rPr>
            </w:pPr>
            <w:ins w:id="1969"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3CD9444F" w14:textId="77777777" w:rsidR="00AA1283" w:rsidRPr="00DE75FA" w:rsidRDefault="00AA1283" w:rsidP="000545E3">
            <w:pPr>
              <w:spacing w:after="0" w:line="360" w:lineRule="auto"/>
              <w:rPr>
                <w:ins w:id="1970" w:author="yamel peraza" w:date="2015-04-27T12:53:00Z"/>
                <w:rFonts w:ascii="Times New Roman" w:hAnsi="Times New Roman" w:cs="Times New Roman"/>
              </w:rPr>
            </w:pPr>
            <w:ins w:id="1971" w:author="yamel peraza" w:date="2015-04-27T12:53:00Z">
              <w:r>
                <w:rPr>
                  <w:rFonts w:ascii="Times New Roman" w:eastAsia="Times New Roman" w:hAnsi="Times New Roman" w:cs="Times New Roman"/>
                  <w:sz w:val="24"/>
                </w:rPr>
                <w:t>Head professor</w:t>
              </w:r>
            </w:ins>
          </w:p>
        </w:tc>
      </w:tr>
      <w:tr w:rsidR="00AA1283" w:rsidRPr="00C873EF" w14:paraId="7123359C" w14:textId="77777777" w:rsidTr="000545E3">
        <w:trPr>
          <w:ins w:id="1972" w:author="yamel peraza" w:date="2015-04-27T12:53:00Z"/>
        </w:trPr>
        <w:tc>
          <w:tcPr>
            <w:tcW w:w="3708" w:type="dxa"/>
            <w:tcMar>
              <w:top w:w="100" w:type="dxa"/>
              <w:left w:w="115" w:type="dxa"/>
              <w:bottom w:w="100" w:type="dxa"/>
              <w:right w:w="115" w:type="dxa"/>
            </w:tcMar>
          </w:tcPr>
          <w:p w14:paraId="0734B19C"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973" w:author="yamel peraza" w:date="2015-04-27T12:53:00Z"/>
                <w:rFonts w:ascii="Arial" w:hAnsi="Arial" w:cs="Arial"/>
                <w:color w:val="000000"/>
                <w:sz w:val="21"/>
                <w:szCs w:val="21"/>
              </w:rPr>
            </w:pPr>
            <w:ins w:id="1974"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0B8E6772" w14:textId="77777777" w:rsidR="00AA1283" w:rsidRPr="00C873EF" w:rsidRDefault="00AA1283" w:rsidP="000545E3">
            <w:pPr>
              <w:shd w:val="clear" w:color="auto" w:fill="FFFFFF"/>
              <w:spacing w:before="75" w:after="75" w:line="294" w:lineRule="atLeast"/>
              <w:jc w:val="left"/>
              <w:rPr>
                <w:ins w:id="1975" w:author="yamel peraza" w:date="2015-04-27T12:53:00Z"/>
                <w:rFonts w:ascii="Arial" w:eastAsia="Times New Roman" w:hAnsi="Arial" w:cs="Arial"/>
                <w:color w:val="000000"/>
                <w:sz w:val="21"/>
                <w:szCs w:val="21"/>
              </w:rPr>
            </w:pPr>
            <w:ins w:id="1976" w:author="yamel peraza" w:date="2015-04-27T12:53:00Z">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ins>
          </w:p>
        </w:tc>
      </w:tr>
      <w:tr w:rsidR="00AA1283" w:rsidRPr="002E54BB" w14:paraId="7D2F0B15" w14:textId="77777777" w:rsidTr="000545E3">
        <w:trPr>
          <w:ins w:id="1977" w:author="yamel peraza" w:date="2015-04-27T12:53:00Z"/>
        </w:trPr>
        <w:tc>
          <w:tcPr>
            <w:tcW w:w="3708" w:type="dxa"/>
            <w:tcMar>
              <w:top w:w="100" w:type="dxa"/>
              <w:left w:w="115" w:type="dxa"/>
              <w:bottom w:w="100" w:type="dxa"/>
              <w:right w:w="115" w:type="dxa"/>
            </w:tcMar>
          </w:tcPr>
          <w:p w14:paraId="6ECCA086" w14:textId="77777777" w:rsidR="00AA1283" w:rsidRDefault="00AA1283" w:rsidP="00AA1283">
            <w:pPr>
              <w:pStyle w:val="NormalWeb"/>
              <w:numPr>
                <w:ilvl w:val="0"/>
                <w:numId w:val="81"/>
              </w:numPr>
              <w:spacing w:before="0" w:beforeAutospacing="0" w:after="150" w:afterAutospacing="0" w:line="294" w:lineRule="atLeast"/>
              <w:ind w:left="150"/>
              <w:jc w:val="left"/>
              <w:rPr>
                <w:ins w:id="1978" w:author="yamel peraza" w:date="2015-04-27T12:53:00Z"/>
                <w:b/>
                <w:i/>
              </w:rPr>
            </w:pPr>
            <w:ins w:id="1979" w:author="yamel peraza" w:date="2015-04-27T12:53:00Z">
              <w:r w:rsidRPr="00DE75FA">
                <w:rPr>
                  <w:b/>
                  <w:i/>
                </w:rPr>
                <w:t>Entry Conditions</w:t>
              </w:r>
            </w:ins>
          </w:p>
        </w:tc>
        <w:tc>
          <w:tcPr>
            <w:tcW w:w="5850" w:type="dxa"/>
            <w:tcMar>
              <w:top w:w="100" w:type="dxa"/>
              <w:left w:w="115" w:type="dxa"/>
              <w:bottom w:w="100" w:type="dxa"/>
              <w:right w:w="115" w:type="dxa"/>
            </w:tcMar>
          </w:tcPr>
          <w:p w14:paraId="3B372273" w14:textId="77777777" w:rsidR="00AA1283" w:rsidRDefault="00AA1283" w:rsidP="00AA1283">
            <w:pPr>
              <w:pStyle w:val="ListParagraph"/>
              <w:numPr>
                <w:ilvl w:val="0"/>
                <w:numId w:val="81"/>
              </w:numPr>
              <w:jc w:val="left"/>
              <w:rPr>
                <w:ins w:id="1980" w:author="yamel peraza" w:date="2015-04-27T12:53:00Z"/>
                <w:rFonts w:eastAsiaTheme="minorHAnsi"/>
              </w:rPr>
            </w:pPr>
            <w:ins w:id="1981" w:author="yamel peraza" w:date="2015-04-27T12:53:00Z">
              <w:r>
                <w:rPr>
                  <w:rFonts w:eastAsiaTheme="minorHAnsi"/>
                </w:rPr>
                <w:t>Head professor is logged in the system.</w:t>
              </w:r>
            </w:ins>
          </w:p>
          <w:p w14:paraId="4D3173A9" w14:textId="77777777" w:rsidR="00AA1283" w:rsidRPr="002E54BB" w:rsidRDefault="00AA1283" w:rsidP="00AA1283">
            <w:pPr>
              <w:pStyle w:val="ListParagraph"/>
              <w:numPr>
                <w:ilvl w:val="0"/>
                <w:numId w:val="81"/>
              </w:numPr>
              <w:jc w:val="left"/>
              <w:rPr>
                <w:ins w:id="1982" w:author="yamel peraza" w:date="2015-04-27T12:53:00Z"/>
                <w:rFonts w:eastAsiaTheme="minorHAnsi"/>
              </w:rPr>
            </w:pPr>
            <w:ins w:id="1983" w:author="yamel peraza" w:date="2015-04-27T12:53:00Z">
              <w:r>
                <w:rPr>
                  <w:rFonts w:eastAsiaTheme="minorHAnsi"/>
                </w:rPr>
                <w:t>Head professor is in vm_images page.</w:t>
              </w:r>
            </w:ins>
          </w:p>
        </w:tc>
      </w:tr>
      <w:tr w:rsidR="00AA1283" w:rsidRPr="00B91C3B" w14:paraId="695F7F96" w14:textId="77777777" w:rsidTr="000545E3">
        <w:trPr>
          <w:ins w:id="1984" w:author="yamel peraza" w:date="2015-04-27T12:53:00Z"/>
        </w:trPr>
        <w:tc>
          <w:tcPr>
            <w:tcW w:w="3708" w:type="dxa"/>
            <w:shd w:val="clear" w:color="auto" w:fill="BDD6EE"/>
            <w:tcMar>
              <w:top w:w="100" w:type="dxa"/>
              <w:left w:w="115" w:type="dxa"/>
              <w:bottom w:w="100" w:type="dxa"/>
              <w:right w:w="115" w:type="dxa"/>
            </w:tcMar>
          </w:tcPr>
          <w:p w14:paraId="10C92C07" w14:textId="77777777" w:rsidR="00AA1283" w:rsidRPr="00DE75FA" w:rsidRDefault="00AA1283" w:rsidP="000545E3">
            <w:pPr>
              <w:spacing w:after="0" w:line="360" w:lineRule="auto"/>
              <w:rPr>
                <w:ins w:id="1985" w:author="yamel peraza" w:date="2015-04-27T12:53:00Z"/>
                <w:rFonts w:ascii="Times New Roman" w:hAnsi="Times New Roman" w:cs="Times New Roman"/>
              </w:rPr>
            </w:pPr>
            <w:ins w:id="1986"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0AAC4B7" w14:textId="77777777" w:rsidR="00AA1283" w:rsidRDefault="00AA1283" w:rsidP="00AA1283">
            <w:pPr>
              <w:pStyle w:val="ListParagraph"/>
              <w:numPr>
                <w:ilvl w:val="0"/>
                <w:numId w:val="89"/>
              </w:numPr>
              <w:jc w:val="left"/>
              <w:rPr>
                <w:ins w:id="1987" w:author="yamel peraza" w:date="2015-04-27T12:53:00Z"/>
                <w:rFonts w:eastAsiaTheme="minorHAnsi"/>
              </w:rPr>
            </w:pPr>
            <w:ins w:id="1988" w:author="yamel peraza" w:date="2015-04-27T12:53:00Z">
              <w:r w:rsidRPr="004B67C8">
                <w:rPr>
                  <w:rFonts w:eastAsiaTheme="minorHAnsi"/>
                </w:rPr>
                <w:t xml:space="preserve">This use case starts when the head professor clicks on an existing </w:t>
              </w:r>
              <w:r>
                <w:rPr>
                  <w:rFonts w:eastAsiaTheme="minorHAnsi"/>
                </w:rPr>
                <w:t xml:space="preserve">“delete” </w:t>
              </w:r>
              <w:r w:rsidRPr="004B67C8">
                <w:rPr>
                  <w:rFonts w:eastAsiaTheme="minorHAnsi"/>
                </w:rPr>
                <w:t>link/button in vm_images page.</w:t>
              </w:r>
            </w:ins>
          </w:p>
          <w:p w14:paraId="02494E7E" w14:textId="77777777" w:rsidR="00AA1283" w:rsidRDefault="00AA1283" w:rsidP="00AA1283">
            <w:pPr>
              <w:pStyle w:val="ListParagraph"/>
              <w:numPr>
                <w:ilvl w:val="0"/>
                <w:numId w:val="89"/>
              </w:numPr>
              <w:jc w:val="left"/>
              <w:rPr>
                <w:ins w:id="1989" w:author="yamel peraza" w:date="2015-04-27T12:53:00Z"/>
                <w:rFonts w:eastAsiaTheme="minorHAnsi"/>
              </w:rPr>
            </w:pPr>
            <w:ins w:id="1990" w:author="yamel peraza" w:date="2015-04-27T12:53:00Z">
              <w:r>
                <w:rPr>
                  <w:rFonts w:eastAsiaTheme="minorHAnsi"/>
                </w:rPr>
                <w:t>System prompts confirmation message for deletion.</w:t>
              </w:r>
            </w:ins>
          </w:p>
          <w:p w14:paraId="5154D91E" w14:textId="77777777" w:rsidR="00AA1283" w:rsidRPr="004B67C8" w:rsidRDefault="00AA1283" w:rsidP="00AA1283">
            <w:pPr>
              <w:pStyle w:val="ListParagraph"/>
              <w:numPr>
                <w:ilvl w:val="0"/>
                <w:numId w:val="89"/>
              </w:numPr>
              <w:jc w:val="left"/>
              <w:rPr>
                <w:ins w:id="1991" w:author="yamel peraza" w:date="2015-04-27T12:53:00Z"/>
                <w:rFonts w:eastAsiaTheme="minorHAnsi"/>
              </w:rPr>
            </w:pPr>
            <w:ins w:id="1992" w:author="yamel peraza" w:date="2015-04-27T12:53:00Z">
              <w:r>
                <w:rPr>
                  <w:rFonts w:eastAsiaTheme="minorHAnsi"/>
                </w:rPr>
                <w:t>Head professor clicks on “okay” button.</w:t>
              </w:r>
            </w:ins>
          </w:p>
          <w:p w14:paraId="3F1A2739" w14:textId="77777777" w:rsidR="00AA1283" w:rsidRPr="004B67C8" w:rsidRDefault="00AA1283" w:rsidP="00AA1283">
            <w:pPr>
              <w:pStyle w:val="ListParagraph"/>
              <w:numPr>
                <w:ilvl w:val="0"/>
                <w:numId w:val="89"/>
              </w:numPr>
              <w:jc w:val="left"/>
              <w:rPr>
                <w:ins w:id="1993" w:author="yamel peraza" w:date="2015-04-27T12:53:00Z"/>
                <w:rFonts w:eastAsiaTheme="minorHAnsi"/>
              </w:rPr>
            </w:pPr>
            <w:ins w:id="1994" w:author="yamel peraza" w:date="2015-04-27T12:53:00Z">
              <w:r w:rsidRPr="004B67C8">
                <w:rPr>
                  <w:rFonts w:eastAsiaTheme="minorHAnsi"/>
                </w:rPr>
                <w:t xml:space="preserve">System collects image’s information, processes delete request and prompts success message. </w:t>
              </w:r>
            </w:ins>
          </w:p>
        </w:tc>
      </w:tr>
      <w:tr w:rsidR="00AA1283" w:rsidRPr="00B91C3B" w14:paraId="2F15AE26" w14:textId="77777777" w:rsidTr="000545E3">
        <w:trPr>
          <w:ins w:id="1995" w:author="yamel peraza" w:date="2015-04-27T12:53:00Z"/>
        </w:trPr>
        <w:tc>
          <w:tcPr>
            <w:tcW w:w="3708" w:type="dxa"/>
            <w:shd w:val="clear" w:color="auto" w:fill="auto"/>
            <w:tcMar>
              <w:top w:w="100" w:type="dxa"/>
              <w:left w:w="115" w:type="dxa"/>
              <w:bottom w:w="100" w:type="dxa"/>
              <w:right w:w="115" w:type="dxa"/>
            </w:tcMar>
          </w:tcPr>
          <w:p w14:paraId="0FAE7B15" w14:textId="77777777" w:rsidR="00AA1283" w:rsidRPr="00DE75FA" w:rsidRDefault="00AA1283" w:rsidP="000545E3">
            <w:pPr>
              <w:spacing w:after="0" w:line="360" w:lineRule="auto"/>
              <w:rPr>
                <w:ins w:id="1996" w:author="yamel peraza" w:date="2015-04-27T12:53:00Z"/>
                <w:rFonts w:ascii="Times New Roman" w:eastAsia="Times New Roman" w:hAnsi="Times New Roman" w:cs="Times New Roman"/>
                <w:b/>
                <w:i/>
                <w:sz w:val="24"/>
              </w:rPr>
            </w:pPr>
            <w:ins w:id="1997"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33B48316" w14:textId="77777777" w:rsidR="00AA1283" w:rsidRPr="00144CDC" w:rsidRDefault="00AA1283" w:rsidP="00AA1283">
            <w:pPr>
              <w:pStyle w:val="ListParagraph"/>
              <w:numPr>
                <w:ilvl w:val="0"/>
                <w:numId w:val="69"/>
              </w:numPr>
              <w:jc w:val="left"/>
              <w:rPr>
                <w:ins w:id="1998" w:author="yamel peraza" w:date="2015-04-27T12:53:00Z"/>
                <w:rFonts w:eastAsiaTheme="minorHAnsi"/>
              </w:rPr>
            </w:pPr>
            <w:ins w:id="1999" w:author="yamel peraza" w:date="2015-04-27T12:53:00Z">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lastRenderedPageBreak/>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ins>
          </w:p>
        </w:tc>
      </w:tr>
      <w:tr w:rsidR="00AA1283" w:rsidRPr="00453CF3" w14:paraId="5641EC18" w14:textId="77777777" w:rsidTr="000545E3">
        <w:trPr>
          <w:trHeight w:val="583"/>
          <w:ins w:id="2000" w:author="yamel peraza" w:date="2015-04-27T12:53:00Z"/>
        </w:trPr>
        <w:tc>
          <w:tcPr>
            <w:tcW w:w="3708" w:type="dxa"/>
            <w:tcMar>
              <w:top w:w="100" w:type="dxa"/>
              <w:left w:w="115" w:type="dxa"/>
              <w:bottom w:w="100" w:type="dxa"/>
              <w:right w:w="115" w:type="dxa"/>
            </w:tcMar>
          </w:tcPr>
          <w:p w14:paraId="6DC6A265" w14:textId="77777777" w:rsidR="00AA1283" w:rsidRPr="00DE75FA" w:rsidRDefault="00AA1283" w:rsidP="000545E3">
            <w:pPr>
              <w:spacing w:after="0" w:line="360" w:lineRule="auto"/>
              <w:rPr>
                <w:ins w:id="2001" w:author="yamel peraza" w:date="2015-04-27T12:53:00Z"/>
                <w:rFonts w:ascii="Times New Roman" w:hAnsi="Times New Roman" w:cs="Times New Roman"/>
              </w:rPr>
            </w:pPr>
            <w:ins w:id="2002" w:author="yamel peraza" w:date="2015-04-27T12:53:00Z">
              <w:r w:rsidRPr="00DE75FA">
                <w:rPr>
                  <w:rFonts w:ascii="Times New Roman" w:eastAsia="Times New Roman" w:hAnsi="Times New Roman" w:cs="Times New Roman"/>
                  <w:b/>
                  <w:i/>
                  <w:sz w:val="24"/>
                </w:rPr>
                <w:lastRenderedPageBreak/>
                <w:t>Exit Conditions</w:t>
              </w:r>
            </w:ins>
          </w:p>
        </w:tc>
        <w:tc>
          <w:tcPr>
            <w:tcW w:w="5850" w:type="dxa"/>
            <w:tcMar>
              <w:top w:w="100" w:type="dxa"/>
              <w:left w:w="115" w:type="dxa"/>
              <w:bottom w:w="100" w:type="dxa"/>
              <w:right w:w="115" w:type="dxa"/>
            </w:tcMar>
          </w:tcPr>
          <w:p w14:paraId="7850FE8A" w14:textId="77777777" w:rsidR="00AA1283" w:rsidRPr="00453CF3" w:rsidRDefault="00AA1283" w:rsidP="00AA1283">
            <w:pPr>
              <w:pStyle w:val="ListParagraph"/>
              <w:numPr>
                <w:ilvl w:val="0"/>
                <w:numId w:val="69"/>
              </w:numPr>
              <w:jc w:val="left"/>
              <w:rPr>
                <w:ins w:id="2003" w:author="yamel peraza" w:date="2015-04-27T12:53:00Z"/>
                <w:rFonts w:ascii="Times New Roman" w:eastAsiaTheme="minorHAnsi" w:hAnsi="Times New Roman" w:cs="Times New Roman"/>
              </w:rPr>
            </w:pPr>
            <w:ins w:id="2004" w:author="yamel peraza" w:date="2015-04-27T12:53:00Z">
              <w:r>
                <w:rPr>
                  <w:rFonts w:ascii="Times New Roman" w:hAnsi="Times New Roman" w:cs="Times New Roman"/>
                </w:rPr>
                <w:t>Head professor successfully deleted an image.</w:t>
              </w:r>
            </w:ins>
          </w:p>
        </w:tc>
      </w:tr>
    </w:tbl>
    <w:p w14:paraId="3A0B2737" w14:textId="77777777" w:rsidR="00AA1283" w:rsidRDefault="00AA1283" w:rsidP="00AA1283">
      <w:pPr>
        <w:rPr>
          <w:ins w:id="2005" w:author="yamel peraza" w:date="2015-04-27T12:53:00Z"/>
        </w:rPr>
      </w:pPr>
    </w:p>
    <w:p w14:paraId="58EC424B" w14:textId="77777777" w:rsidR="00AA1283" w:rsidRDefault="00AA1283" w:rsidP="00AA1283">
      <w:pPr>
        <w:rPr>
          <w:ins w:id="2006" w:author="yamel peraza" w:date="2015-04-27T12:53:00Z"/>
        </w:rPr>
      </w:pPr>
    </w:p>
    <w:p w14:paraId="7AB824DD" w14:textId="77777777" w:rsidR="00AA1283" w:rsidRDefault="00AA1283" w:rsidP="00AA1283">
      <w:pPr>
        <w:rPr>
          <w:ins w:id="2007" w:author="yamel peraza" w:date="2015-04-27T12:53:00Z"/>
        </w:rPr>
      </w:pPr>
    </w:p>
    <w:p w14:paraId="056B2887" w14:textId="77777777" w:rsidR="00AA1283" w:rsidRDefault="00AA1283" w:rsidP="00AA1283">
      <w:pPr>
        <w:rPr>
          <w:ins w:id="2008" w:author="yamel peraza" w:date="2015-04-27T12:53:00Z"/>
        </w:rPr>
      </w:pPr>
    </w:p>
    <w:p w14:paraId="5D414462" w14:textId="77777777" w:rsidR="00AA1283" w:rsidRDefault="00AA1283" w:rsidP="00AA1283">
      <w:pPr>
        <w:rPr>
          <w:ins w:id="2009"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2B66CEC5" w14:textId="77777777" w:rsidTr="000545E3">
        <w:trPr>
          <w:ins w:id="2010" w:author="yamel peraza" w:date="2015-04-27T12:53:00Z"/>
        </w:trPr>
        <w:tc>
          <w:tcPr>
            <w:tcW w:w="3708" w:type="dxa"/>
            <w:tcMar>
              <w:top w:w="100" w:type="dxa"/>
              <w:left w:w="115" w:type="dxa"/>
              <w:bottom w:w="100" w:type="dxa"/>
              <w:right w:w="115" w:type="dxa"/>
            </w:tcMar>
          </w:tcPr>
          <w:p w14:paraId="2BE95C2A" w14:textId="391D46AD" w:rsidR="00AA1283" w:rsidRPr="00B42D5C" w:rsidRDefault="00AA1283" w:rsidP="000545E3">
            <w:pPr>
              <w:spacing w:after="0" w:line="360" w:lineRule="auto"/>
              <w:rPr>
                <w:ins w:id="2011" w:author="yamel peraza" w:date="2015-04-27T12:53:00Z"/>
                <w:rFonts w:ascii="Times New Roman" w:hAnsi="Times New Roman" w:cs="Times New Roman"/>
                <w:sz w:val="24"/>
                <w:szCs w:val="24"/>
              </w:rPr>
            </w:pPr>
            <w:ins w:id="2012"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2013" w:author="yamel peraza" w:date="2015-04-27T12:59:00Z">
              <w:r>
                <w:rPr>
                  <w:rFonts w:ascii="Times New Roman" w:eastAsia="Times New Roman" w:hAnsi="Times New Roman" w:cs="Times New Roman"/>
                  <w:b/>
                  <w:sz w:val="24"/>
                  <w:szCs w:val="24"/>
                </w:rPr>
                <w:t>1</w:t>
              </w:r>
            </w:ins>
            <w:ins w:id="2014" w:author="yamel peraza" w:date="2015-04-27T17:52:00Z">
              <w:r w:rsidR="00A41E09">
                <w:rPr>
                  <w:rFonts w:ascii="Times New Roman" w:eastAsia="Times New Roman" w:hAnsi="Times New Roman" w:cs="Times New Roman"/>
                  <w:b/>
                  <w:sz w:val="24"/>
                  <w:szCs w:val="24"/>
                </w:rPr>
                <w:t>1</w:t>
              </w:r>
            </w:ins>
            <w:ins w:id="2015" w:author="yamel peraza" w:date="2015-04-27T12:59:00Z">
              <w:r>
                <w:rPr>
                  <w:rFonts w:ascii="Times New Roman" w:eastAsia="Times New Roman" w:hAnsi="Times New Roman" w:cs="Times New Roman"/>
                  <w:b/>
                  <w:sz w:val="24"/>
                  <w:szCs w:val="24"/>
                </w:rPr>
                <w:t>7</w:t>
              </w:r>
            </w:ins>
            <w:ins w:id="2016"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328174B3" w14:textId="77777777" w:rsidR="00AA1283" w:rsidRPr="00C873EF" w:rsidRDefault="00AA1283">
            <w:pPr>
              <w:pStyle w:val="Heading1"/>
              <w:numPr>
                <w:ilvl w:val="0"/>
                <w:numId w:val="0"/>
              </w:numPr>
              <w:shd w:val="clear" w:color="auto" w:fill="FFFFFF"/>
              <w:spacing w:before="0" w:after="0"/>
              <w:rPr>
                <w:ins w:id="2017" w:author="yamel peraza" w:date="2015-04-27T12:53:00Z"/>
                <w:bCs w:val="0"/>
                <w:color w:val="000000"/>
                <w:szCs w:val="24"/>
              </w:rPr>
              <w:pPrChange w:id="2018" w:author="yamel peraza" w:date="2015-04-27T12:58:00Z">
                <w:pPr>
                  <w:pStyle w:val="Heading1"/>
                  <w:shd w:val="clear" w:color="auto" w:fill="FFFFFF"/>
                  <w:spacing w:before="0" w:after="0"/>
                </w:pPr>
              </w:pPrChange>
            </w:pPr>
            <w:ins w:id="2019" w:author="yamel peraza" w:date="2015-04-27T12:53:00Z">
              <w:r>
                <w:rPr>
                  <w:rStyle w:val="card-name"/>
                  <w:bCs w:val="0"/>
                  <w:color w:val="000000"/>
                  <w:szCs w:val="24"/>
                </w:rPr>
                <w:t xml:space="preserve">Edit Image </w:t>
              </w:r>
            </w:ins>
          </w:p>
        </w:tc>
      </w:tr>
      <w:tr w:rsidR="00AA1283" w:rsidRPr="00DE75FA" w14:paraId="34FDFA42" w14:textId="77777777" w:rsidTr="000545E3">
        <w:trPr>
          <w:ins w:id="2020" w:author="yamel peraza" w:date="2015-04-27T12:53:00Z"/>
        </w:trPr>
        <w:tc>
          <w:tcPr>
            <w:tcW w:w="3708" w:type="dxa"/>
            <w:tcMar>
              <w:top w:w="100" w:type="dxa"/>
              <w:left w:w="115" w:type="dxa"/>
              <w:bottom w:w="100" w:type="dxa"/>
              <w:right w:w="115" w:type="dxa"/>
            </w:tcMar>
          </w:tcPr>
          <w:p w14:paraId="221729F2" w14:textId="77777777" w:rsidR="00AA1283" w:rsidRPr="00DE75FA" w:rsidRDefault="00AA1283" w:rsidP="000545E3">
            <w:pPr>
              <w:spacing w:after="0" w:line="360" w:lineRule="auto"/>
              <w:rPr>
                <w:ins w:id="2021" w:author="yamel peraza" w:date="2015-04-27T12:53:00Z"/>
                <w:rFonts w:ascii="Times New Roman" w:hAnsi="Times New Roman" w:cs="Times New Roman"/>
              </w:rPr>
            </w:pPr>
            <w:ins w:id="2022"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DB0DC3D" w14:textId="77777777" w:rsidR="00AA1283" w:rsidRPr="00DE75FA" w:rsidRDefault="00AA1283" w:rsidP="000545E3">
            <w:pPr>
              <w:spacing w:after="0" w:line="360" w:lineRule="auto"/>
              <w:rPr>
                <w:ins w:id="2023" w:author="yamel peraza" w:date="2015-04-27T12:53:00Z"/>
                <w:rFonts w:ascii="Times New Roman" w:hAnsi="Times New Roman" w:cs="Times New Roman"/>
              </w:rPr>
            </w:pPr>
            <w:ins w:id="2024" w:author="yamel peraza" w:date="2015-04-27T12:53:00Z">
              <w:r>
                <w:rPr>
                  <w:rFonts w:ascii="Times New Roman" w:eastAsia="Times New Roman" w:hAnsi="Times New Roman" w:cs="Times New Roman"/>
                  <w:sz w:val="24"/>
                </w:rPr>
                <w:t>Head professor</w:t>
              </w:r>
            </w:ins>
          </w:p>
        </w:tc>
      </w:tr>
      <w:tr w:rsidR="00AA1283" w:rsidRPr="00C873EF" w14:paraId="67A2C999" w14:textId="77777777" w:rsidTr="000545E3">
        <w:trPr>
          <w:ins w:id="2025" w:author="yamel peraza" w:date="2015-04-27T12:53:00Z"/>
        </w:trPr>
        <w:tc>
          <w:tcPr>
            <w:tcW w:w="3708" w:type="dxa"/>
            <w:tcMar>
              <w:top w:w="100" w:type="dxa"/>
              <w:left w:w="115" w:type="dxa"/>
              <w:bottom w:w="100" w:type="dxa"/>
              <w:right w:w="115" w:type="dxa"/>
            </w:tcMar>
          </w:tcPr>
          <w:p w14:paraId="0E76979D"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026" w:author="yamel peraza" w:date="2015-04-27T12:53:00Z"/>
                <w:rFonts w:ascii="Arial" w:hAnsi="Arial" w:cs="Arial"/>
                <w:color w:val="000000"/>
                <w:sz w:val="21"/>
                <w:szCs w:val="21"/>
              </w:rPr>
            </w:pPr>
            <w:ins w:id="2027"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76A30925" w14:textId="77777777" w:rsidR="00AA1283" w:rsidRPr="00C873EF" w:rsidRDefault="00AA1283" w:rsidP="000545E3">
            <w:pPr>
              <w:shd w:val="clear" w:color="auto" w:fill="FFFFFF"/>
              <w:spacing w:before="75" w:after="75" w:line="294" w:lineRule="atLeast"/>
              <w:jc w:val="left"/>
              <w:rPr>
                <w:ins w:id="2028" w:author="yamel peraza" w:date="2015-04-27T12:53:00Z"/>
                <w:rFonts w:ascii="Arial" w:eastAsia="Times New Roman" w:hAnsi="Arial" w:cs="Arial"/>
                <w:color w:val="000000"/>
                <w:sz w:val="21"/>
                <w:szCs w:val="21"/>
              </w:rPr>
            </w:pPr>
            <w:ins w:id="2029" w:author="yamel peraza" w:date="2015-04-27T12:53:00Z">
              <w:r w:rsidRPr="00AE337E">
                <w:rPr>
                  <w:rFonts w:ascii="Arial" w:eastAsia="Times New Roman" w:hAnsi="Arial" w:cs="Arial"/>
                  <w:color w:val="000000"/>
                  <w:sz w:val="21"/>
                  <w:szCs w:val="21"/>
                </w:rPr>
                <w:t>As a head profe</w:t>
              </w:r>
              <w:r>
                <w:rPr>
                  <w:rFonts w:ascii="Arial" w:eastAsia="Times New Roman" w:hAnsi="Arial" w:cs="Arial"/>
                  <w:color w:val="000000"/>
                  <w:sz w:val="21"/>
                  <w:szCs w:val="21"/>
                </w:rPr>
                <w:t>ssor I want to be able to edit</w:t>
              </w:r>
              <w:r w:rsidRPr="00AE337E">
                <w:rPr>
                  <w:rFonts w:ascii="Arial" w:eastAsia="Times New Roman" w:hAnsi="Arial" w:cs="Arial"/>
                  <w:color w:val="000000"/>
                  <w:sz w:val="21"/>
                  <w:szCs w:val="21"/>
                </w:rPr>
                <w:t xml:space="preserve"> an image from th</w:t>
              </w:r>
              <w:r>
                <w:rPr>
                  <w:rFonts w:ascii="Arial" w:eastAsia="Times New Roman" w:hAnsi="Arial" w:cs="Arial"/>
                  <w:color w:val="000000"/>
                  <w:sz w:val="21"/>
                  <w:szCs w:val="21"/>
                </w:rPr>
                <w:t>e system, so I can upgrade existing images from the system or correct the ones that already exist if need be.</w:t>
              </w:r>
            </w:ins>
          </w:p>
        </w:tc>
      </w:tr>
      <w:tr w:rsidR="00AA1283" w:rsidRPr="002E54BB" w14:paraId="319043EC" w14:textId="77777777" w:rsidTr="000545E3">
        <w:trPr>
          <w:ins w:id="2030" w:author="yamel peraza" w:date="2015-04-27T12:53:00Z"/>
        </w:trPr>
        <w:tc>
          <w:tcPr>
            <w:tcW w:w="3708" w:type="dxa"/>
            <w:tcMar>
              <w:top w:w="100" w:type="dxa"/>
              <w:left w:w="115" w:type="dxa"/>
              <w:bottom w:w="100" w:type="dxa"/>
              <w:right w:w="115" w:type="dxa"/>
            </w:tcMar>
          </w:tcPr>
          <w:p w14:paraId="6B1CE7D8" w14:textId="77777777" w:rsidR="00AA1283" w:rsidRDefault="00AA1283" w:rsidP="00AA1283">
            <w:pPr>
              <w:pStyle w:val="NormalWeb"/>
              <w:numPr>
                <w:ilvl w:val="0"/>
                <w:numId w:val="81"/>
              </w:numPr>
              <w:spacing w:before="0" w:beforeAutospacing="0" w:after="150" w:afterAutospacing="0" w:line="294" w:lineRule="atLeast"/>
              <w:ind w:left="150"/>
              <w:jc w:val="left"/>
              <w:rPr>
                <w:ins w:id="2031" w:author="yamel peraza" w:date="2015-04-27T12:53:00Z"/>
                <w:b/>
                <w:i/>
              </w:rPr>
            </w:pPr>
            <w:ins w:id="2032" w:author="yamel peraza" w:date="2015-04-27T12:53:00Z">
              <w:r w:rsidRPr="00DE75FA">
                <w:rPr>
                  <w:b/>
                  <w:i/>
                </w:rPr>
                <w:t>Entry Conditions</w:t>
              </w:r>
            </w:ins>
          </w:p>
        </w:tc>
        <w:tc>
          <w:tcPr>
            <w:tcW w:w="5850" w:type="dxa"/>
            <w:tcMar>
              <w:top w:w="100" w:type="dxa"/>
              <w:left w:w="115" w:type="dxa"/>
              <w:bottom w:w="100" w:type="dxa"/>
              <w:right w:w="115" w:type="dxa"/>
            </w:tcMar>
          </w:tcPr>
          <w:p w14:paraId="4EF72D93" w14:textId="77777777" w:rsidR="00AA1283" w:rsidRDefault="00AA1283" w:rsidP="00AA1283">
            <w:pPr>
              <w:pStyle w:val="ListParagraph"/>
              <w:numPr>
                <w:ilvl w:val="0"/>
                <w:numId w:val="81"/>
              </w:numPr>
              <w:jc w:val="left"/>
              <w:rPr>
                <w:ins w:id="2033" w:author="yamel peraza" w:date="2015-04-27T12:53:00Z"/>
                <w:rFonts w:eastAsiaTheme="minorHAnsi"/>
              </w:rPr>
            </w:pPr>
            <w:ins w:id="2034" w:author="yamel peraza" w:date="2015-04-27T12:53:00Z">
              <w:r>
                <w:rPr>
                  <w:rFonts w:eastAsiaTheme="minorHAnsi"/>
                </w:rPr>
                <w:t>Head professor is logged in the system.</w:t>
              </w:r>
            </w:ins>
          </w:p>
          <w:p w14:paraId="7B9C2DA6" w14:textId="77777777" w:rsidR="00AA1283" w:rsidRPr="002E54BB" w:rsidRDefault="00AA1283" w:rsidP="00AA1283">
            <w:pPr>
              <w:pStyle w:val="ListParagraph"/>
              <w:numPr>
                <w:ilvl w:val="0"/>
                <w:numId w:val="81"/>
              </w:numPr>
              <w:jc w:val="left"/>
              <w:rPr>
                <w:ins w:id="2035" w:author="yamel peraza" w:date="2015-04-27T12:53:00Z"/>
                <w:rFonts w:eastAsiaTheme="minorHAnsi"/>
              </w:rPr>
            </w:pPr>
            <w:ins w:id="2036" w:author="yamel peraza" w:date="2015-04-27T12:53:00Z">
              <w:r>
                <w:rPr>
                  <w:rFonts w:eastAsiaTheme="minorHAnsi"/>
                </w:rPr>
                <w:t>Head professor is in vm_images page.</w:t>
              </w:r>
            </w:ins>
          </w:p>
        </w:tc>
      </w:tr>
      <w:tr w:rsidR="00AA1283" w:rsidRPr="004B67C8" w14:paraId="0F3D213A" w14:textId="77777777" w:rsidTr="000545E3">
        <w:trPr>
          <w:ins w:id="2037" w:author="yamel peraza" w:date="2015-04-27T12:53:00Z"/>
        </w:trPr>
        <w:tc>
          <w:tcPr>
            <w:tcW w:w="3708" w:type="dxa"/>
            <w:shd w:val="clear" w:color="auto" w:fill="BDD6EE"/>
            <w:tcMar>
              <w:top w:w="100" w:type="dxa"/>
              <w:left w:w="115" w:type="dxa"/>
              <w:bottom w:w="100" w:type="dxa"/>
              <w:right w:w="115" w:type="dxa"/>
            </w:tcMar>
          </w:tcPr>
          <w:p w14:paraId="068A9013" w14:textId="77777777" w:rsidR="00AA1283" w:rsidRPr="00DE75FA" w:rsidRDefault="00AA1283" w:rsidP="000545E3">
            <w:pPr>
              <w:spacing w:after="0" w:line="360" w:lineRule="auto"/>
              <w:rPr>
                <w:ins w:id="2038" w:author="yamel peraza" w:date="2015-04-27T12:53:00Z"/>
                <w:rFonts w:ascii="Times New Roman" w:hAnsi="Times New Roman" w:cs="Times New Roman"/>
              </w:rPr>
            </w:pPr>
            <w:ins w:id="2039"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CC5EC7E" w14:textId="77777777" w:rsidR="00AA1283" w:rsidRDefault="00AA1283" w:rsidP="00AA1283">
            <w:pPr>
              <w:pStyle w:val="ListParagraph"/>
              <w:numPr>
                <w:ilvl w:val="0"/>
                <w:numId w:val="95"/>
              </w:numPr>
              <w:jc w:val="left"/>
              <w:rPr>
                <w:ins w:id="2040" w:author="yamel peraza" w:date="2015-04-27T12:53:00Z"/>
                <w:rFonts w:eastAsiaTheme="minorHAnsi"/>
              </w:rPr>
            </w:pPr>
            <w:ins w:id="2041" w:author="yamel peraza" w:date="2015-04-27T12:53:00Z">
              <w:r w:rsidRPr="008E41C3">
                <w:rPr>
                  <w:rFonts w:eastAsiaTheme="minorHAnsi"/>
                </w:rPr>
                <w:t xml:space="preserve">This use case starts when the head professor </w:t>
              </w:r>
              <w:r>
                <w:rPr>
                  <w:rFonts w:eastAsiaTheme="minorHAnsi"/>
                </w:rPr>
                <w:t>enters in the input field a new image name</w:t>
              </w:r>
              <w:r w:rsidRPr="008E41C3">
                <w:rPr>
                  <w:rFonts w:eastAsiaTheme="minorHAnsi"/>
                </w:rPr>
                <w:t>.</w:t>
              </w:r>
            </w:ins>
          </w:p>
          <w:p w14:paraId="200E4B1B" w14:textId="77777777" w:rsidR="00AA1283" w:rsidRDefault="00AA1283" w:rsidP="00AA1283">
            <w:pPr>
              <w:pStyle w:val="ListParagraph"/>
              <w:numPr>
                <w:ilvl w:val="0"/>
                <w:numId w:val="95"/>
              </w:numPr>
              <w:jc w:val="left"/>
              <w:rPr>
                <w:ins w:id="2042" w:author="yamel peraza" w:date="2015-04-27T12:53:00Z"/>
                <w:rFonts w:eastAsiaTheme="minorHAnsi"/>
              </w:rPr>
            </w:pPr>
            <w:ins w:id="2043" w:author="yamel peraza" w:date="2015-04-27T12:53:00Z">
              <w:r>
                <w:rPr>
                  <w:rFonts w:eastAsiaTheme="minorHAnsi"/>
                </w:rPr>
                <w:t>System displays the information on the input field.</w:t>
              </w:r>
            </w:ins>
          </w:p>
          <w:p w14:paraId="5F642086" w14:textId="77777777" w:rsidR="00AA1283" w:rsidRPr="008E41C3" w:rsidRDefault="00AA1283" w:rsidP="00AA1283">
            <w:pPr>
              <w:pStyle w:val="ListParagraph"/>
              <w:numPr>
                <w:ilvl w:val="0"/>
                <w:numId w:val="95"/>
              </w:numPr>
              <w:jc w:val="left"/>
              <w:rPr>
                <w:ins w:id="2044" w:author="yamel peraza" w:date="2015-04-27T12:53:00Z"/>
                <w:rFonts w:eastAsiaTheme="minorHAnsi"/>
              </w:rPr>
            </w:pPr>
            <w:ins w:id="2045" w:author="yamel peraza" w:date="2015-04-27T12:53:00Z">
              <w:r w:rsidRPr="008E41C3">
                <w:rPr>
                  <w:rFonts w:eastAsiaTheme="minorHAnsi"/>
                </w:rPr>
                <w:t>Head professor clicks on “</w:t>
              </w:r>
              <w:r>
                <w:rPr>
                  <w:rFonts w:eastAsiaTheme="minorHAnsi"/>
                </w:rPr>
                <w:t>Submit</w:t>
              </w:r>
              <w:r w:rsidRPr="008E41C3">
                <w:rPr>
                  <w:rFonts w:eastAsiaTheme="minorHAnsi"/>
                </w:rPr>
                <w:t>” button.</w:t>
              </w:r>
            </w:ins>
          </w:p>
          <w:p w14:paraId="1F40AD17" w14:textId="77777777" w:rsidR="00AA1283" w:rsidRPr="008E41C3" w:rsidRDefault="00AA1283" w:rsidP="00AA1283">
            <w:pPr>
              <w:pStyle w:val="ListParagraph"/>
              <w:numPr>
                <w:ilvl w:val="0"/>
                <w:numId w:val="95"/>
              </w:numPr>
              <w:jc w:val="left"/>
              <w:rPr>
                <w:ins w:id="2046" w:author="yamel peraza" w:date="2015-04-27T12:53:00Z"/>
                <w:rFonts w:eastAsiaTheme="minorHAnsi"/>
              </w:rPr>
            </w:pPr>
            <w:ins w:id="2047" w:author="yamel peraza" w:date="2015-04-27T12:53:00Z">
              <w:r w:rsidRPr="008E41C3">
                <w:rPr>
                  <w:rFonts w:eastAsiaTheme="minorHAnsi"/>
                </w:rPr>
                <w:t>System collects image’</w:t>
              </w:r>
              <w:r>
                <w:rPr>
                  <w:rFonts w:eastAsiaTheme="minorHAnsi"/>
                </w:rPr>
                <w:t xml:space="preserve">s information, processes </w:t>
              </w:r>
              <w:r w:rsidRPr="008E41C3">
                <w:rPr>
                  <w:rFonts w:eastAsiaTheme="minorHAnsi"/>
                </w:rPr>
                <w:t xml:space="preserve">request and prompts success message. </w:t>
              </w:r>
            </w:ins>
          </w:p>
        </w:tc>
      </w:tr>
      <w:tr w:rsidR="00AA1283" w:rsidRPr="00144CDC" w14:paraId="38D76AD5" w14:textId="77777777" w:rsidTr="000545E3">
        <w:trPr>
          <w:ins w:id="2048" w:author="yamel peraza" w:date="2015-04-27T12:53:00Z"/>
        </w:trPr>
        <w:tc>
          <w:tcPr>
            <w:tcW w:w="3708" w:type="dxa"/>
            <w:shd w:val="clear" w:color="auto" w:fill="auto"/>
            <w:tcMar>
              <w:top w:w="100" w:type="dxa"/>
              <w:left w:w="115" w:type="dxa"/>
              <w:bottom w:w="100" w:type="dxa"/>
              <w:right w:w="115" w:type="dxa"/>
            </w:tcMar>
          </w:tcPr>
          <w:p w14:paraId="373067B1" w14:textId="77777777" w:rsidR="00AA1283" w:rsidRPr="00DE75FA" w:rsidRDefault="00AA1283" w:rsidP="000545E3">
            <w:pPr>
              <w:spacing w:after="0" w:line="360" w:lineRule="auto"/>
              <w:rPr>
                <w:ins w:id="2049" w:author="yamel peraza" w:date="2015-04-27T12:53:00Z"/>
                <w:rFonts w:ascii="Times New Roman" w:eastAsia="Times New Roman" w:hAnsi="Times New Roman" w:cs="Times New Roman"/>
                <w:b/>
                <w:i/>
                <w:sz w:val="24"/>
              </w:rPr>
            </w:pPr>
            <w:ins w:id="2050"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5706BEED" w14:textId="77777777" w:rsidR="00AA1283" w:rsidRPr="00144CDC" w:rsidRDefault="00AA1283" w:rsidP="00AA1283">
            <w:pPr>
              <w:pStyle w:val="ListParagraph"/>
              <w:numPr>
                <w:ilvl w:val="0"/>
                <w:numId w:val="69"/>
              </w:numPr>
              <w:jc w:val="left"/>
              <w:rPr>
                <w:ins w:id="2051" w:author="yamel peraza" w:date="2015-04-27T12:53:00Z"/>
                <w:rFonts w:eastAsiaTheme="minorHAnsi"/>
              </w:rPr>
            </w:pPr>
            <w:ins w:id="2052" w:author="yamel peraza" w:date="2015-04-27T12:53: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“submit”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AA1283" w:rsidRPr="00453CF3" w14:paraId="06B281F2" w14:textId="77777777" w:rsidTr="000545E3">
        <w:trPr>
          <w:trHeight w:val="583"/>
          <w:ins w:id="2053" w:author="yamel peraza" w:date="2015-04-27T12:53:00Z"/>
        </w:trPr>
        <w:tc>
          <w:tcPr>
            <w:tcW w:w="3708" w:type="dxa"/>
            <w:tcMar>
              <w:top w:w="100" w:type="dxa"/>
              <w:left w:w="115" w:type="dxa"/>
              <w:bottom w:w="100" w:type="dxa"/>
              <w:right w:w="115" w:type="dxa"/>
            </w:tcMar>
          </w:tcPr>
          <w:p w14:paraId="3B2A33F6" w14:textId="77777777" w:rsidR="00AA1283" w:rsidRPr="00DE75FA" w:rsidRDefault="00AA1283" w:rsidP="000545E3">
            <w:pPr>
              <w:spacing w:after="0" w:line="360" w:lineRule="auto"/>
              <w:rPr>
                <w:ins w:id="2054" w:author="yamel peraza" w:date="2015-04-27T12:53:00Z"/>
                <w:rFonts w:ascii="Times New Roman" w:hAnsi="Times New Roman" w:cs="Times New Roman"/>
              </w:rPr>
            </w:pPr>
            <w:ins w:id="2055"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184240" w14:textId="77777777" w:rsidR="00AA1283" w:rsidRPr="00453CF3" w:rsidRDefault="00AA1283" w:rsidP="00AA1283">
            <w:pPr>
              <w:pStyle w:val="ListParagraph"/>
              <w:numPr>
                <w:ilvl w:val="0"/>
                <w:numId w:val="69"/>
              </w:numPr>
              <w:jc w:val="left"/>
              <w:rPr>
                <w:ins w:id="2056" w:author="yamel peraza" w:date="2015-04-27T12:53:00Z"/>
                <w:rFonts w:ascii="Times New Roman" w:eastAsiaTheme="minorHAnsi" w:hAnsi="Times New Roman" w:cs="Times New Roman"/>
              </w:rPr>
            </w:pPr>
            <w:ins w:id="2057" w:author="yamel peraza" w:date="2015-04-27T12:53:00Z">
              <w:r>
                <w:rPr>
                  <w:rFonts w:ascii="Times New Roman" w:hAnsi="Times New Roman" w:cs="Times New Roman"/>
                </w:rPr>
                <w:t>Head professor successfully edited an image.</w:t>
              </w:r>
            </w:ins>
          </w:p>
        </w:tc>
      </w:tr>
      <w:tr w:rsidR="00AA1283" w:rsidRPr="003649BE" w14:paraId="2133D8E5" w14:textId="77777777" w:rsidTr="000545E3">
        <w:trPr>
          <w:trHeight w:val="583"/>
          <w:ins w:id="2058" w:author="yamel peraza" w:date="2015-04-27T12:53:00Z"/>
        </w:trPr>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92FDB96" w14:textId="77777777" w:rsidR="00AA1283" w:rsidRPr="00DE75FA" w:rsidRDefault="00AA1283" w:rsidP="000545E3">
            <w:pPr>
              <w:spacing w:after="0" w:line="360" w:lineRule="auto"/>
              <w:rPr>
                <w:ins w:id="2059" w:author="yamel peraza" w:date="2015-04-27T12:53:00Z"/>
                <w:rFonts w:ascii="Times New Roman" w:eastAsia="Times New Roman" w:hAnsi="Times New Roman" w:cs="Times New Roman"/>
                <w:b/>
                <w:i/>
                <w:sz w:val="24"/>
              </w:rPr>
            </w:pPr>
            <w:ins w:id="2060" w:author="yamel peraza" w:date="2015-04-27T12:53:00Z">
              <w:r w:rsidRPr="003649BE">
                <w:rPr>
                  <w:rFonts w:ascii="Times New Roman" w:eastAsia="Times New Roman" w:hAnsi="Times New Roman" w:cs="Times New Roman"/>
                  <w:b/>
                  <w:i/>
                  <w:sz w:val="24"/>
                </w:rPr>
                <w:t>Exceptions</w:t>
              </w:r>
            </w:ins>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C07C597" w14:textId="77777777" w:rsidR="00AA1283" w:rsidRPr="00977CBF" w:rsidRDefault="00AA1283" w:rsidP="00AA1283">
            <w:pPr>
              <w:pStyle w:val="ListParagraph"/>
              <w:numPr>
                <w:ilvl w:val="0"/>
                <w:numId w:val="70"/>
              </w:numPr>
              <w:jc w:val="left"/>
              <w:rPr>
                <w:ins w:id="2061" w:author="yamel peraza" w:date="2015-04-27T12:53:00Z"/>
                <w:rFonts w:ascii="Times New Roman" w:hAnsi="Times New Roman" w:cs="Times New Roman"/>
              </w:rPr>
            </w:pPr>
            <w:ins w:id="2062" w:author="yamel peraza" w:date="2015-04-27T12:53:00Z">
              <w:r w:rsidRPr="003649BE">
                <w:rPr>
                  <w:rFonts w:ascii="Times New Roman" w:hAnsi="Times New Roman" w:cs="Times New Roman"/>
                </w:rPr>
                <w:t xml:space="preserve">If </w:t>
              </w:r>
              <w:r>
                <w:rPr>
                  <w:rFonts w:ascii="Times New Roman" w:hAnsi="Times New Roman" w:cs="Times New Roman"/>
                </w:rPr>
                <w:t>head professor clicks on “Submit” button and input filed is empty. S</w:t>
              </w:r>
              <w:r w:rsidRPr="003649BE">
                <w:rPr>
                  <w:rFonts w:ascii="Times New Roman" w:hAnsi="Times New Roman" w:cs="Times New Roman"/>
                </w:rPr>
                <w:t xml:space="preserve">ystem alerts with an error message. </w:t>
              </w:r>
            </w:ins>
          </w:p>
        </w:tc>
      </w:tr>
    </w:tbl>
    <w:p w14:paraId="5D149504" w14:textId="77777777" w:rsidR="00AA1283" w:rsidRDefault="00AA1283" w:rsidP="00AA1283">
      <w:pPr>
        <w:rPr>
          <w:ins w:id="2063" w:author="yamel peraza" w:date="2015-04-27T12:53:00Z"/>
        </w:rPr>
      </w:pPr>
    </w:p>
    <w:p w14:paraId="79A5B3C2" w14:textId="77777777" w:rsidR="00AA1283" w:rsidRDefault="00AA1283" w:rsidP="00AA1283">
      <w:pPr>
        <w:rPr>
          <w:ins w:id="2064" w:author="yamel peraza" w:date="2015-04-27T12:53:00Z"/>
        </w:rPr>
      </w:pPr>
    </w:p>
    <w:p w14:paraId="64EE1C99" w14:textId="77777777" w:rsidR="00AA1283" w:rsidRDefault="00AA1283" w:rsidP="00AA1283">
      <w:pPr>
        <w:rPr>
          <w:ins w:id="2065" w:author="yamel peraza" w:date="2015-04-27T12:53:00Z"/>
        </w:rPr>
      </w:pPr>
    </w:p>
    <w:p w14:paraId="1DCC14FE" w14:textId="77777777" w:rsidR="00AA1283" w:rsidRDefault="00AA1283" w:rsidP="00AA1283">
      <w:pPr>
        <w:rPr>
          <w:ins w:id="2066" w:author="yamel peraza" w:date="2015-04-27T12:53:00Z"/>
        </w:rPr>
      </w:pPr>
    </w:p>
    <w:p w14:paraId="394E0DF8" w14:textId="77777777" w:rsidR="00AA1283" w:rsidRDefault="00AA1283" w:rsidP="00AA1283">
      <w:pPr>
        <w:rPr>
          <w:ins w:id="2067" w:author="yamel peraza" w:date="2015-04-27T12:53:00Z"/>
        </w:rPr>
      </w:pPr>
    </w:p>
    <w:p w14:paraId="027AB7B1" w14:textId="77777777" w:rsidR="00AA1283" w:rsidRDefault="00AA1283" w:rsidP="00AA1283">
      <w:pPr>
        <w:rPr>
          <w:ins w:id="2068" w:author="yamel peraza" w:date="2015-04-27T12:53:00Z"/>
        </w:rPr>
      </w:pPr>
    </w:p>
    <w:p w14:paraId="38E5B78D" w14:textId="77777777" w:rsidR="00AA1283" w:rsidRDefault="00AA1283" w:rsidP="00AA1283">
      <w:pPr>
        <w:rPr>
          <w:ins w:id="2069" w:author="yamel peraza" w:date="2015-04-27T12:53:00Z"/>
        </w:rPr>
      </w:pPr>
    </w:p>
    <w:p w14:paraId="5FBF632E" w14:textId="77777777" w:rsidR="00AA1283" w:rsidRDefault="00AA1283" w:rsidP="00AA1283">
      <w:pPr>
        <w:rPr>
          <w:ins w:id="2070"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8880384" w14:textId="77777777" w:rsidTr="000545E3">
        <w:trPr>
          <w:ins w:id="2071" w:author="yamel peraza" w:date="2015-04-27T12:53:00Z"/>
        </w:trPr>
        <w:tc>
          <w:tcPr>
            <w:tcW w:w="3708" w:type="dxa"/>
            <w:tcMar>
              <w:top w:w="100" w:type="dxa"/>
              <w:left w:w="115" w:type="dxa"/>
              <w:bottom w:w="100" w:type="dxa"/>
              <w:right w:w="115" w:type="dxa"/>
            </w:tcMar>
          </w:tcPr>
          <w:p w14:paraId="19686BAE" w14:textId="332D2DF2" w:rsidR="00AA1283" w:rsidRPr="00B42D5C" w:rsidRDefault="00AA1283" w:rsidP="000545E3">
            <w:pPr>
              <w:spacing w:after="0" w:line="360" w:lineRule="auto"/>
              <w:rPr>
                <w:ins w:id="2072" w:author="yamel peraza" w:date="2015-04-27T12:53:00Z"/>
                <w:rFonts w:ascii="Times New Roman" w:hAnsi="Times New Roman" w:cs="Times New Roman"/>
                <w:sz w:val="24"/>
                <w:szCs w:val="24"/>
              </w:rPr>
            </w:pPr>
            <w:ins w:id="2073"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(SPW5_1</w:t>
              </w:r>
            </w:ins>
            <w:ins w:id="2074" w:author="yamel peraza" w:date="2015-04-27T17:52:00Z">
              <w:r w:rsidR="00A41E09">
                <w:rPr>
                  <w:rFonts w:ascii="Times New Roman" w:eastAsia="Times New Roman" w:hAnsi="Times New Roman" w:cs="Times New Roman"/>
                  <w:b/>
                  <w:sz w:val="24"/>
                  <w:szCs w:val="24"/>
                </w:rPr>
                <w:t>1</w:t>
              </w:r>
            </w:ins>
            <w:ins w:id="2075" w:author="yamel peraza" w:date="2015-04-27T12:53:00Z">
              <w:r>
                <w:rPr>
                  <w:rFonts w:ascii="Times New Roman" w:eastAsia="Times New Roman" w:hAnsi="Times New Roman" w:cs="Times New Roman"/>
                  <w:b/>
                  <w:sz w:val="24"/>
                  <w:szCs w:val="24"/>
                </w:rPr>
                <w:t>8</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5F7A529" w14:textId="77777777" w:rsidR="00AA1283" w:rsidRPr="00C873EF" w:rsidRDefault="00AA1283">
            <w:pPr>
              <w:pStyle w:val="Heading1"/>
              <w:numPr>
                <w:ilvl w:val="0"/>
                <w:numId w:val="0"/>
              </w:numPr>
              <w:shd w:val="clear" w:color="auto" w:fill="FFFFFF"/>
              <w:spacing w:before="0" w:after="0"/>
              <w:rPr>
                <w:ins w:id="2076" w:author="yamel peraza" w:date="2015-04-27T12:53:00Z"/>
                <w:bCs w:val="0"/>
                <w:color w:val="000000"/>
                <w:szCs w:val="24"/>
              </w:rPr>
              <w:pPrChange w:id="2077" w:author="yamel peraza" w:date="2015-04-27T12:59:00Z">
                <w:pPr>
                  <w:pStyle w:val="Heading1"/>
                  <w:shd w:val="clear" w:color="auto" w:fill="FFFFFF"/>
                  <w:spacing w:before="0" w:after="0"/>
                </w:pPr>
              </w:pPrChange>
            </w:pPr>
            <w:ins w:id="2078" w:author="yamel peraza" w:date="2015-04-27T12:53:00Z">
              <w:r>
                <w:rPr>
                  <w:rStyle w:val="card-name"/>
                  <w:bCs w:val="0"/>
                  <w:color w:val="000000"/>
                  <w:szCs w:val="24"/>
                </w:rPr>
                <w:t>Filter Virtual Machine Requests</w:t>
              </w:r>
            </w:ins>
          </w:p>
        </w:tc>
      </w:tr>
      <w:tr w:rsidR="00AA1283" w:rsidRPr="00DE75FA" w14:paraId="52C67FCD" w14:textId="77777777" w:rsidTr="000545E3">
        <w:trPr>
          <w:ins w:id="2079" w:author="yamel peraza" w:date="2015-04-27T12:53:00Z"/>
        </w:trPr>
        <w:tc>
          <w:tcPr>
            <w:tcW w:w="3708" w:type="dxa"/>
            <w:tcMar>
              <w:top w:w="100" w:type="dxa"/>
              <w:left w:w="115" w:type="dxa"/>
              <w:bottom w:w="100" w:type="dxa"/>
              <w:right w:w="115" w:type="dxa"/>
            </w:tcMar>
          </w:tcPr>
          <w:p w14:paraId="34FBAED4" w14:textId="77777777" w:rsidR="00AA1283" w:rsidRPr="00DE75FA" w:rsidRDefault="00AA1283" w:rsidP="000545E3">
            <w:pPr>
              <w:spacing w:after="0" w:line="360" w:lineRule="auto"/>
              <w:rPr>
                <w:ins w:id="2080" w:author="yamel peraza" w:date="2015-04-27T12:53:00Z"/>
                <w:rFonts w:ascii="Times New Roman" w:hAnsi="Times New Roman" w:cs="Times New Roman"/>
              </w:rPr>
            </w:pPr>
            <w:ins w:id="2081"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366EC69F" w14:textId="77777777" w:rsidR="00AA1283" w:rsidRPr="00DE75FA" w:rsidRDefault="00AA1283" w:rsidP="000545E3">
            <w:pPr>
              <w:spacing w:after="0" w:line="360" w:lineRule="auto"/>
              <w:rPr>
                <w:ins w:id="2082" w:author="yamel peraza" w:date="2015-04-27T12:53:00Z"/>
                <w:rFonts w:ascii="Times New Roman" w:hAnsi="Times New Roman" w:cs="Times New Roman"/>
              </w:rPr>
            </w:pPr>
            <w:ins w:id="2083" w:author="yamel peraza" w:date="2015-04-27T12:53:00Z">
              <w:r>
                <w:rPr>
                  <w:rFonts w:ascii="Times New Roman" w:eastAsia="Times New Roman" w:hAnsi="Times New Roman" w:cs="Times New Roman"/>
                  <w:sz w:val="24"/>
                </w:rPr>
                <w:t>Head professor</w:t>
              </w:r>
            </w:ins>
          </w:p>
        </w:tc>
      </w:tr>
      <w:tr w:rsidR="00AA1283" w:rsidRPr="00C873EF" w14:paraId="4DF45A62" w14:textId="77777777" w:rsidTr="000545E3">
        <w:trPr>
          <w:ins w:id="2084" w:author="yamel peraza" w:date="2015-04-27T12:53:00Z"/>
        </w:trPr>
        <w:tc>
          <w:tcPr>
            <w:tcW w:w="3708" w:type="dxa"/>
            <w:tcMar>
              <w:top w:w="100" w:type="dxa"/>
              <w:left w:w="115" w:type="dxa"/>
              <w:bottom w:w="100" w:type="dxa"/>
              <w:right w:w="115" w:type="dxa"/>
            </w:tcMar>
          </w:tcPr>
          <w:p w14:paraId="2421C499"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085" w:author="yamel peraza" w:date="2015-04-27T12:53:00Z"/>
                <w:rFonts w:ascii="Arial" w:hAnsi="Arial" w:cs="Arial"/>
                <w:color w:val="000000"/>
                <w:sz w:val="21"/>
                <w:szCs w:val="21"/>
              </w:rPr>
            </w:pPr>
            <w:ins w:id="2086"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3E7FF55A" w14:textId="77777777" w:rsidR="00AA1283" w:rsidRPr="00C873EF" w:rsidRDefault="00AA1283" w:rsidP="000545E3">
            <w:pPr>
              <w:shd w:val="clear" w:color="auto" w:fill="FFFFFF"/>
              <w:spacing w:before="75" w:after="75" w:line="294" w:lineRule="atLeast"/>
              <w:jc w:val="left"/>
              <w:rPr>
                <w:ins w:id="2087" w:author="yamel peraza" w:date="2015-04-27T12:53:00Z"/>
                <w:rFonts w:ascii="Arial" w:eastAsia="Times New Roman" w:hAnsi="Arial" w:cs="Arial"/>
                <w:color w:val="000000"/>
                <w:sz w:val="21"/>
                <w:szCs w:val="21"/>
              </w:rPr>
            </w:pPr>
            <w:ins w:id="2088" w:author="yamel peraza" w:date="2015-04-27T12:53:00Z">
              <w:r w:rsidRPr="00AC60E4">
                <w:rPr>
                  <w:rFonts w:ascii="Arial" w:eastAsia="Times New Roman" w:hAnsi="Arial" w:cs="Arial"/>
                  <w:color w:val="000000"/>
                  <w:sz w:val="21"/>
                  <w:szCs w:val="21"/>
                </w:rPr>
                <w:t>As a head professor I wan</w:t>
              </w:r>
              <w:r>
                <w:rPr>
                  <w:rFonts w:ascii="Arial" w:eastAsia="Times New Roman" w:hAnsi="Arial" w:cs="Arial"/>
                  <w:color w:val="000000"/>
                  <w:sz w:val="21"/>
                  <w:szCs w:val="21"/>
                </w:rPr>
                <w:t>t</w:t>
              </w:r>
              <w:r w:rsidRPr="00AC60E4">
                <w:rPr>
                  <w:rFonts w:ascii="Arial" w:eastAsia="Times New Roman" w:hAnsi="Arial" w:cs="Arial"/>
                  <w:color w:val="000000"/>
                  <w:sz w:val="21"/>
                  <w:szCs w:val="21"/>
                </w:rPr>
                <w:t xml:space="preserve"> to be able to filter all virtual machine requests on the system, so I can easily access the information that is of interest to me.</w:t>
              </w:r>
            </w:ins>
          </w:p>
        </w:tc>
      </w:tr>
      <w:tr w:rsidR="00AA1283" w:rsidRPr="002E54BB" w14:paraId="1D87DC92" w14:textId="77777777" w:rsidTr="000545E3">
        <w:trPr>
          <w:ins w:id="2089" w:author="yamel peraza" w:date="2015-04-27T12:53:00Z"/>
        </w:trPr>
        <w:tc>
          <w:tcPr>
            <w:tcW w:w="3708" w:type="dxa"/>
            <w:tcMar>
              <w:top w:w="100" w:type="dxa"/>
              <w:left w:w="115" w:type="dxa"/>
              <w:bottom w:w="100" w:type="dxa"/>
              <w:right w:w="115" w:type="dxa"/>
            </w:tcMar>
          </w:tcPr>
          <w:p w14:paraId="323C2F87" w14:textId="77777777" w:rsidR="00AA1283" w:rsidRDefault="00AA1283" w:rsidP="00AA1283">
            <w:pPr>
              <w:pStyle w:val="NormalWeb"/>
              <w:numPr>
                <w:ilvl w:val="0"/>
                <w:numId w:val="81"/>
              </w:numPr>
              <w:spacing w:before="0" w:beforeAutospacing="0" w:after="150" w:afterAutospacing="0" w:line="294" w:lineRule="atLeast"/>
              <w:ind w:left="150"/>
              <w:jc w:val="left"/>
              <w:rPr>
                <w:ins w:id="2090" w:author="yamel peraza" w:date="2015-04-27T12:53:00Z"/>
                <w:b/>
                <w:i/>
              </w:rPr>
            </w:pPr>
            <w:ins w:id="2091" w:author="yamel peraza" w:date="2015-04-27T12:53:00Z">
              <w:r w:rsidRPr="00DE75FA">
                <w:rPr>
                  <w:b/>
                  <w:i/>
                </w:rPr>
                <w:t>Entry Conditions</w:t>
              </w:r>
            </w:ins>
          </w:p>
        </w:tc>
        <w:tc>
          <w:tcPr>
            <w:tcW w:w="5850" w:type="dxa"/>
            <w:tcMar>
              <w:top w:w="100" w:type="dxa"/>
              <w:left w:w="115" w:type="dxa"/>
              <w:bottom w:w="100" w:type="dxa"/>
              <w:right w:w="115" w:type="dxa"/>
            </w:tcMar>
          </w:tcPr>
          <w:p w14:paraId="49F82449" w14:textId="77777777" w:rsidR="00AA1283" w:rsidRDefault="00AA1283" w:rsidP="00AA1283">
            <w:pPr>
              <w:pStyle w:val="ListParagraph"/>
              <w:numPr>
                <w:ilvl w:val="0"/>
                <w:numId w:val="81"/>
              </w:numPr>
              <w:jc w:val="left"/>
              <w:rPr>
                <w:ins w:id="2092" w:author="yamel peraza" w:date="2015-04-27T12:53:00Z"/>
                <w:rFonts w:eastAsiaTheme="minorHAnsi"/>
              </w:rPr>
            </w:pPr>
            <w:ins w:id="2093" w:author="yamel peraza" w:date="2015-04-27T12:53:00Z">
              <w:r>
                <w:rPr>
                  <w:rFonts w:eastAsiaTheme="minorHAnsi"/>
                </w:rPr>
                <w:t>Head professor is logged in the system.</w:t>
              </w:r>
            </w:ins>
          </w:p>
          <w:p w14:paraId="4F94E0FB" w14:textId="77777777" w:rsidR="00AA1283" w:rsidRPr="002E54BB" w:rsidRDefault="00AA1283" w:rsidP="00AA1283">
            <w:pPr>
              <w:pStyle w:val="ListParagraph"/>
              <w:numPr>
                <w:ilvl w:val="0"/>
                <w:numId w:val="81"/>
              </w:numPr>
              <w:jc w:val="left"/>
              <w:rPr>
                <w:ins w:id="2094" w:author="yamel peraza" w:date="2015-04-27T12:53:00Z"/>
                <w:rFonts w:eastAsiaTheme="minorHAnsi"/>
              </w:rPr>
            </w:pPr>
            <w:ins w:id="2095" w:author="yamel peraza" w:date="2015-04-27T12:53:00Z">
              <w:r>
                <w:rPr>
                  <w:rFonts w:eastAsiaTheme="minorHAnsi"/>
                </w:rPr>
                <w:t>Head professor is in vm_requests2 page.</w:t>
              </w:r>
            </w:ins>
          </w:p>
        </w:tc>
      </w:tr>
      <w:tr w:rsidR="00AA1283" w:rsidRPr="00FB0FF3" w14:paraId="33BBBE24" w14:textId="77777777" w:rsidTr="000545E3">
        <w:trPr>
          <w:ins w:id="2096" w:author="yamel peraza" w:date="2015-04-27T12:53:00Z"/>
        </w:trPr>
        <w:tc>
          <w:tcPr>
            <w:tcW w:w="3708" w:type="dxa"/>
            <w:shd w:val="clear" w:color="auto" w:fill="BDD6EE"/>
            <w:tcMar>
              <w:top w:w="100" w:type="dxa"/>
              <w:left w:w="115" w:type="dxa"/>
              <w:bottom w:w="100" w:type="dxa"/>
              <w:right w:w="115" w:type="dxa"/>
            </w:tcMar>
          </w:tcPr>
          <w:p w14:paraId="00258949" w14:textId="77777777" w:rsidR="00AA1283" w:rsidRPr="00DE75FA" w:rsidRDefault="00AA1283" w:rsidP="000545E3">
            <w:pPr>
              <w:spacing w:after="0" w:line="360" w:lineRule="auto"/>
              <w:rPr>
                <w:ins w:id="2097" w:author="yamel peraza" w:date="2015-04-27T12:53:00Z"/>
                <w:rFonts w:ascii="Times New Roman" w:hAnsi="Times New Roman" w:cs="Times New Roman"/>
              </w:rPr>
            </w:pPr>
            <w:ins w:id="2098"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B106A7F" w14:textId="77777777" w:rsidR="00AA1283" w:rsidRPr="0050199F" w:rsidRDefault="00AA1283" w:rsidP="00AA1283">
            <w:pPr>
              <w:pStyle w:val="ListParagraph"/>
              <w:numPr>
                <w:ilvl w:val="0"/>
                <w:numId w:val="94"/>
              </w:numPr>
              <w:jc w:val="left"/>
              <w:rPr>
                <w:ins w:id="2099" w:author="yamel peraza" w:date="2015-04-27T12:53:00Z"/>
                <w:rFonts w:eastAsiaTheme="minorHAnsi"/>
              </w:rPr>
            </w:pPr>
            <w:ins w:id="2100" w:author="yamel peraza" w:date="2015-04-27T12:53:00Z">
              <w:r w:rsidRPr="0050199F">
                <w:rPr>
                  <w:rFonts w:eastAsiaTheme="minorHAnsi"/>
                </w:rPr>
                <w:t>This use case starts when t</w:t>
              </w:r>
              <w:r>
                <w:rPr>
                  <w:rFonts w:eastAsiaTheme="minorHAnsi"/>
                </w:rPr>
                <w:t>he head professor selects</w:t>
              </w:r>
              <w:r w:rsidRPr="0050199F">
                <w:rPr>
                  <w:rFonts w:eastAsiaTheme="minorHAnsi"/>
                </w:rPr>
                <w:t xml:space="preserve"> one </w:t>
              </w:r>
              <w:r>
                <w:rPr>
                  <w:rFonts w:eastAsiaTheme="minorHAnsi"/>
                </w:rPr>
                <w:t xml:space="preserve">or more </w:t>
              </w:r>
              <w:r w:rsidRPr="0050199F">
                <w:rPr>
                  <w:rFonts w:eastAsiaTheme="minorHAnsi"/>
                </w:rPr>
                <w:t xml:space="preserve">of the available options </w:t>
              </w:r>
              <w:r>
                <w:rPr>
                  <w:rFonts w:eastAsiaTheme="minorHAnsi"/>
                </w:rPr>
                <w:t xml:space="preserve">to filter virtual machine requests, by status, amount of memory RAM, storage, number of VMs </w:t>
              </w:r>
              <w:r w:rsidRPr="0050199F">
                <w:rPr>
                  <w:rFonts w:eastAsiaTheme="minorHAnsi"/>
                </w:rPr>
                <w:t xml:space="preserve">and/or </w:t>
              </w:r>
              <w:r>
                <w:rPr>
                  <w:rFonts w:eastAsiaTheme="minorHAnsi"/>
                </w:rPr>
                <w:t>inputs the full or partial name of a student and a term.</w:t>
              </w:r>
            </w:ins>
          </w:p>
          <w:p w14:paraId="7FD24DB8" w14:textId="77777777" w:rsidR="00AA1283" w:rsidRPr="0050199F" w:rsidRDefault="00AA1283" w:rsidP="00AA1283">
            <w:pPr>
              <w:pStyle w:val="ListParagraph"/>
              <w:numPr>
                <w:ilvl w:val="0"/>
                <w:numId w:val="94"/>
              </w:numPr>
              <w:jc w:val="left"/>
              <w:rPr>
                <w:ins w:id="2101" w:author="yamel peraza" w:date="2015-04-27T12:53:00Z"/>
                <w:rFonts w:eastAsiaTheme="minorHAnsi"/>
              </w:rPr>
            </w:pPr>
            <w:ins w:id="2102" w:author="yamel peraza" w:date="2015-04-27T12:53:00Z">
              <w:r w:rsidRPr="0050199F">
                <w:rPr>
                  <w:rFonts w:eastAsiaTheme="minorHAnsi"/>
                </w:rPr>
                <w:t>System displays the selected filter option.</w:t>
              </w:r>
            </w:ins>
          </w:p>
          <w:p w14:paraId="41FC944A" w14:textId="77777777" w:rsidR="00AA1283" w:rsidRPr="0050199F" w:rsidRDefault="00AA1283" w:rsidP="00AA1283">
            <w:pPr>
              <w:pStyle w:val="ListParagraph"/>
              <w:numPr>
                <w:ilvl w:val="0"/>
                <w:numId w:val="94"/>
              </w:numPr>
              <w:jc w:val="left"/>
              <w:rPr>
                <w:ins w:id="2103" w:author="yamel peraza" w:date="2015-04-27T12:53:00Z"/>
                <w:rFonts w:eastAsiaTheme="minorHAnsi"/>
              </w:rPr>
            </w:pPr>
            <w:ins w:id="2104" w:author="yamel peraza" w:date="2015-04-27T12:53:00Z">
              <w:r w:rsidRPr="0050199F">
                <w:rPr>
                  <w:rFonts w:eastAsiaTheme="minorHAnsi"/>
                </w:rPr>
                <w:t xml:space="preserve">Head professor </w:t>
              </w:r>
              <w:r>
                <w:rPr>
                  <w:rFonts w:eastAsiaTheme="minorHAnsi"/>
                </w:rPr>
                <w:t>hits the enter key</w:t>
              </w:r>
              <w:r w:rsidRPr="0050199F">
                <w:rPr>
                  <w:rFonts w:eastAsiaTheme="minorHAnsi"/>
                </w:rPr>
                <w:t>.</w:t>
              </w:r>
            </w:ins>
          </w:p>
          <w:p w14:paraId="11D1ABE2" w14:textId="77777777" w:rsidR="00AA1283" w:rsidRPr="0050199F" w:rsidRDefault="00AA1283" w:rsidP="00AA1283">
            <w:pPr>
              <w:pStyle w:val="ListParagraph"/>
              <w:numPr>
                <w:ilvl w:val="0"/>
                <w:numId w:val="94"/>
              </w:numPr>
              <w:jc w:val="left"/>
              <w:rPr>
                <w:ins w:id="2105" w:author="yamel peraza" w:date="2015-04-27T12:53:00Z"/>
                <w:rFonts w:eastAsiaTheme="minorHAnsi"/>
              </w:rPr>
            </w:pPr>
            <w:ins w:id="2106" w:author="yamel peraza" w:date="2015-04-27T12:53:00Z">
              <w:r w:rsidRPr="0050199F">
                <w:rPr>
                  <w:rFonts w:eastAsiaTheme="minorHAnsi"/>
                </w:rPr>
                <w:t>System processes request and prompts virtual machine requests a</w:t>
              </w:r>
              <w:r>
                <w:rPr>
                  <w:rFonts w:eastAsiaTheme="minorHAnsi"/>
                </w:rPr>
                <w:t>ccording to the selected filter</w:t>
              </w:r>
              <w:r w:rsidRPr="0050199F">
                <w:rPr>
                  <w:rFonts w:eastAsiaTheme="minorHAnsi"/>
                </w:rPr>
                <w:t xml:space="preserve"> option</w:t>
              </w:r>
              <w:r>
                <w:rPr>
                  <w:rFonts w:eastAsiaTheme="minorHAnsi"/>
                </w:rPr>
                <w:t>s</w:t>
              </w:r>
              <w:r w:rsidRPr="0050199F">
                <w:rPr>
                  <w:rFonts w:eastAsiaTheme="minorHAnsi"/>
                </w:rPr>
                <w:t xml:space="preserve">. </w:t>
              </w:r>
            </w:ins>
          </w:p>
        </w:tc>
      </w:tr>
      <w:tr w:rsidR="00AA1283" w:rsidRPr="00F066EA" w14:paraId="49BC0331" w14:textId="77777777" w:rsidTr="000545E3">
        <w:trPr>
          <w:ins w:id="2107" w:author="yamel peraza" w:date="2015-04-27T12:53:00Z"/>
        </w:trPr>
        <w:tc>
          <w:tcPr>
            <w:tcW w:w="3708" w:type="dxa"/>
            <w:tcMar>
              <w:top w:w="100" w:type="dxa"/>
              <w:left w:w="115" w:type="dxa"/>
              <w:bottom w:w="100" w:type="dxa"/>
              <w:right w:w="115" w:type="dxa"/>
            </w:tcMar>
          </w:tcPr>
          <w:p w14:paraId="447A3808" w14:textId="77777777" w:rsidR="00AA1283" w:rsidRPr="00DE75FA" w:rsidRDefault="00AA1283" w:rsidP="000545E3">
            <w:pPr>
              <w:spacing w:after="0" w:line="360" w:lineRule="auto"/>
              <w:rPr>
                <w:ins w:id="2108" w:author="yamel peraza" w:date="2015-04-27T12:53:00Z"/>
                <w:rFonts w:ascii="Times New Roman" w:hAnsi="Times New Roman" w:cs="Times New Roman"/>
              </w:rPr>
            </w:pPr>
            <w:ins w:id="2109"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FC4534A" w14:textId="77777777" w:rsidR="00AA1283" w:rsidRPr="00AC60E4" w:rsidRDefault="00AA1283" w:rsidP="00AA1283">
            <w:pPr>
              <w:pStyle w:val="ListParagraph"/>
              <w:numPr>
                <w:ilvl w:val="0"/>
                <w:numId w:val="70"/>
              </w:numPr>
              <w:spacing w:line="256" w:lineRule="auto"/>
              <w:jc w:val="left"/>
              <w:rPr>
                <w:ins w:id="2110" w:author="yamel peraza" w:date="2015-04-27T12:53:00Z"/>
                <w:rFonts w:ascii="Times New Roman" w:eastAsiaTheme="minorHAnsi" w:hAnsi="Times New Roman" w:cs="Times New Roman"/>
              </w:rPr>
            </w:pPr>
            <w:ins w:id="2111" w:author="yamel peraza" w:date="2015-04-27T12:53:00Z">
              <w:r>
                <w:rPr>
                  <w:rFonts w:eastAsiaTheme="minorHAnsi"/>
                </w:rPr>
                <w:t xml:space="preserve">{From step 1} </w:t>
              </w:r>
              <w:r>
                <w:rPr>
                  <w:rFonts w:ascii="Times New Roman" w:eastAsiaTheme="minorHAnsi" w:hAnsi="Times New Roman" w:cs="Times New Roman"/>
                </w:rPr>
                <w:t>Head professor enters on the input fields the full or partial name of an image, student name, term and hits the enter key. System processes request and prompts all images that matched the search criteria.</w:t>
              </w:r>
            </w:ins>
          </w:p>
        </w:tc>
      </w:tr>
      <w:tr w:rsidR="00AA1283" w:rsidRPr="00453CF3" w14:paraId="6B2F62A7" w14:textId="77777777" w:rsidTr="000545E3">
        <w:trPr>
          <w:trHeight w:val="583"/>
          <w:ins w:id="2112" w:author="yamel peraza" w:date="2015-04-27T12:53:00Z"/>
        </w:trPr>
        <w:tc>
          <w:tcPr>
            <w:tcW w:w="3708" w:type="dxa"/>
            <w:tcMar>
              <w:top w:w="100" w:type="dxa"/>
              <w:left w:w="115" w:type="dxa"/>
              <w:bottom w:w="100" w:type="dxa"/>
              <w:right w:w="115" w:type="dxa"/>
            </w:tcMar>
          </w:tcPr>
          <w:p w14:paraId="4CD34950" w14:textId="77777777" w:rsidR="00AA1283" w:rsidRPr="00DE75FA" w:rsidRDefault="00AA1283" w:rsidP="000545E3">
            <w:pPr>
              <w:spacing w:after="0" w:line="360" w:lineRule="auto"/>
              <w:rPr>
                <w:ins w:id="2113" w:author="yamel peraza" w:date="2015-04-27T12:53:00Z"/>
                <w:rFonts w:ascii="Times New Roman" w:hAnsi="Times New Roman" w:cs="Times New Roman"/>
              </w:rPr>
            </w:pPr>
            <w:ins w:id="2114"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0B06C16" w14:textId="77777777" w:rsidR="00AA1283" w:rsidRPr="00453CF3" w:rsidRDefault="00AA1283" w:rsidP="00AA1283">
            <w:pPr>
              <w:pStyle w:val="ListParagraph"/>
              <w:numPr>
                <w:ilvl w:val="0"/>
                <w:numId w:val="69"/>
              </w:numPr>
              <w:jc w:val="left"/>
              <w:rPr>
                <w:ins w:id="2115" w:author="yamel peraza" w:date="2015-04-27T12:53:00Z"/>
                <w:rFonts w:ascii="Times New Roman" w:eastAsiaTheme="minorHAnsi" w:hAnsi="Times New Roman" w:cs="Times New Roman"/>
              </w:rPr>
            </w:pPr>
            <w:ins w:id="2116" w:author="yamel peraza" w:date="2015-04-27T12:53:00Z">
              <w:r>
                <w:rPr>
                  <w:rFonts w:ascii="Times New Roman" w:hAnsi="Times New Roman" w:cs="Times New Roman"/>
                </w:rPr>
                <w:t>Head professor successfully filtered virtual machine requests.</w:t>
              </w:r>
            </w:ins>
          </w:p>
        </w:tc>
      </w:tr>
    </w:tbl>
    <w:p w14:paraId="13E898A2" w14:textId="77777777" w:rsidR="00AA1283" w:rsidRDefault="00AA1283" w:rsidP="00AA1283">
      <w:pPr>
        <w:rPr>
          <w:ins w:id="2117" w:author="yamel peraza" w:date="2015-04-27T12:53:00Z"/>
        </w:rPr>
      </w:pPr>
    </w:p>
    <w:p w14:paraId="5D342AFC" w14:textId="77777777" w:rsidR="00AA1283" w:rsidRDefault="00AA1283" w:rsidP="00AA1283">
      <w:pPr>
        <w:rPr>
          <w:ins w:id="2118"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789235F" w14:textId="77777777" w:rsidTr="000545E3">
        <w:trPr>
          <w:ins w:id="2119" w:author="yamel peraza" w:date="2015-04-27T12:53:00Z"/>
        </w:trPr>
        <w:tc>
          <w:tcPr>
            <w:tcW w:w="3708" w:type="dxa"/>
            <w:tcMar>
              <w:top w:w="100" w:type="dxa"/>
              <w:left w:w="115" w:type="dxa"/>
              <w:bottom w:w="100" w:type="dxa"/>
              <w:right w:w="115" w:type="dxa"/>
            </w:tcMar>
          </w:tcPr>
          <w:p w14:paraId="3561DEDD" w14:textId="6748613F" w:rsidR="00AA1283" w:rsidRPr="00B42D5C" w:rsidRDefault="00AA1283" w:rsidP="000545E3">
            <w:pPr>
              <w:spacing w:after="0" w:line="360" w:lineRule="auto"/>
              <w:rPr>
                <w:ins w:id="2120" w:author="yamel peraza" w:date="2015-04-27T12:53:00Z"/>
                <w:rFonts w:ascii="Times New Roman" w:hAnsi="Times New Roman" w:cs="Times New Roman"/>
                <w:sz w:val="24"/>
                <w:szCs w:val="24"/>
              </w:rPr>
            </w:pPr>
            <w:ins w:id="2121"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ins>
            <w:ins w:id="2122" w:author="yamel peraza" w:date="2015-04-27T12:59:00Z">
              <w:r>
                <w:rPr>
                  <w:rFonts w:ascii="Times New Roman" w:eastAsia="Times New Roman" w:hAnsi="Times New Roman" w:cs="Times New Roman"/>
                  <w:b/>
                  <w:sz w:val="24"/>
                  <w:szCs w:val="24"/>
                </w:rPr>
                <w:t>1</w:t>
              </w:r>
            </w:ins>
            <w:ins w:id="2123" w:author="yamel peraza" w:date="2015-04-27T17:52:00Z">
              <w:r w:rsidR="00A41E09">
                <w:rPr>
                  <w:rFonts w:ascii="Times New Roman" w:eastAsia="Times New Roman" w:hAnsi="Times New Roman" w:cs="Times New Roman"/>
                  <w:b/>
                  <w:sz w:val="24"/>
                  <w:szCs w:val="24"/>
                </w:rPr>
                <w:t>1</w:t>
              </w:r>
            </w:ins>
            <w:ins w:id="2124" w:author="yamel peraza" w:date="2015-04-27T12:59:00Z">
              <w:r>
                <w:rPr>
                  <w:rFonts w:ascii="Times New Roman" w:eastAsia="Times New Roman" w:hAnsi="Times New Roman" w:cs="Times New Roman"/>
                  <w:b/>
                  <w:sz w:val="24"/>
                  <w:szCs w:val="24"/>
                </w:rPr>
                <w:t>9</w:t>
              </w:r>
            </w:ins>
            <w:ins w:id="2125"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6AF8B8C" w14:textId="77777777" w:rsidR="00AA1283" w:rsidRPr="00C873EF" w:rsidRDefault="00AA1283">
            <w:pPr>
              <w:pStyle w:val="Heading1"/>
              <w:numPr>
                <w:ilvl w:val="0"/>
                <w:numId w:val="0"/>
              </w:numPr>
              <w:shd w:val="clear" w:color="auto" w:fill="FFFFFF"/>
              <w:spacing w:before="0" w:after="0"/>
              <w:rPr>
                <w:ins w:id="2126" w:author="yamel peraza" w:date="2015-04-27T12:53:00Z"/>
                <w:bCs w:val="0"/>
                <w:color w:val="000000"/>
                <w:szCs w:val="24"/>
              </w:rPr>
              <w:pPrChange w:id="2127" w:author="yamel peraza" w:date="2015-04-27T12:59:00Z">
                <w:pPr>
                  <w:pStyle w:val="Heading1"/>
                  <w:shd w:val="clear" w:color="auto" w:fill="FFFFFF"/>
                  <w:spacing w:before="0" w:after="0"/>
                </w:pPr>
              </w:pPrChange>
            </w:pPr>
            <w:ins w:id="2128" w:author="yamel peraza" w:date="2015-04-27T12:53:00Z">
              <w:r>
                <w:rPr>
                  <w:rStyle w:val="card-name"/>
                  <w:bCs w:val="0"/>
                  <w:color w:val="000000"/>
                  <w:szCs w:val="24"/>
                </w:rPr>
                <w:t xml:space="preserve">Delete Virtual Machine Request </w:t>
              </w:r>
            </w:ins>
          </w:p>
        </w:tc>
      </w:tr>
      <w:tr w:rsidR="00AA1283" w:rsidRPr="00DE75FA" w14:paraId="2682A351" w14:textId="77777777" w:rsidTr="000545E3">
        <w:trPr>
          <w:ins w:id="2129" w:author="yamel peraza" w:date="2015-04-27T12:53:00Z"/>
        </w:trPr>
        <w:tc>
          <w:tcPr>
            <w:tcW w:w="3708" w:type="dxa"/>
            <w:tcMar>
              <w:top w:w="100" w:type="dxa"/>
              <w:left w:w="115" w:type="dxa"/>
              <w:bottom w:w="100" w:type="dxa"/>
              <w:right w:w="115" w:type="dxa"/>
            </w:tcMar>
          </w:tcPr>
          <w:p w14:paraId="031EBF1E" w14:textId="77777777" w:rsidR="00AA1283" w:rsidRPr="00DE75FA" w:rsidRDefault="00AA1283" w:rsidP="000545E3">
            <w:pPr>
              <w:spacing w:after="0" w:line="360" w:lineRule="auto"/>
              <w:rPr>
                <w:ins w:id="2130" w:author="yamel peraza" w:date="2015-04-27T12:53:00Z"/>
                <w:rFonts w:ascii="Times New Roman" w:hAnsi="Times New Roman" w:cs="Times New Roman"/>
              </w:rPr>
            </w:pPr>
            <w:ins w:id="2131"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D969FF0" w14:textId="77777777" w:rsidR="00AA1283" w:rsidRPr="00DE75FA" w:rsidRDefault="00AA1283" w:rsidP="000545E3">
            <w:pPr>
              <w:spacing w:after="0" w:line="360" w:lineRule="auto"/>
              <w:rPr>
                <w:ins w:id="2132" w:author="yamel peraza" w:date="2015-04-27T12:53:00Z"/>
                <w:rFonts w:ascii="Times New Roman" w:hAnsi="Times New Roman" w:cs="Times New Roman"/>
              </w:rPr>
            </w:pPr>
            <w:ins w:id="2133" w:author="yamel peraza" w:date="2015-04-27T12:53:00Z">
              <w:r>
                <w:rPr>
                  <w:rFonts w:ascii="Times New Roman" w:eastAsia="Times New Roman" w:hAnsi="Times New Roman" w:cs="Times New Roman"/>
                  <w:sz w:val="24"/>
                </w:rPr>
                <w:t>Head professor</w:t>
              </w:r>
            </w:ins>
          </w:p>
        </w:tc>
      </w:tr>
      <w:tr w:rsidR="00AA1283" w:rsidRPr="00C873EF" w14:paraId="4F657D89" w14:textId="77777777" w:rsidTr="000545E3">
        <w:trPr>
          <w:ins w:id="2134" w:author="yamel peraza" w:date="2015-04-27T12:53:00Z"/>
        </w:trPr>
        <w:tc>
          <w:tcPr>
            <w:tcW w:w="3708" w:type="dxa"/>
            <w:tcMar>
              <w:top w:w="100" w:type="dxa"/>
              <w:left w:w="115" w:type="dxa"/>
              <w:bottom w:w="100" w:type="dxa"/>
              <w:right w:w="115" w:type="dxa"/>
            </w:tcMar>
          </w:tcPr>
          <w:p w14:paraId="7CC01ED5"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135" w:author="yamel peraza" w:date="2015-04-27T12:53:00Z"/>
                <w:rFonts w:ascii="Arial" w:hAnsi="Arial" w:cs="Arial"/>
                <w:color w:val="000000"/>
                <w:sz w:val="21"/>
                <w:szCs w:val="21"/>
              </w:rPr>
            </w:pPr>
            <w:ins w:id="2136" w:author="yamel peraza" w:date="2015-04-27T12:53:00Z">
              <w:r>
                <w:rPr>
                  <w:b/>
                  <w:i/>
                </w:rPr>
                <w:t xml:space="preserve">User Story </w:t>
              </w:r>
              <w:r>
                <w:rPr>
                  <w:b/>
                </w:rPr>
                <w:t>#412</w:t>
              </w:r>
            </w:ins>
          </w:p>
        </w:tc>
        <w:tc>
          <w:tcPr>
            <w:tcW w:w="5850" w:type="dxa"/>
            <w:tcMar>
              <w:top w:w="100" w:type="dxa"/>
              <w:left w:w="115" w:type="dxa"/>
              <w:bottom w:w="100" w:type="dxa"/>
              <w:right w:w="115" w:type="dxa"/>
            </w:tcMar>
          </w:tcPr>
          <w:p w14:paraId="716BCB5C" w14:textId="77777777" w:rsidR="00AA1283" w:rsidRPr="00C873EF" w:rsidRDefault="00AA1283" w:rsidP="000545E3">
            <w:pPr>
              <w:shd w:val="clear" w:color="auto" w:fill="FFFFFF"/>
              <w:spacing w:before="75" w:after="75" w:line="294" w:lineRule="atLeast"/>
              <w:jc w:val="left"/>
              <w:rPr>
                <w:ins w:id="2137" w:author="yamel peraza" w:date="2015-04-27T12:53:00Z"/>
                <w:rFonts w:ascii="Arial" w:eastAsia="Times New Roman" w:hAnsi="Arial" w:cs="Arial"/>
                <w:color w:val="000000"/>
                <w:sz w:val="21"/>
                <w:szCs w:val="21"/>
              </w:rPr>
            </w:pPr>
            <w:ins w:id="2138" w:author="yamel peraza" w:date="2015-04-27T12:53:00Z">
              <w:r w:rsidRPr="0015451D">
                <w:rPr>
                  <w:rFonts w:ascii="Arial" w:eastAsia="Times New Roman" w:hAnsi="Arial" w:cs="Arial"/>
                  <w:color w:val="000000"/>
                  <w:sz w:val="21"/>
                  <w:szCs w:val="21"/>
                </w:rPr>
                <w:t>As a head professor I want to be able to delete a virtual machine request from the system,</w:t>
              </w:r>
              <w:r>
                <w:rPr>
                  <w:rFonts w:ascii="Arial" w:eastAsia="Times New Roman" w:hAnsi="Arial" w:cs="Arial"/>
                  <w:color w:val="000000"/>
                  <w:sz w:val="21"/>
                  <w:szCs w:val="21"/>
                </w:rPr>
                <w:t xml:space="preserve"> so virtual machine requests</w:t>
              </w:r>
              <w:r w:rsidRPr="0015451D">
                <w:rPr>
                  <w:rFonts w:ascii="Arial" w:eastAsia="Times New Roman" w:hAnsi="Arial" w:cs="Arial"/>
                  <w:color w:val="000000"/>
                  <w:sz w:val="21"/>
                  <w:szCs w:val="21"/>
                </w:rPr>
                <w:t> that are no longer needed can be removed.</w:t>
              </w:r>
            </w:ins>
          </w:p>
        </w:tc>
      </w:tr>
      <w:tr w:rsidR="00AA1283" w:rsidRPr="002E54BB" w14:paraId="5E8106FD" w14:textId="77777777" w:rsidTr="000545E3">
        <w:trPr>
          <w:ins w:id="2139" w:author="yamel peraza" w:date="2015-04-27T12:53:00Z"/>
        </w:trPr>
        <w:tc>
          <w:tcPr>
            <w:tcW w:w="3708" w:type="dxa"/>
            <w:tcMar>
              <w:top w:w="100" w:type="dxa"/>
              <w:left w:w="115" w:type="dxa"/>
              <w:bottom w:w="100" w:type="dxa"/>
              <w:right w:w="115" w:type="dxa"/>
            </w:tcMar>
          </w:tcPr>
          <w:p w14:paraId="038DC704" w14:textId="77777777" w:rsidR="00AA1283" w:rsidRDefault="00AA1283" w:rsidP="00AA1283">
            <w:pPr>
              <w:pStyle w:val="NormalWeb"/>
              <w:numPr>
                <w:ilvl w:val="0"/>
                <w:numId w:val="81"/>
              </w:numPr>
              <w:spacing w:before="0" w:beforeAutospacing="0" w:after="150" w:afterAutospacing="0" w:line="294" w:lineRule="atLeast"/>
              <w:ind w:left="150"/>
              <w:jc w:val="left"/>
              <w:rPr>
                <w:ins w:id="2140" w:author="yamel peraza" w:date="2015-04-27T12:53:00Z"/>
                <w:b/>
                <w:i/>
              </w:rPr>
            </w:pPr>
            <w:ins w:id="2141" w:author="yamel peraza" w:date="2015-04-27T12:53:00Z">
              <w:r w:rsidRPr="00DE75FA">
                <w:rPr>
                  <w:b/>
                  <w:i/>
                </w:rPr>
                <w:t>Entry Conditions</w:t>
              </w:r>
            </w:ins>
          </w:p>
        </w:tc>
        <w:tc>
          <w:tcPr>
            <w:tcW w:w="5850" w:type="dxa"/>
            <w:tcMar>
              <w:top w:w="100" w:type="dxa"/>
              <w:left w:w="115" w:type="dxa"/>
              <w:bottom w:w="100" w:type="dxa"/>
              <w:right w:w="115" w:type="dxa"/>
            </w:tcMar>
          </w:tcPr>
          <w:p w14:paraId="71189A8C" w14:textId="77777777" w:rsidR="00AA1283" w:rsidRDefault="00AA1283" w:rsidP="00AA1283">
            <w:pPr>
              <w:pStyle w:val="ListParagraph"/>
              <w:numPr>
                <w:ilvl w:val="0"/>
                <w:numId w:val="81"/>
              </w:numPr>
              <w:jc w:val="left"/>
              <w:rPr>
                <w:ins w:id="2142" w:author="yamel peraza" w:date="2015-04-27T12:53:00Z"/>
                <w:rFonts w:eastAsiaTheme="minorHAnsi"/>
              </w:rPr>
            </w:pPr>
            <w:ins w:id="2143" w:author="yamel peraza" w:date="2015-04-27T12:53:00Z">
              <w:r>
                <w:rPr>
                  <w:rFonts w:eastAsiaTheme="minorHAnsi"/>
                </w:rPr>
                <w:t>Head professor is logged in the system.</w:t>
              </w:r>
            </w:ins>
          </w:p>
          <w:p w14:paraId="57EDF29B" w14:textId="77777777" w:rsidR="00AA1283" w:rsidRPr="002E54BB" w:rsidRDefault="00AA1283" w:rsidP="00AA1283">
            <w:pPr>
              <w:pStyle w:val="ListParagraph"/>
              <w:numPr>
                <w:ilvl w:val="0"/>
                <w:numId w:val="81"/>
              </w:numPr>
              <w:jc w:val="left"/>
              <w:rPr>
                <w:ins w:id="2144" w:author="yamel peraza" w:date="2015-04-27T12:53:00Z"/>
                <w:rFonts w:eastAsiaTheme="minorHAnsi"/>
              </w:rPr>
            </w:pPr>
            <w:ins w:id="2145" w:author="yamel peraza" w:date="2015-04-27T12:53:00Z">
              <w:r>
                <w:rPr>
                  <w:rFonts w:eastAsiaTheme="minorHAnsi"/>
                </w:rPr>
                <w:t>Head professor is in vm_requests2 page.</w:t>
              </w:r>
            </w:ins>
          </w:p>
        </w:tc>
      </w:tr>
      <w:tr w:rsidR="00AA1283" w:rsidRPr="004B67C8" w14:paraId="1EC61FF7" w14:textId="77777777" w:rsidTr="000545E3">
        <w:trPr>
          <w:ins w:id="2146" w:author="yamel peraza" w:date="2015-04-27T12:53:00Z"/>
        </w:trPr>
        <w:tc>
          <w:tcPr>
            <w:tcW w:w="3708" w:type="dxa"/>
            <w:shd w:val="clear" w:color="auto" w:fill="BDD6EE"/>
            <w:tcMar>
              <w:top w:w="100" w:type="dxa"/>
              <w:left w:w="115" w:type="dxa"/>
              <w:bottom w:w="100" w:type="dxa"/>
              <w:right w:w="115" w:type="dxa"/>
            </w:tcMar>
          </w:tcPr>
          <w:p w14:paraId="16F5FA38" w14:textId="77777777" w:rsidR="00AA1283" w:rsidRPr="00DE75FA" w:rsidRDefault="00AA1283" w:rsidP="000545E3">
            <w:pPr>
              <w:spacing w:after="0" w:line="360" w:lineRule="auto"/>
              <w:rPr>
                <w:ins w:id="2147" w:author="yamel peraza" w:date="2015-04-27T12:53:00Z"/>
                <w:rFonts w:ascii="Times New Roman" w:hAnsi="Times New Roman" w:cs="Times New Roman"/>
              </w:rPr>
            </w:pPr>
            <w:ins w:id="2148"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758CF5CE" w14:textId="77777777" w:rsidR="00AA1283" w:rsidRPr="0015451D" w:rsidRDefault="00AA1283" w:rsidP="00AA1283">
            <w:pPr>
              <w:pStyle w:val="ListParagraph"/>
              <w:numPr>
                <w:ilvl w:val="0"/>
                <w:numId w:val="96"/>
              </w:numPr>
              <w:jc w:val="left"/>
              <w:rPr>
                <w:ins w:id="2149" w:author="yamel peraza" w:date="2015-04-27T12:53:00Z"/>
                <w:rFonts w:eastAsiaTheme="minorHAnsi"/>
              </w:rPr>
            </w:pPr>
            <w:ins w:id="2150" w:author="yamel peraza" w:date="2015-04-27T12:53:00Z">
              <w:r w:rsidRPr="0015451D">
                <w:rPr>
                  <w:rFonts w:eastAsiaTheme="minorHAnsi"/>
                </w:rPr>
                <w:t>This use case starts when the head professor clicks on an existing</w:t>
              </w:r>
              <w:r>
                <w:rPr>
                  <w:rFonts w:eastAsiaTheme="minorHAnsi"/>
                </w:rPr>
                <w:t xml:space="preserve"> “delete”</w:t>
              </w:r>
              <w:r w:rsidRPr="0015451D">
                <w:rPr>
                  <w:rFonts w:eastAsiaTheme="minorHAnsi"/>
                </w:rPr>
                <w:t xml:space="preserve"> link/button in vm_requests</w:t>
              </w:r>
              <w:r>
                <w:rPr>
                  <w:rFonts w:eastAsiaTheme="minorHAnsi"/>
                </w:rPr>
                <w:t>2</w:t>
              </w:r>
              <w:r w:rsidRPr="0015451D">
                <w:rPr>
                  <w:rFonts w:eastAsiaTheme="minorHAnsi"/>
                </w:rPr>
                <w:t xml:space="preserve"> page.</w:t>
              </w:r>
            </w:ins>
          </w:p>
          <w:p w14:paraId="3BBEDA45" w14:textId="77777777" w:rsidR="00AA1283" w:rsidRPr="0015451D" w:rsidRDefault="00AA1283" w:rsidP="00AA1283">
            <w:pPr>
              <w:pStyle w:val="ListParagraph"/>
              <w:numPr>
                <w:ilvl w:val="0"/>
                <w:numId w:val="96"/>
              </w:numPr>
              <w:jc w:val="left"/>
              <w:rPr>
                <w:ins w:id="2151" w:author="yamel peraza" w:date="2015-04-27T12:53:00Z"/>
                <w:rFonts w:eastAsiaTheme="minorHAnsi"/>
              </w:rPr>
            </w:pPr>
            <w:ins w:id="2152" w:author="yamel peraza" w:date="2015-04-27T12:53:00Z">
              <w:r w:rsidRPr="0015451D">
                <w:rPr>
                  <w:rFonts w:eastAsiaTheme="minorHAnsi"/>
                </w:rPr>
                <w:t>System prompts confirmation message for deletion.</w:t>
              </w:r>
            </w:ins>
          </w:p>
          <w:p w14:paraId="23C85B6A" w14:textId="77777777" w:rsidR="00AA1283" w:rsidRPr="0015451D" w:rsidRDefault="00AA1283" w:rsidP="00AA1283">
            <w:pPr>
              <w:pStyle w:val="ListParagraph"/>
              <w:numPr>
                <w:ilvl w:val="0"/>
                <w:numId w:val="96"/>
              </w:numPr>
              <w:jc w:val="left"/>
              <w:rPr>
                <w:ins w:id="2153" w:author="yamel peraza" w:date="2015-04-27T12:53:00Z"/>
                <w:rFonts w:eastAsiaTheme="minorHAnsi"/>
              </w:rPr>
            </w:pPr>
            <w:ins w:id="2154" w:author="yamel peraza" w:date="2015-04-27T12:53:00Z">
              <w:r w:rsidRPr="0015451D">
                <w:rPr>
                  <w:rFonts w:eastAsiaTheme="minorHAnsi"/>
                </w:rPr>
                <w:t>Head professor clicks on “okay” button.</w:t>
              </w:r>
            </w:ins>
          </w:p>
          <w:p w14:paraId="5867BCE2" w14:textId="77777777" w:rsidR="00AA1283" w:rsidRPr="0015451D" w:rsidRDefault="00AA1283" w:rsidP="00AA1283">
            <w:pPr>
              <w:pStyle w:val="ListParagraph"/>
              <w:numPr>
                <w:ilvl w:val="0"/>
                <w:numId w:val="96"/>
              </w:numPr>
              <w:jc w:val="left"/>
              <w:rPr>
                <w:ins w:id="2155" w:author="yamel peraza" w:date="2015-04-27T12:53:00Z"/>
                <w:rFonts w:eastAsiaTheme="minorHAnsi"/>
              </w:rPr>
            </w:pPr>
            <w:ins w:id="2156" w:author="yamel peraza" w:date="2015-04-27T12:53:00Z">
              <w:r w:rsidRPr="0015451D">
                <w:rPr>
                  <w:rFonts w:eastAsiaTheme="minorHAnsi"/>
                </w:rPr>
                <w:t xml:space="preserve">System collects virtual machine request’s information, processes delete request and prompts success message. </w:t>
              </w:r>
            </w:ins>
          </w:p>
        </w:tc>
      </w:tr>
      <w:tr w:rsidR="00AA1283" w:rsidRPr="00144CDC" w14:paraId="003FC325" w14:textId="77777777" w:rsidTr="000545E3">
        <w:trPr>
          <w:ins w:id="2157" w:author="yamel peraza" w:date="2015-04-27T12:53:00Z"/>
        </w:trPr>
        <w:tc>
          <w:tcPr>
            <w:tcW w:w="3708" w:type="dxa"/>
            <w:shd w:val="clear" w:color="auto" w:fill="auto"/>
            <w:tcMar>
              <w:top w:w="100" w:type="dxa"/>
              <w:left w:w="115" w:type="dxa"/>
              <w:bottom w:w="100" w:type="dxa"/>
              <w:right w:w="115" w:type="dxa"/>
            </w:tcMar>
          </w:tcPr>
          <w:p w14:paraId="31C515DB" w14:textId="77777777" w:rsidR="00AA1283" w:rsidRPr="00DE75FA" w:rsidRDefault="00AA1283" w:rsidP="000545E3">
            <w:pPr>
              <w:spacing w:after="0" w:line="360" w:lineRule="auto"/>
              <w:rPr>
                <w:ins w:id="2158" w:author="yamel peraza" w:date="2015-04-27T12:53:00Z"/>
                <w:rFonts w:ascii="Times New Roman" w:eastAsia="Times New Roman" w:hAnsi="Times New Roman" w:cs="Times New Roman"/>
                <w:b/>
                <w:i/>
                <w:sz w:val="24"/>
              </w:rPr>
            </w:pPr>
            <w:ins w:id="2159"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70E44534" w14:textId="77777777" w:rsidR="00AA1283" w:rsidRPr="00144CDC" w:rsidRDefault="00AA1283" w:rsidP="00AA1283">
            <w:pPr>
              <w:pStyle w:val="ListParagraph"/>
              <w:numPr>
                <w:ilvl w:val="0"/>
                <w:numId w:val="69"/>
              </w:numPr>
              <w:jc w:val="left"/>
              <w:rPr>
                <w:ins w:id="2160" w:author="yamel peraza" w:date="2015-04-27T12:53:00Z"/>
                <w:rFonts w:eastAsiaTheme="minorHAnsi"/>
              </w:rPr>
            </w:pPr>
            <w:ins w:id="2161" w:author="yamel peraza" w:date="2015-04-27T12:53:00Z">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ins>
          </w:p>
        </w:tc>
      </w:tr>
      <w:tr w:rsidR="00AA1283" w:rsidRPr="00453CF3" w14:paraId="556FD6B7" w14:textId="77777777" w:rsidTr="000545E3">
        <w:trPr>
          <w:trHeight w:val="583"/>
          <w:ins w:id="2162" w:author="yamel peraza" w:date="2015-04-27T12:53:00Z"/>
        </w:trPr>
        <w:tc>
          <w:tcPr>
            <w:tcW w:w="3708" w:type="dxa"/>
            <w:tcMar>
              <w:top w:w="100" w:type="dxa"/>
              <w:left w:w="115" w:type="dxa"/>
              <w:bottom w:w="100" w:type="dxa"/>
              <w:right w:w="115" w:type="dxa"/>
            </w:tcMar>
          </w:tcPr>
          <w:p w14:paraId="292E219C" w14:textId="77777777" w:rsidR="00AA1283" w:rsidRPr="00DE75FA" w:rsidRDefault="00AA1283" w:rsidP="000545E3">
            <w:pPr>
              <w:spacing w:after="0" w:line="360" w:lineRule="auto"/>
              <w:rPr>
                <w:ins w:id="2163" w:author="yamel peraza" w:date="2015-04-27T12:53:00Z"/>
                <w:rFonts w:ascii="Times New Roman" w:hAnsi="Times New Roman" w:cs="Times New Roman"/>
              </w:rPr>
            </w:pPr>
            <w:ins w:id="2164"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9CC15DE" w14:textId="77777777" w:rsidR="00AA1283" w:rsidRPr="00453CF3" w:rsidRDefault="00AA1283" w:rsidP="00AA1283">
            <w:pPr>
              <w:pStyle w:val="ListParagraph"/>
              <w:numPr>
                <w:ilvl w:val="0"/>
                <w:numId w:val="69"/>
              </w:numPr>
              <w:jc w:val="left"/>
              <w:rPr>
                <w:ins w:id="2165" w:author="yamel peraza" w:date="2015-04-27T12:53:00Z"/>
                <w:rFonts w:ascii="Times New Roman" w:eastAsiaTheme="minorHAnsi" w:hAnsi="Times New Roman" w:cs="Times New Roman"/>
              </w:rPr>
            </w:pPr>
            <w:ins w:id="2166" w:author="yamel peraza" w:date="2015-04-27T12:53:00Z">
              <w:r>
                <w:rPr>
                  <w:rFonts w:ascii="Times New Roman" w:hAnsi="Times New Roman" w:cs="Times New Roman"/>
                </w:rPr>
                <w:t>Head professor successfully deleted a virtual machine request.</w:t>
              </w:r>
            </w:ins>
          </w:p>
        </w:tc>
      </w:tr>
    </w:tbl>
    <w:p w14:paraId="3E8D07FE" w14:textId="77777777" w:rsidR="00AA1283" w:rsidRDefault="00AA1283" w:rsidP="00AA1283">
      <w:pPr>
        <w:rPr>
          <w:ins w:id="2167" w:author="yamel peraza" w:date="2015-04-27T12:53:00Z"/>
        </w:rPr>
      </w:pPr>
    </w:p>
    <w:p w14:paraId="43786920" w14:textId="77777777" w:rsidR="00AA1283" w:rsidRDefault="00AA1283" w:rsidP="00AA1283">
      <w:pPr>
        <w:rPr>
          <w:ins w:id="2168" w:author="yamel peraza" w:date="2015-04-27T12:53:00Z"/>
        </w:rPr>
      </w:pPr>
    </w:p>
    <w:p w14:paraId="3C9CACF7" w14:textId="77777777" w:rsidR="007F5506" w:rsidRDefault="007F5506" w:rsidP="00900A1E">
      <w:pPr>
        <w:rPr>
          <w:ins w:id="2169" w:author="yamel peraza" w:date="2015-02-26T18:44:00Z"/>
        </w:rPr>
      </w:pPr>
    </w:p>
    <w:p w14:paraId="68546020" w14:textId="1A78B294" w:rsidR="00CF59C7" w:rsidDel="007F5506" w:rsidRDefault="00CF59C7" w:rsidP="00900A1E">
      <w:pPr>
        <w:rPr>
          <w:ins w:id="2170" w:author="Jacek" w:date="2015-02-25T09:02:00Z"/>
          <w:del w:id="2171" w:author="yamel peraza" w:date="2015-02-26T18:47:00Z"/>
        </w:rPr>
      </w:pPr>
    </w:p>
    <w:p w14:paraId="658937AD" w14:textId="23678792" w:rsidR="00F21AE8" w:rsidDel="007F5506" w:rsidRDefault="00F21AE8" w:rsidP="00900A1E">
      <w:pPr>
        <w:rPr>
          <w:del w:id="2172"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lastRenderedPageBreak/>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lastRenderedPageBreak/>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lastRenderedPageBreak/>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 xml:space="preserve">3.API queries SPW database to get the project title of </w:t>
            </w:r>
            <w:r w:rsidRPr="008F00D6">
              <w:rPr>
                <w:rFonts w:eastAsia="Times New Roman" w:cs="Times New Roman"/>
                <w:sz w:val="24"/>
              </w:rPr>
              <w:lastRenderedPageBreak/>
              <w:t>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first name and </w:t>
            </w:r>
            <w:r w:rsidRPr="008F00D6">
              <w:rPr>
                <w:rFonts w:eastAsia="Times New Roman" w:cs="Times New Roman"/>
                <w:sz w:val="24"/>
              </w:rPr>
              <w:lastRenderedPageBreak/>
              <w:t>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send a request to database to insert a new </w:t>
            </w:r>
            <w:r w:rsidRPr="008F00D6">
              <w:rPr>
                <w:rFonts w:cs="Times New Roman"/>
                <w:color w:val="000000"/>
                <w:sz w:val="24"/>
                <w:szCs w:val="24"/>
              </w:rPr>
              <w:lastRenderedPageBreak/>
              <w:t>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 xml:space="preserve">The System sends a notification to all the team </w:t>
            </w:r>
            <w:r w:rsidRPr="008F00D6">
              <w:rPr>
                <w:rFonts w:cs="Times New Roman"/>
                <w:sz w:val="24"/>
                <w:szCs w:val="24"/>
              </w:rPr>
              <w:lastRenderedPageBreak/>
              <w:t>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clicks the “Remove” button below </w:t>
            </w:r>
            <w:r w:rsidRPr="008F00D6">
              <w:rPr>
                <w:rFonts w:cs="Times New Roman"/>
                <w:sz w:val="24"/>
                <w:szCs w:val="24"/>
                <w:lang w:bidi="en-US"/>
              </w:rPr>
              <w:lastRenderedPageBreak/>
              <w:t>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 xml:space="preserve">The database was not able to remove the team </w:t>
            </w:r>
            <w:r w:rsidRPr="008F00D6">
              <w:rPr>
                <w:rFonts w:cs="Times New Roman"/>
                <w:sz w:val="24"/>
                <w:szCs w:val="24"/>
                <w:lang w:bidi="en-US"/>
              </w:rPr>
              <w:lastRenderedPageBreak/>
              <w:t>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lastRenderedPageBreak/>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lastRenderedPageBreak/>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w:t>
            </w:r>
            <w:r w:rsidRPr="008F00D6">
              <w:rPr>
                <w:rFonts w:eastAsia="Times New Roman" w:cs="Times New Roman"/>
                <w:sz w:val="24"/>
              </w:rPr>
              <w:lastRenderedPageBreak/>
              <w:t xml:space="preserve">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In the section titled: "Set Deadline for Students </w:t>
            </w:r>
            <w:r w:rsidRPr="008F00D6">
              <w:rPr>
                <w:rFonts w:eastAsia="Times New Roman" w:cs="Times New Roman"/>
                <w:sz w:val="24"/>
              </w:rPr>
              <w:lastRenderedPageBreak/>
              <w:t>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user selects on the option to browse/choose a file (This option is located directly below the </w:t>
            </w:r>
            <w:r w:rsidRPr="008F00D6">
              <w:rPr>
                <w:rFonts w:eastAsia="Times New Roman" w:cs="Times New Roman"/>
                <w:sz w:val="24"/>
              </w:rPr>
              <w:lastRenderedPageBreak/>
              <w:t>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53A5625" w:rsidR="00FF3276" w:rsidRPr="008F00D6" w:rsidRDefault="003F64E9">
      <w:pPr>
        <w:pStyle w:val="H2"/>
        <w:numPr>
          <w:ilvl w:val="1"/>
          <w:numId w:val="86"/>
        </w:numPr>
        <w:outlineLvl w:val="1"/>
        <w:pPrChange w:id="2173" w:author="yamel peraza" w:date="2015-04-27T13:55:00Z">
          <w:pPr>
            <w:pStyle w:val="H2"/>
            <w:numPr>
              <w:ilvl w:val="1"/>
              <w:numId w:val="10"/>
            </w:numPr>
            <w:ind w:left="1440" w:hanging="720"/>
            <w:outlineLvl w:val="1"/>
          </w:pPr>
        </w:pPrChange>
      </w:pPr>
      <w:bookmarkStart w:id="2174" w:name="_Toc393726788"/>
      <w:ins w:id="2175" w:author="Jacek" w:date="2015-02-27T13:32:00Z">
        <w:r>
          <w:rPr>
            <w:noProof/>
            <w:rPrChange w:id="2176" w:author="Unknown">
              <w:rPr>
                <w:noProof/>
              </w:rPr>
            </w:rPrChange>
          </w:rPr>
          <w:lastRenderedPageBreak/>
          <w:drawing>
            <wp:anchor distT="0" distB="0" distL="114300" distR="114300" simplePos="0" relativeHeight="251647488" behindDoc="0" locked="0" layoutInCell="1" allowOverlap="1" wp14:anchorId="2C799BBD" wp14:editId="3E5C6589">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41344" behindDoc="0" locked="0" layoutInCell="1" allowOverlap="1" wp14:anchorId="301864B5" wp14:editId="79B010A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BC8D75" id="Straight Connector 36"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2174"/>
    </w:p>
    <w:p w14:paraId="585C7ACD" w14:textId="2C33DFE4" w:rsidR="0058063A" w:rsidRDefault="0058063A" w:rsidP="00452A67">
      <w:pPr>
        <w:spacing w:after="200" w:line="360" w:lineRule="auto"/>
        <w:ind w:left="720" w:firstLine="720"/>
        <w:jc w:val="left"/>
        <w:rPr>
          <w:ins w:id="2177" w:author="yamel peraza" w:date="2015-03-18T15:20:00Z"/>
          <w:b/>
          <w:sz w:val="32"/>
        </w:rPr>
      </w:pPr>
    </w:p>
    <w:p w14:paraId="1178843E" w14:textId="77777777" w:rsidR="003F64E9" w:rsidRDefault="003F64E9" w:rsidP="00452A67">
      <w:pPr>
        <w:spacing w:after="200" w:line="360" w:lineRule="auto"/>
        <w:ind w:left="720" w:firstLine="720"/>
        <w:jc w:val="left"/>
        <w:rPr>
          <w:ins w:id="2178" w:author="yamel peraza" w:date="2015-03-18T15:20:00Z"/>
          <w:b/>
          <w:sz w:val="32"/>
        </w:rPr>
      </w:pPr>
    </w:p>
    <w:p w14:paraId="39A0067A" w14:textId="77777777" w:rsidR="003F64E9" w:rsidRDefault="003F64E9" w:rsidP="00452A67">
      <w:pPr>
        <w:spacing w:after="200" w:line="360" w:lineRule="auto"/>
        <w:ind w:left="720" w:firstLine="720"/>
        <w:jc w:val="left"/>
        <w:rPr>
          <w:ins w:id="2179" w:author="yamel peraza" w:date="2015-03-18T15:20:00Z"/>
          <w:b/>
          <w:sz w:val="32"/>
        </w:rPr>
      </w:pPr>
    </w:p>
    <w:p w14:paraId="4B254F7C" w14:textId="77777777" w:rsidR="003F64E9" w:rsidRDefault="003F64E9" w:rsidP="00452A67">
      <w:pPr>
        <w:spacing w:after="200" w:line="360" w:lineRule="auto"/>
        <w:ind w:left="720" w:firstLine="720"/>
        <w:jc w:val="left"/>
        <w:rPr>
          <w:ins w:id="2180" w:author="yamel peraza" w:date="2015-03-18T15:20:00Z"/>
          <w:b/>
          <w:sz w:val="32"/>
        </w:rPr>
      </w:pPr>
    </w:p>
    <w:p w14:paraId="716727BA" w14:textId="1890ACE7" w:rsidR="003F64E9" w:rsidRDefault="003F64E9" w:rsidP="00452A67">
      <w:pPr>
        <w:spacing w:after="200" w:line="360" w:lineRule="auto"/>
        <w:ind w:left="720" w:firstLine="720"/>
        <w:jc w:val="left"/>
        <w:rPr>
          <w:ins w:id="2181" w:author="yamel peraza" w:date="2015-03-18T15:20:00Z"/>
          <w:b/>
          <w:sz w:val="32"/>
        </w:rPr>
      </w:pPr>
    </w:p>
    <w:p w14:paraId="1D6C090D" w14:textId="6F4609A3" w:rsidR="003F64E9" w:rsidRDefault="00D83E2E" w:rsidP="00452A67">
      <w:pPr>
        <w:spacing w:after="200" w:line="360" w:lineRule="auto"/>
        <w:ind w:left="720" w:firstLine="720"/>
        <w:jc w:val="left"/>
        <w:rPr>
          <w:ins w:id="2182" w:author="yamel peraza" w:date="2015-03-18T15:20:00Z"/>
          <w:b/>
          <w:sz w:val="32"/>
        </w:rPr>
      </w:pPr>
      <w:ins w:id="2183" w:author="yamel peraza" w:date="2015-04-27T13:08:00Z">
        <w:r>
          <w:rPr>
            <w:noProof/>
          </w:rPr>
          <w:drawing>
            <wp:inline distT="0" distB="0" distL="0" distR="0" wp14:anchorId="6CEC96FE" wp14:editId="727BFFB4">
              <wp:extent cx="4581525" cy="4886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4886325"/>
                      </a:xfrm>
                      <a:prstGeom prst="rect">
                        <a:avLst/>
                      </a:prstGeom>
                    </pic:spPr>
                  </pic:pic>
                </a:graphicData>
              </a:graphic>
            </wp:inline>
          </w:drawing>
        </w:r>
      </w:ins>
    </w:p>
    <w:p w14:paraId="21078C59" w14:textId="77777777" w:rsidR="003F64E9" w:rsidRDefault="003F64E9" w:rsidP="00452A67">
      <w:pPr>
        <w:spacing w:after="200" w:line="360" w:lineRule="auto"/>
        <w:ind w:left="720" w:firstLine="720"/>
        <w:jc w:val="left"/>
        <w:rPr>
          <w:ins w:id="2184" w:author="Jacek" w:date="2015-02-27T13:32:00Z"/>
          <w:b/>
          <w:sz w:val="32"/>
        </w:rPr>
      </w:pPr>
    </w:p>
    <w:p w14:paraId="7FB86959" w14:textId="39069C36" w:rsidR="00E264C0" w:rsidRDefault="00E264C0" w:rsidP="00452A67">
      <w:pPr>
        <w:spacing w:after="200" w:line="360" w:lineRule="auto"/>
        <w:ind w:left="720" w:firstLine="720"/>
        <w:jc w:val="left"/>
        <w:rPr>
          <w:ins w:id="2185" w:author="yamel peraza" w:date="2015-02-25T18:19:00Z"/>
          <w:b/>
          <w:sz w:val="32"/>
        </w:rPr>
      </w:pPr>
    </w:p>
    <w:p w14:paraId="76D9AC8C" w14:textId="77777777" w:rsidR="003F64E9" w:rsidRDefault="003F64E9">
      <w:pPr>
        <w:spacing w:after="200" w:line="360" w:lineRule="auto"/>
        <w:jc w:val="left"/>
        <w:rPr>
          <w:ins w:id="2186" w:author="yamel peraza" w:date="2015-03-18T15:21:00Z"/>
          <w:b/>
          <w:sz w:val="32"/>
        </w:rPr>
        <w:pPrChange w:id="2187"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2188" w:author="yamel peraza" w:date="2015-03-18T15:21:00Z"/>
          <w:b/>
          <w:sz w:val="32"/>
        </w:rPr>
        <w:pPrChange w:id="2189"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2190" w:author="yamel peraza" w:date="2015-03-18T15:21:00Z"/>
          <w:b/>
          <w:sz w:val="32"/>
        </w:rPr>
        <w:pPrChange w:id="2191"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2192" w:author="yamel peraza" w:date="2015-02-25T18:18:00Z"/>
          <w:b/>
          <w:sz w:val="32"/>
        </w:rPr>
        <w:pPrChange w:id="2193" w:author="yamel peraza" w:date="2015-02-25T18:18:00Z">
          <w:pPr>
            <w:spacing w:after="200" w:line="360" w:lineRule="auto"/>
            <w:ind w:left="720" w:firstLine="720"/>
            <w:jc w:val="left"/>
          </w:pPr>
        </w:pPrChange>
      </w:pPr>
      <w:ins w:id="2194"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33D02CF3" w14:textId="77777777" w:rsidR="00D83E2E" w:rsidRDefault="00E04B8B" w:rsidP="00452A67">
      <w:pPr>
        <w:spacing w:after="200" w:line="360" w:lineRule="auto"/>
        <w:ind w:left="720" w:firstLine="720"/>
        <w:jc w:val="left"/>
        <w:rPr>
          <w:ins w:id="2195" w:author="yamel peraza" w:date="2015-04-27T13:07:00Z"/>
          <w:b/>
          <w:sz w:val="32"/>
        </w:rPr>
      </w:pPr>
      <w:r>
        <w:rPr>
          <w:b/>
          <w:noProof/>
        </w:rPr>
        <w:drawing>
          <wp:inline distT="0" distB="0" distL="0" distR="0" wp14:anchorId="453578F2" wp14:editId="1A0D9434">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p>
    <w:p w14:paraId="46FC483E" w14:textId="545930D5" w:rsidR="00E04B8B" w:rsidRDefault="006560EB">
      <w:pPr>
        <w:spacing w:after="200" w:line="360" w:lineRule="auto"/>
        <w:jc w:val="left"/>
        <w:pPrChange w:id="2196" w:author="yamel peraza" w:date="2015-04-27T13:07:00Z">
          <w:pPr>
            <w:spacing w:after="200" w:line="360" w:lineRule="auto"/>
            <w:ind w:left="720" w:firstLine="720"/>
            <w:jc w:val="left"/>
          </w:pPr>
        </w:pPrChange>
      </w:pPr>
      <w:r w:rsidRPr="006560EB">
        <w:rPr>
          <w:b/>
          <w:sz w:val="32"/>
        </w:rPr>
        <w:t xml:space="preserve">Below </w:t>
      </w:r>
      <w:r>
        <w:rPr>
          <w:b/>
          <w:sz w:val="32"/>
        </w:rPr>
        <w:t>are</w:t>
      </w:r>
      <w:r w:rsidRPr="006560EB">
        <w:rPr>
          <w:b/>
          <w:sz w:val="32"/>
        </w:rPr>
        <w:t xml:space="preserve"> Use </w:t>
      </w:r>
      <w:r>
        <w:rPr>
          <w:b/>
          <w:sz w:val="32"/>
        </w:rPr>
        <w:t>C</w:t>
      </w:r>
      <w:r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15FB5374">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65BD4455">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28F35DC0">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1B6065AB">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5C291F92">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30AD04B3">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789A06A3">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2AE9E8BF" w:rsidR="00E04B8B" w:rsidRPr="008F00D6" w:rsidRDefault="00E04B8B">
      <w:pPr>
        <w:pStyle w:val="H2"/>
        <w:numPr>
          <w:ilvl w:val="1"/>
          <w:numId w:val="86"/>
        </w:numPr>
        <w:outlineLvl w:val="1"/>
        <w:pPrChange w:id="2197" w:author="yamel peraza" w:date="2015-04-27T13:55:00Z">
          <w:pPr>
            <w:pStyle w:val="H2"/>
            <w:numPr>
              <w:ilvl w:val="1"/>
              <w:numId w:val="10"/>
            </w:numPr>
            <w:ind w:left="1440" w:hanging="720"/>
            <w:outlineLvl w:val="1"/>
          </w:pPr>
        </w:pPrChange>
      </w:pPr>
      <w:bookmarkStart w:id="2198" w:name="_Toc393726789"/>
      <w:r w:rsidRPr="008F00D6">
        <w:rPr>
          <w:noProof/>
        </w:rPr>
        <w:lastRenderedPageBreak/>
        <mc:AlternateContent>
          <mc:Choice Requires="wps">
            <w:drawing>
              <wp:anchor distT="0" distB="0" distL="114300" distR="114300" simplePos="0" relativeHeight="251651584" behindDoc="0" locked="0" layoutInCell="1" allowOverlap="1" wp14:anchorId="7E3A59D7" wp14:editId="47FDA396">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E607B" id="Straight Connector 38"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2198"/>
    </w:p>
    <w:p w14:paraId="07F9E25F" w14:textId="34311400" w:rsidR="00720596" w:rsidDel="003F64E9" w:rsidRDefault="00720596" w:rsidP="00E04B8B">
      <w:pPr>
        <w:spacing w:after="200" w:line="360" w:lineRule="auto"/>
        <w:ind w:left="720"/>
        <w:jc w:val="left"/>
        <w:rPr>
          <w:ins w:id="2199" w:author="Jacek" w:date="2015-02-27T13:28:00Z"/>
          <w:del w:id="2200" w:author="yamel peraza" w:date="2015-03-18T15:24:00Z"/>
        </w:rPr>
      </w:pPr>
    </w:p>
    <w:p w14:paraId="7AB2088D" w14:textId="59D9203C" w:rsidR="005C4FB3" w:rsidDel="003F64E9" w:rsidRDefault="005C4FB3" w:rsidP="00E04B8B">
      <w:pPr>
        <w:spacing w:after="200" w:line="360" w:lineRule="auto"/>
        <w:ind w:left="720"/>
        <w:jc w:val="left"/>
        <w:rPr>
          <w:ins w:id="2201" w:author="Jacek" w:date="2015-02-27T13:28:00Z"/>
          <w:del w:id="2202" w:author="yamel peraza" w:date="2015-03-18T15:24:00Z"/>
        </w:rPr>
      </w:pPr>
    </w:p>
    <w:p w14:paraId="1AFF0E86" w14:textId="79B68EA3" w:rsidR="005C4FB3" w:rsidDel="003F64E9" w:rsidRDefault="005C4FB3" w:rsidP="00E04B8B">
      <w:pPr>
        <w:spacing w:after="200" w:line="360" w:lineRule="auto"/>
        <w:ind w:left="720"/>
        <w:jc w:val="left"/>
        <w:rPr>
          <w:ins w:id="2203" w:author="Jacek" w:date="2015-02-27T13:28:00Z"/>
          <w:del w:id="2204" w:author="yamel peraza" w:date="2015-03-18T15:24:00Z"/>
        </w:rPr>
      </w:pPr>
    </w:p>
    <w:p w14:paraId="45DCE38D" w14:textId="6B8AF22E" w:rsidR="005C4FB3" w:rsidDel="003F64E9" w:rsidRDefault="005C4FB3" w:rsidP="00E04B8B">
      <w:pPr>
        <w:spacing w:after="200" w:line="360" w:lineRule="auto"/>
        <w:ind w:left="720"/>
        <w:jc w:val="left"/>
        <w:rPr>
          <w:ins w:id="2205" w:author="Jacek" w:date="2015-02-27T13:28:00Z"/>
          <w:del w:id="2206" w:author="yamel peraza" w:date="2015-03-18T15:24:00Z"/>
        </w:rPr>
      </w:pPr>
    </w:p>
    <w:p w14:paraId="46126CE4" w14:textId="77777777" w:rsidR="005C4FB3" w:rsidRDefault="005C4FB3" w:rsidP="00E04B8B">
      <w:pPr>
        <w:spacing w:after="200" w:line="360" w:lineRule="auto"/>
        <w:ind w:left="720"/>
        <w:jc w:val="left"/>
        <w:rPr>
          <w:ins w:id="2207" w:author="Jacek" w:date="2015-02-27T13:28:00Z"/>
        </w:rPr>
      </w:pPr>
    </w:p>
    <w:p w14:paraId="4BE84A68" w14:textId="297B60FB" w:rsidR="005C4FB3" w:rsidRDefault="005C4FB3" w:rsidP="00E04B8B">
      <w:pPr>
        <w:spacing w:after="200" w:line="360" w:lineRule="auto"/>
        <w:ind w:left="720"/>
        <w:jc w:val="left"/>
        <w:rPr>
          <w:ins w:id="2208" w:author="Jacek" w:date="2015-02-27T13:27:00Z"/>
        </w:rPr>
      </w:pPr>
      <w:ins w:id="2209" w:author="Jacek" w:date="2015-02-27T13:28:00Z">
        <w:r>
          <w:t>Profile Subsystem</w:t>
        </w:r>
      </w:ins>
    </w:p>
    <w:p w14:paraId="5E895A8C" w14:textId="43DA0B33" w:rsidR="005C4FB3" w:rsidRDefault="005C4FB3" w:rsidP="00E04B8B">
      <w:pPr>
        <w:spacing w:after="200" w:line="360" w:lineRule="auto"/>
        <w:ind w:left="720"/>
        <w:jc w:val="left"/>
        <w:rPr>
          <w:ins w:id="2210" w:author="yamel peraza" w:date="2015-02-26T08:37:00Z"/>
        </w:rPr>
      </w:pPr>
      <w:ins w:id="2211" w:author="Jacek" w:date="2015-02-27T13:28:00Z">
        <w:r>
          <w:rPr>
            <w:noProof/>
          </w:rPr>
          <w:drawing>
            <wp:inline distT="0" distB="0" distL="0" distR="0" wp14:anchorId="1EEC7414" wp14:editId="68797B72">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2212" w:author="Jacek" w:date="2015-02-27T13:31:00Z"/>
        </w:rPr>
      </w:pPr>
    </w:p>
    <w:p w14:paraId="7272EFE6" w14:textId="77777777" w:rsidR="00E264C0" w:rsidRDefault="00E264C0" w:rsidP="00E04B8B">
      <w:pPr>
        <w:spacing w:after="200" w:line="360" w:lineRule="auto"/>
        <w:ind w:left="720"/>
        <w:jc w:val="left"/>
        <w:rPr>
          <w:ins w:id="2213" w:author="Jacek" w:date="2015-02-27T13:31:00Z"/>
        </w:rPr>
      </w:pPr>
    </w:p>
    <w:p w14:paraId="3E6A333B" w14:textId="77777777" w:rsidR="00E264C0" w:rsidRDefault="00E264C0" w:rsidP="00E04B8B">
      <w:pPr>
        <w:spacing w:after="200" w:line="360" w:lineRule="auto"/>
        <w:ind w:left="720"/>
        <w:jc w:val="left"/>
        <w:rPr>
          <w:ins w:id="2214" w:author="Jacek" w:date="2015-02-27T13:31:00Z"/>
        </w:rPr>
      </w:pPr>
    </w:p>
    <w:p w14:paraId="0B3C2ED6" w14:textId="77777777" w:rsidR="00E264C0" w:rsidRDefault="00E264C0" w:rsidP="00E04B8B">
      <w:pPr>
        <w:spacing w:after="200" w:line="360" w:lineRule="auto"/>
        <w:ind w:left="720"/>
        <w:jc w:val="left"/>
        <w:rPr>
          <w:ins w:id="2215" w:author="Jacek" w:date="2015-02-27T13:31:00Z"/>
        </w:rPr>
      </w:pPr>
    </w:p>
    <w:p w14:paraId="1EDD7766" w14:textId="77777777" w:rsidR="00E264C0" w:rsidRDefault="00E264C0" w:rsidP="00E04B8B">
      <w:pPr>
        <w:spacing w:after="200" w:line="360" w:lineRule="auto"/>
        <w:ind w:left="720"/>
        <w:jc w:val="left"/>
        <w:rPr>
          <w:ins w:id="2216" w:author="Jacek" w:date="2015-02-27T13:31:00Z"/>
        </w:rPr>
      </w:pPr>
    </w:p>
    <w:p w14:paraId="313A4B9D" w14:textId="24738B6C" w:rsidR="00E264C0" w:rsidRDefault="00E264C0" w:rsidP="00E04B8B">
      <w:pPr>
        <w:spacing w:after="200" w:line="360" w:lineRule="auto"/>
        <w:ind w:left="720"/>
        <w:jc w:val="left"/>
        <w:rPr>
          <w:ins w:id="2217" w:author="yamel peraza" w:date="2015-02-26T08:37:00Z"/>
        </w:rPr>
      </w:pPr>
      <w:ins w:id="2218" w:author="Jacek" w:date="2015-02-27T13:31:00Z">
        <w:r>
          <w:t>Login Subsystem</w:t>
        </w:r>
      </w:ins>
    </w:p>
    <w:p w14:paraId="5085642B" w14:textId="07B8B308" w:rsidR="003F632E" w:rsidRDefault="00E264C0" w:rsidP="00E04B8B">
      <w:pPr>
        <w:spacing w:after="200" w:line="360" w:lineRule="auto"/>
        <w:ind w:left="720"/>
        <w:jc w:val="left"/>
        <w:rPr>
          <w:ins w:id="2219" w:author="yamel peraza" w:date="2015-02-26T08:37:00Z"/>
        </w:rPr>
      </w:pPr>
      <w:ins w:id="2220" w:author="Jacek" w:date="2015-02-27T13:31:00Z">
        <w:r>
          <w:rPr>
            <w:noProof/>
          </w:rPr>
          <w:drawing>
            <wp:inline distT="0" distB="0" distL="0" distR="0" wp14:anchorId="53B8F8FF" wp14:editId="1781A8F8">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2221" w:author="yamel peraza" w:date="2015-03-18T15:25:00Z"/>
        </w:rPr>
      </w:pPr>
    </w:p>
    <w:p w14:paraId="0B6F4F16" w14:textId="77777777" w:rsidR="003F64E9" w:rsidRDefault="003F64E9" w:rsidP="00E04B8B">
      <w:pPr>
        <w:spacing w:after="200" w:line="360" w:lineRule="auto"/>
        <w:ind w:left="720"/>
        <w:jc w:val="left"/>
        <w:rPr>
          <w:ins w:id="2222" w:author="yamel peraza" w:date="2015-03-18T15:25:00Z"/>
        </w:rPr>
      </w:pPr>
    </w:p>
    <w:p w14:paraId="4839C02E" w14:textId="77777777" w:rsidR="003F64E9" w:rsidRDefault="003F64E9" w:rsidP="00E04B8B">
      <w:pPr>
        <w:spacing w:after="200" w:line="360" w:lineRule="auto"/>
        <w:ind w:left="720"/>
        <w:jc w:val="left"/>
        <w:rPr>
          <w:ins w:id="2223" w:author="yamel peraza" w:date="2015-03-18T15:25:00Z"/>
        </w:rPr>
      </w:pPr>
    </w:p>
    <w:p w14:paraId="6A8E7F99" w14:textId="77777777" w:rsidR="003F64E9" w:rsidRDefault="003F64E9" w:rsidP="00E04B8B">
      <w:pPr>
        <w:spacing w:after="200" w:line="360" w:lineRule="auto"/>
        <w:ind w:left="720"/>
        <w:jc w:val="left"/>
        <w:rPr>
          <w:ins w:id="2224" w:author="yamel peraza" w:date="2015-03-18T15:25:00Z"/>
        </w:rPr>
      </w:pPr>
    </w:p>
    <w:p w14:paraId="77C1F715" w14:textId="77777777" w:rsidR="003F64E9" w:rsidRDefault="003F64E9" w:rsidP="00E04B8B">
      <w:pPr>
        <w:spacing w:after="200" w:line="360" w:lineRule="auto"/>
        <w:ind w:left="720"/>
        <w:jc w:val="left"/>
        <w:rPr>
          <w:ins w:id="2225" w:author="yamel peraza" w:date="2015-03-18T15:25:00Z"/>
        </w:rPr>
      </w:pPr>
    </w:p>
    <w:p w14:paraId="6730CD0C" w14:textId="77777777" w:rsidR="003F64E9" w:rsidRDefault="003F64E9" w:rsidP="00E04B8B">
      <w:pPr>
        <w:spacing w:after="200" w:line="360" w:lineRule="auto"/>
        <w:ind w:left="720"/>
        <w:jc w:val="left"/>
        <w:rPr>
          <w:ins w:id="2226" w:author="yamel peraza" w:date="2015-03-18T15:25:00Z"/>
        </w:rPr>
      </w:pPr>
    </w:p>
    <w:p w14:paraId="56373F44" w14:textId="77777777" w:rsidR="003F64E9" w:rsidRDefault="003F64E9" w:rsidP="00E04B8B">
      <w:pPr>
        <w:spacing w:after="200" w:line="360" w:lineRule="auto"/>
        <w:ind w:left="720"/>
        <w:jc w:val="left"/>
        <w:rPr>
          <w:ins w:id="2227" w:author="yamel peraza" w:date="2015-03-18T15:25:00Z"/>
        </w:rPr>
      </w:pPr>
    </w:p>
    <w:p w14:paraId="208301DA" w14:textId="1FFBC163" w:rsidR="003F64E9" w:rsidRDefault="00D83E2E" w:rsidP="00E04B8B">
      <w:pPr>
        <w:spacing w:after="200" w:line="360" w:lineRule="auto"/>
        <w:ind w:left="720"/>
        <w:jc w:val="left"/>
        <w:rPr>
          <w:ins w:id="2228" w:author="yamel peraza" w:date="2015-03-18T15:24:00Z"/>
        </w:rPr>
      </w:pPr>
      <w:ins w:id="2229" w:author="yamel peraza" w:date="2015-04-27T13:09:00Z">
        <w:r>
          <w:rPr>
            <w:noProof/>
          </w:rPr>
          <w:lastRenderedPageBreak/>
          <w:drawing>
            <wp:anchor distT="0" distB="0" distL="114300" distR="114300" simplePos="0" relativeHeight="251649536" behindDoc="0" locked="0" layoutInCell="1" allowOverlap="1" wp14:anchorId="63B034A5" wp14:editId="643C02CA">
              <wp:simplePos x="0" y="0"/>
              <wp:positionH relativeFrom="column">
                <wp:posOffset>223284</wp:posOffset>
              </wp:positionH>
              <wp:positionV relativeFrom="paragraph">
                <wp:posOffset>382905</wp:posOffset>
              </wp:positionV>
              <wp:extent cx="5943600" cy="5563235"/>
              <wp:effectExtent l="0" t="0" r="0" b="0"/>
              <wp:wrapSquare wrapText="bothSides"/>
              <wp:docPr id="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3235"/>
                      </a:xfrm>
                      <a:prstGeom prst="rect">
                        <a:avLst/>
                      </a:prstGeom>
                      <a:noFill/>
                      <a:ln>
                        <a:noFill/>
                      </a:ln>
                      <a:extLst/>
                    </pic:spPr>
                  </pic:pic>
                </a:graphicData>
              </a:graphic>
            </wp:anchor>
          </w:drawing>
        </w:r>
      </w:ins>
      <w:ins w:id="2230" w:author="yamel peraza" w:date="2015-03-18T15:25:00Z">
        <w:r w:rsidR="003F64E9">
          <w:t>Virtual Machine Subsystem</w:t>
        </w:r>
      </w:ins>
    </w:p>
    <w:p w14:paraId="4C79CF5D" w14:textId="74B6B2F1" w:rsidR="003F64E9" w:rsidRDefault="003F64E9" w:rsidP="00E04B8B">
      <w:pPr>
        <w:spacing w:after="200" w:line="360" w:lineRule="auto"/>
        <w:ind w:left="720"/>
        <w:jc w:val="left"/>
        <w:rPr>
          <w:ins w:id="2231" w:author="yamel peraza" w:date="2015-03-18T15:24:00Z"/>
        </w:rPr>
      </w:pPr>
    </w:p>
    <w:p w14:paraId="7814F7FA" w14:textId="77777777" w:rsidR="003F64E9" w:rsidRDefault="003F64E9" w:rsidP="00E04B8B">
      <w:pPr>
        <w:spacing w:after="200" w:line="360" w:lineRule="auto"/>
        <w:ind w:left="720"/>
        <w:jc w:val="left"/>
        <w:rPr>
          <w:ins w:id="2232" w:author="yamel peraza" w:date="2015-02-26T08:37:00Z"/>
        </w:rPr>
      </w:pPr>
    </w:p>
    <w:p w14:paraId="1D53C93B" w14:textId="77777777" w:rsidR="003F632E" w:rsidRDefault="003F632E" w:rsidP="00E04B8B">
      <w:pPr>
        <w:spacing w:after="200" w:line="360" w:lineRule="auto"/>
        <w:ind w:left="720"/>
        <w:jc w:val="left"/>
        <w:rPr>
          <w:ins w:id="2233" w:author="yamel peraza" w:date="2015-03-21T11:50:00Z"/>
        </w:rPr>
      </w:pPr>
    </w:p>
    <w:p w14:paraId="13DB8518" w14:textId="77777777" w:rsidR="0015252E" w:rsidRDefault="0015252E" w:rsidP="00E04B8B">
      <w:pPr>
        <w:spacing w:after="200" w:line="360" w:lineRule="auto"/>
        <w:ind w:left="720"/>
        <w:jc w:val="left"/>
        <w:rPr>
          <w:ins w:id="2234" w:author="yamel peraza" w:date="2015-03-21T11:50:00Z"/>
        </w:rPr>
      </w:pPr>
    </w:p>
    <w:p w14:paraId="302935B7" w14:textId="77777777" w:rsidR="0015252E" w:rsidRDefault="0015252E" w:rsidP="00E04B8B">
      <w:pPr>
        <w:spacing w:after="200" w:line="360" w:lineRule="auto"/>
        <w:ind w:left="720"/>
        <w:jc w:val="left"/>
        <w:rPr>
          <w:ins w:id="2235" w:author="yamel peraza" w:date="2015-03-21T11:50:00Z"/>
        </w:rPr>
      </w:pPr>
    </w:p>
    <w:p w14:paraId="37FE8A2B" w14:textId="77777777" w:rsidR="0015252E" w:rsidRDefault="0015252E" w:rsidP="00E04B8B">
      <w:pPr>
        <w:spacing w:after="200" w:line="360" w:lineRule="auto"/>
        <w:ind w:left="720"/>
        <w:jc w:val="left"/>
        <w:rPr>
          <w:ins w:id="2236" w:author="yamel peraza" w:date="2015-03-21T11:50:00Z"/>
        </w:rPr>
      </w:pPr>
    </w:p>
    <w:p w14:paraId="54116A3E" w14:textId="50D33A9B" w:rsidR="00625414" w:rsidRDefault="00625414" w:rsidP="00E04B8B">
      <w:pPr>
        <w:spacing w:after="200" w:line="360" w:lineRule="auto"/>
        <w:ind w:left="720"/>
        <w:jc w:val="left"/>
        <w:rPr>
          <w:ins w:id="2237" w:author="yamel peraza" w:date="2015-02-25T18:24:00Z"/>
        </w:rPr>
      </w:pPr>
      <w:ins w:id="2238"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2239" w:author="yamel peraza" w:date="2015-02-25T18:24:00Z"/>
        </w:rPr>
      </w:pPr>
    </w:p>
    <w:p w14:paraId="306318D4" w14:textId="750F8D5E" w:rsidR="00625414" w:rsidRDefault="003F632E" w:rsidP="00E04B8B">
      <w:pPr>
        <w:spacing w:after="200" w:line="360" w:lineRule="auto"/>
        <w:ind w:left="720"/>
        <w:jc w:val="left"/>
      </w:pPr>
      <w:moveToRangeStart w:id="2240" w:author="yamel peraza" w:date="2015-02-26T08:37:00Z" w:name="move412703169"/>
      <w:moveTo w:id="2241" w:author="yamel peraza" w:date="2015-02-26T08:37:00Z">
        <w:r>
          <w:rPr>
            <w:noProof/>
          </w:rPr>
          <w:drawing>
            <wp:inline distT="0" distB="0" distL="0" distR="0" wp14:anchorId="70AF50EC" wp14:editId="6D43F145">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2240"/>
    </w:p>
    <w:p w14:paraId="186E01D3" w14:textId="23772D76" w:rsidR="00720596" w:rsidRDefault="00720596" w:rsidP="00E04B8B">
      <w:pPr>
        <w:spacing w:after="200" w:line="360" w:lineRule="auto"/>
        <w:ind w:left="720"/>
        <w:jc w:val="left"/>
      </w:pPr>
      <w:moveFromRangeStart w:id="2242" w:author="yamel peraza" w:date="2015-02-26T08:37:00Z" w:name="move412703169"/>
      <w:moveFrom w:id="2243" w:author="yamel peraza" w:date="2015-02-26T08:37:00Z">
        <w:r w:rsidDel="003F632E">
          <w:rPr>
            <w:noProof/>
          </w:rPr>
          <w:drawing>
            <wp:inline distT="0" distB="0" distL="0" distR="0" wp14:anchorId="4891537B" wp14:editId="628BE7DD">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2242"/>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2C4AF69B">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2E372A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7AB30C91">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41F61FF2">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A3457C4">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517AD4D">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pPr>
        <w:pStyle w:val="H2"/>
        <w:numPr>
          <w:ilvl w:val="1"/>
          <w:numId w:val="86"/>
        </w:numPr>
        <w:outlineLvl w:val="1"/>
        <w:pPrChange w:id="2244" w:author="yamel peraza" w:date="2015-04-27T13:55:00Z">
          <w:pPr>
            <w:pStyle w:val="H2"/>
            <w:numPr>
              <w:ilvl w:val="1"/>
              <w:numId w:val="10"/>
            </w:numPr>
            <w:ind w:left="1440" w:hanging="720"/>
            <w:outlineLvl w:val="1"/>
          </w:pPr>
        </w:pPrChange>
      </w:pPr>
      <w:bookmarkStart w:id="2245" w:name="_Toc393726790"/>
      <w:r w:rsidRPr="008F00D6">
        <w:rPr>
          <w:noProof/>
        </w:rPr>
        <mc:AlternateContent>
          <mc:Choice Requires="wps">
            <w:drawing>
              <wp:anchor distT="0" distB="0" distL="114300" distR="114300" simplePos="0" relativeHeight="251652608" behindDoc="0" locked="0" layoutInCell="1" allowOverlap="1" wp14:anchorId="6642B9F8" wp14:editId="58605E87">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F89A5" id="Straight Connector 4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2245"/>
    </w:p>
    <w:p w14:paraId="3CC5FC9D" w14:textId="77777777" w:rsidR="00680D8C" w:rsidRDefault="00680D8C" w:rsidP="00680D8C">
      <w:pPr>
        <w:spacing w:after="200" w:line="276" w:lineRule="auto"/>
        <w:jc w:val="left"/>
        <w:rPr>
          <w:ins w:id="2246" w:author="Jacek" w:date="2015-02-25T09:31:00Z"/>
        </w:rPr>
      </w:pPr>
    </w:p>
    <w:p w14:paraId="64770870" w14:textId="39948F83" w:rsidR="00A6615B" w:rsidRDefault="00A6615B" w:rsidP="00680D8C">
      <w:pPr>
        <w:spacing w:after="200" w:line="276" w:lineRule="auto"/>
        <w:jc w:val="left"/>
        <w:rPr>
          <w:ins w:id="2247" w:author="Jacek" w:date="2015-02-25T09:13:00Z"/>
        </w:rPr>
      </w:pPr>
      <w:ins w:id="2248" w:author="Jacek" w:date="2015-02-25T09:34:00Z">
        <w:r>
          <w:t>SPW5_101 Change user</w:t>
        </w:r>
      </w:ins>
      <w:ins w:id="2249" w:author="Jacek" w:date="2015-02-25T09:35:00Z">
        <w:r>
          <w:t>’s password</w:t>
        </w:r>
      </w:ins>
    </w:p>
    <w:p w14:paraId="50AE9EBF" w14:textId="77777777" w:rsidR="00680D8C" w:rsidRDefault="00680D8C" w:rsidP="00680D8C">
      <w:pPr>
        <w:spacing w:after="200" w:line="276" w:lineRule="auto"/>
        <w:jc w:val="left"/>
        <w:rPr>
          <w:ins w:id="2250" w:author="Jacek" w:date="2015-02-25T09:29:00Z"/>
        </w:rPr>
      </w:pPr>
      <w:ins w:id="2251" w:author="Jacek" w:date="2015-02-25T09:27:00Z">
        <w:r>
          <w:rPr>
            <w:noProof/>
          </w:rPr>
          <w:drawing>
            <wp:inline distT="0" distB="0" distL="0" distR="0" wp14:anchorId="01CFED08" wp14:editId="04174F0B">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2252" w:author="Jacek" w:date="2015-02-25T09:27:00Z"/>
        </w:rPr>
      </w:pPr>
      <w:ins w:id="2253" w:author="Jacek" w:date="2015-02-25T09:32:00Z">
        <w:r>
          <w:t>SPW5_104 Request change of password</w:t>
        </w:r>
      </w:ins>
    </w:p>
    <w:p w14:paraId="79BF3AEE" w14:textId="3E55FCED" w:rsidR="00680D8C" w:rsidRDefault="00E264C0" w:rsidP="00680D8C">
      <w:pPr>
        <w:spacing w:after="200" w:line="276" w:lineRule="auto"/>
        <w:jc w:val="left"/>
        <w:rPr>
          <w:ins w:id="2254" w:author="Jacek" w:date="2015-02-25T09:33:00Z"/>
        </w:rPr>
      </w:pPr>
      <w:ins w:id="2255" w:author="Jacek" w:date="2015-02-27T13:34:00Z">
        <w:r>
          <w:rPr>
            <w:noProof/>
          </w:rPr>
          <w:drawing>
            <wp:inline distT="0" distB="0" distL="0" distR="0" wp14:anchorId="03D4E751" wp14:editId="0D3FFEFD">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2256" w:author="Jacek" w:date="2015-02-25T09:33:00Z"/>
        </w:rPr>
      </w:pPr>
    </w:p>
    <w:p w14:paraId="084F0A8E" w14:textId="77777777" w:rsidR="00A6615B" w:rsidRDefault="00A6615B" w:rsidP="00680D8C">
      <w:pPr>
        <w:spacing w:after="200" w:line="276" w:lineRule="auto"/>
        <w:jc w:val="left"/>
        <w:rPr>
          <w:ins w:id="2257" w:author="Jacek" w:date="2015-02-25T09:33:00Z"/>
        </w:rPr>
      </w:pPr>
    </w:p>
    <w:p w14:paraId="5B549D83" w14:textId="77777777" w:rsidR="00A6615B" w:rsidRDefault="00A6615B" w:rsidP="00680D8C">
      <w:pPr>
        <w:spacing w:after="200" w:line="276" w:lineRule="auto"/>
        <w:jc w:val="left"/>
        <w:rPr>
          <w:ins w:id="2258" w:author="Jacek" w:date="2015-02-25T09:33:00Z"/>
        </w:rPr>
      </w:pPr>
    </w:p>
    <w:p w14:paraId="582B7FB5" w14:textId="77777777" w:rsidR="00A6615B" w:rsidRDefault="00A6615B" w:rsidP="00680D8C">
      <w:pPr>
        <w:spacing w:after="200" w:line="276" w:lineRule="auto"/>
        <w:jc w:val="left"/>
        <w:rPr>
          <w:ins w:id="2259" w:author="Jacek" w:date="2015-02-25T09:33:00Z"/>
        </w:rPr>
      </w:pPr>
    </w:p>
    <w:p w14:paraId="17CF29C8" w14:textId="02D2E573" w:rsidR="00A6615B" w:rsidRDefault="00A6615B" w:rsidP="00680D8C">
      <w:pPr>
        <w:spacing w:after="200" w:line="276" w:lineRule="auto"/>
        <w:jc w:val="left"/>
        <w:rPr>
          <w:ins w:id="2260" w:author="Jacek" w:date="2015-02-25T09:27:00Z"/>
        </w:rPr>
      </w:pPr>
      <w:ins w:id="2261" w:author="Jacek" w:date="2015-02-25T09:33:00Z">
        <w:r>
          <w:t>SPW5_105 Change forgotten password</w:t>
        </w:r>
      </w:ins>
    </w:p>
    <w:p w14:paraId="67303CF5" w14:textId="77777777" w:rsidR="00A6615B" w:rsidRDefault="00A6615B" w:rsidP="00680D8C">
      <w:pPr>
        <w:spacing w:after="200" w:line="276" w:lineRule="auto"/>
        <w:jc w:val="left"/>
        <w:rPr>
          <w:ins w:id="2262" w:author="Jacek" w:date="2015-02-25T09:29:00Z"/>
        </w:rPr>
      </w:pPr>
      <w:ins w:id="2263" w:author="Jacek" w:date="2015-02-25T09:28:00Z">
        <w:r>
          <w:rPr>
            <w:noProof/>
          </w:rPr>
          <w:drawing>
            <wp:inline distT="0" distB="0" distL="0" distR="0" wp14:anchorId="7F143E58" wp14:editId="6B25E6E8">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2264" w:author="Jacek" w:date="2015-02-25T09:29:00Z"/>
        </w:rPr>
      </w:pPr>
      <w:ins w:id="2265" w:author="Jacek" w:date="2015-02-25T09:35:00Z">
        <w:r>
          <w:t>SPW5_106 Change profile picture</w:t>
        </w:r>
      </w:ins>
    </w:p>
    <w:p w14:paraId="538D4A3B" w14:textId="5069A277" w:rsidR="00903E5E" w:rsidRDefault="00E264C0">
      <w:pPr>
        <w:spacing w:after="200" w:line="276" w:lineRule="auto"/>
        <w:jc w:val="left"/>
        <w:rPr>
          <w:ins w:id="2266" w:author="yamel peraza" w:date="2015-02-25T18:29:00Z"/>
        </w:rPr>
        <w:pPrChange w:id="2267" w:author="yamel peraza" w:date="2015-02-25T18:29:00Z">
          <w:pPr>
            <w:spacing w:after="200" w:line="360" w:lineRule="auto"/>
            <w:ind w:left="720"/>
            <w:jc w:val="left"/>
          </w:pPr>
        </w:pPrChange>
      </w:pPr>
      <w:ins w:id="2268" w:author="Jacek" w:date="2015-02-27T13:35:00Z">
        <w:r>
          <w:rPr>
            <w:noProof/>
          </w:rPr>
          <w:lastRenderedPageBreak/>
          <w:drawing>
            <wp:inline distT="0" distB="0" distL="0" distR="0" wp14:anchorId="7F8A9B46" wp14:editId="2818388F">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2269" w:author="yamel peraza" w:date="2015-02-25T18:29:00Z"/>
        </w:rPr>
      </w:pPr>
      <w:del w:id="2270" w:author="yamel peraza" w:date="2015-02-25T18:29:00Z">
        <w:r w:rsidDel="00903E5E">
          <w:br w:type="page"/>
        </w:r>
      </w:del>
    </w:p>
    <w:p w14:paraId="268D6366" w14:textId="5BECA669" w:rsidR="00625414" w:rsidRDefault="00625414">
      <w:pPr>
        <w:spacing w:after="200" w:line="360" w:lineRule="auto"/>
        <w:jc w:val="left"/>
        <w:rPr>
          <w:ins w:id="2271" w:author="yamel peraza" w:date="2015-03-18T15:27:00Z"/>
        </w:rPr>
        <w:pPrChange w:id="2272" w:author="yamel peraza" w:date="2015-02-26T18:50:00Z">
          <w:pPr>
            <w:spacing w:after="200" w:line="360" w:lineRule="auto"/>
            <w:ind w:left="720"/>
            <w:jc w:val="left"/>
          </w:pPr>
        </w:pPrChange>
      </w:pPr>
    </w:p>
    <w:p w14:paraId="4B40A575" w14:textId="59EE14F7" w:rsidR="00F0639A" w:rsidRDefault="00F0639A">
      <w:pPr>
        <w:spacing w:after="200" w:line="360" w:lineRule="auto"/>
        <w:jc w:val="left"/>
        <w:rPr>
          <w:ins w:id="2273" w:author="yamel peraza" w:date="2015-02-25T18:27:00Z"/>
        </w:rPr>
        <w:pPrChange w:id="2274" w:author="yamel peraza" w:date="2015-02-26T18:50:00Z">
          <w:pPr>
            <w:spacing w:after="200" w:line="360" w:lineRule="auto"/>
            <w:ind w:left="720"/>
            <w:jc w:val="left"/>
          </w:pPr>
        </w:pPrChange>
      </w:pPr>
    </w:p>
    <w:p w14:paraId="192AF794" w14:textId="3564885E" w:rsidR="00625414" w:rsidRDefault="00D65364" w:rsidP="00E04B8B">
      <w:pPr>
        <w:spacing w:after="200" w:line="360" w:lineRule="auto"/>
        <w:ind w:left="720"/>
        <w:jc w:val="left"/>
        <w:rPr>
          <w:ins w:id="2275" w:author="yamel peraza" w:date="2015-02-25T18:27:00Z"/>
        </w:rPr>
      </w:pPr>
      <w:ins w:id="2276" w:author="yamel peraza" w:date="2015-04-28T11:23:00Z">
        <w:r>
          <w:rPr>
            <w:noProof/>
          </w:rPr>
          <w:drawing>
            <wp:inline distT="0" distB="0" distL="0" distR="0" wp14:anchorId="6CD03E0F" wp14:editId="443E9D8A">
              <wp:extent cx="5943600" cy="3615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055"/>
                      </a:xfrm>
                      <a:prstGeom prst="rect">
                        <a:avLst/>
                      </a:prstGeom>
                    </pic:spPr>
                  </pic:pic>
                </a:graphicData>
              </a:graphic>
            </wp:inline>
          </w:drawing>
        </w:r>
      </w:ins>
    </w:p>
    <w:p w14:paraId="2068B319" w14:textId="32919DE3" w:rsidR="00625414" w:rsidRDefault="00D65364" w:rsidP="00E04B8B">
      <w:pPr>
        <w:spacing w:after="200" w:line="360" w:lineRule="auto"/>
        <w:ind w:left="720"/>
        <w:jc w:val="left"/>
        <w:rPr>
          <w:ins w:id="2277" w:author="yamel peraza" w:date="2015-02-25T18:27:00Z"/>
        </w:rPr>
      </w:pPr>
      <w:ins w:id="2278" w:author="yamel peraza" w:date="2015-04-28T11:23:00Z">
        <w:r>
          <w:rPr>
            <w:noProof/>
          </w:rPr>
          <w:lastRenderedPageBreak/>
          <w:drawing>
            <wp:inline distT="0" distB="0" distL="0" distR="0" wp14:anchorId="1762D16D" wp14:editId="312E9DF0">
              <wp:extent cx="5943600" cy="35001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00120"/>
                      </a:xfrm>
                      <a:prstGeom prst="rect">
                        <a:avLst/>
                      </a:prstGeom>
                    </pic:spPr>
                  </pic:pic>
                </a:graphicData>
              </a:graphic>
            </wp:inline>
          </w:drawing>
        </w:r>
      </w:ins>
    </w:p>
    <w:p w14:paraId="6BAB80C0" w14:textId="2F5B059D" w:rsidR="00625414" w:rsidRDefault="00D65364" w:rsidP="00E04B8B">
      <w:pPr>
        <w:spacing w:after="200" w:line="360" w:lineRule="auto"/>
        <w:ind w:left="720"/>
        <w:jc w:val="left"/>
        <w:rPr>
          <w:ins w:id="2279" w:author="yamel peraza" w:date="2015-02-25T18:27:00Z"/>
        </w:rPr>
      </w:pPr>
      <w:ins w:id="2280" w:author="yamel peraza" w:date="2015-04-28T11:24:00Z">
        <w:r>
          <w:rPr>
            <w:noProof/>
          </w:rPr>
          <w:drawing>
            <wp:inline distT="0" distB="0" distL="0" distR="0" wp14:anchorId="51F31720" wp14:editId="646DBBC1">
              <wp:extent cx="5943600" cy="3336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290"/>
                      </a:xfrm>
                      <a:prstGeom prst="rect">
                        <a:avLst/>
                      </a:prstGeom>
                    </pic:spPr>
                  </pic:pic>
                </a:graphicData>
              </a:graphic>
            </wp:inline>
          </w:drawing>
        </w:r>
      </w:ins>
    </w:p>
    <w:p w14:paraId="2D772835" w14:textId="3320E8C9" w:rsidR="00625414" w:rsidRDefault="00625414" w:rsidP="00E04B8B">
      <w:pPr>
        <w:spacing w:after="200" w:line="360" w:lineRule="auto"/>
        <w:ind w:left="720"/>
        <w:jc w:val="left"/>
        <w:rPr>
          <w:ins w:id="2281" w:author="yamel peraza" w:date="2015-02-25T18:27:00Z"/>
        </w:rPr>
      </w:pPr>
    </w:p>
    <w:p w14:paraId="4F4E46CE" w14:textId="77777777" w:rsidR="00625414" w:rsidRDefault="00625414" w:rsidP="00E04B8B">
      <w:pPr>
        <w:spacing w:after="200" w:line="360" w:lineRule="auto"/>
        <w:ind w:left="720"/>
        <w:jc w:val="left"/>
        <w:rPr>
          <w:ins w:id="2282" w:author="yamel peraza" w:date="2015-02-25T18:27:00Z"/>
        </w:rPr>
      </w:pPr>
    </w:p>
    <w:p w14:paraId="1CEB8413" w14:textId="77777777" w:rsidR="00C41EE3" w:rsidRDefault="00C41EE3" w:rsidP="00E04B8B">
      <w:pPr>
        <w:spacing w:after="200" w:line="360" w:lineRule="auto"/>
        <w:ind w:left="720"/>
        <w:jc w:val="left"/>
        <w:rPr>
          <w:ins w:id="2283" w:author="yamel peraza" w:date="2015-03-18T15:28:00Z"/>
        </w:rPr>
      </w:pPr>
    </w:p>
    <w:p w14:paraId="1FE78C90" w14:textId="57B99BF4" w:rsidR="00F0639A" w:rsidRDefault="00D65364" w:rsidP="00E04B8B">
      <w:pPr>
        <w:spacing w:after="200" w:line="360" w:lineRule="auto"/>
        <w:ind w:left="720"/>
        <w:jc w:val="left"/>
        <w:rPr>
          <w:ins w:id="2284" w:author="yamel peraza" w:date="2015-03-18T15:28:00Z"/>
        </w:rPr>
      </w:pPr>
      <w:ins w:id="2285" w:author="yamel peraza" w:date="2015-04-28T11:24:00Z">
        <w:r>
          <w:rPr>
            <w:noProof/>
          </w:rPr>
          <w:lastRenderedPageBreak/>
          <w:drawing>
            <wp:inline distT="0" distB="0" distL="0" distR="0" wp14:anchorId="06A0B80F" wp14:editId="60C8C476">
              <wp:extent cx="5943600" cy="3132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32455"/>
                      </a:xfrm>
                      <a:prstGeom prst="rect">
                        <a:avLst/>
                      </a:prstGeom>
                    </pic:spPr>
                  </pic:pic>
                </a:graphicData>
              </a:graphic>
            </wp:inline>
          </w:drawing>
        </w:r>
      </w:ins>
    </w:p>
    <w:p w14:paraId="11083553" w14:textId="108F3399" w:rsidR="00F0639A" w:rsidRDefault="00F0639A" w:rsidP="00E04B8B">
      <w:pPr>
        <w:spacing w:after="200" w:line="360" w:lineRule="auto"/>
        <w:ind w:left="720"/>
        <w:jc w:val="left"/>
        <w:rPr>
          <w:ins w:id="2286" w:author="yamel peraza" w:date="2015-03-18T15:28:00Z"/>
        </w:rPr>
      </w:pPr>
    </w:p>
    <w:p w14:paraId="02F26FCC" w14:textId="735216FC" w:rsidR="00F0639A" w:rsidRDefault="00D65364" w:rsidP="00E04B8B">
      <w:pPr>
        <w:spacing w:after="200" w:line="360" w:lineRule="auto"/>
        <w:ind w:left="720"/>
        <w:jc w:val="left"/>
        <w:rPr>
          <w:ins w:id="2287" w:author="yamel peraza" w:date="2015-04-28T11:25:00Z"/>
        </w:rPr>
      </w:pPr>
      <w:ins w:id="2288" w:author="yamel peraza" w:date="2015-04-28T11:25:00Z">
        <w:r>
          <w:rPr>
            <w:noProof/>
          </w:rPr>
          <w:drawing>
            <wp:inline distT="0" distB="0" distL="0" distR="0" wp14:anchorId="2F48BB75" wp14:editId="1125CB8C">
              <wp:extent cx="5343525" cy="3009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009900"/>
                      </a:xfrm>
                      <a:prstGeom prst="rect">
                        <a:avLst/>
                      </a:prstGeom>
                    </pic:spPr>
                  </pic:pic>
                </a:graphicData>
              </a:graphic>
            </wp:inline>
          </w:drawing>
        </w:r>
      </w:ins>
    </w:p>
    <w:p w14:paraId="4C278DAE" w14:textId="6442A1C4" w:rsidR="00D65364" w:rsidRDefault="00D65364" w:rsidP="00E04B8B">
      <w:pPr>
        <w:spacing w:after="200" w:line="360" w:lineRule="auto"/>
        <w:ind w:left="720"/>
        <w:jc w:val="left"/>
        <w:rPr>
          <w:ins w:id="2289" w:author="yamel peraza" w:date="2015-04-28T11:25:00Z"/>
        </w:rPr>
      </w:pPr>
      <w:ins w:id="2290" w:author="yamel peraza" w:date="2015-04-28T11:25:00Z">
        <w:r>
          <w:rPr>
            <w:noProof/>
          </w:rPr>
          <w:lastRenderedPageBreak/>
          <w:drawing>
            <wp:inline distT="0" distB="0" distL="0" distR="0" wp14:anchorId="6B44CFD1" wp14:editId="71FE63D1">
              <wp:extent cx="5943600" cy="2949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9575"/>
                      </a:xfrm>
                      <a:prstGeom prst="rect">
                        <a:avLst/>
                      </a:prstGeom>
                    </pic:spPr>
                  </pic:pic>
                </a:graphicData>
              </a:graphic>
            </wp:inline>
          </w:drawing>
        </w:r>
      </w:ins>
    </w:p>
    <w:p w14:paraId="782524E8" w14:textId="377692D0" w:rsidR="00D65364" w:rsidRDefault="00D65364" w:rsidP="00E04B8B">
      <w:pPr>
        <w:spacing w:after="200" w:line="360" w:lineRule="auto"/>
        <w:ind w:left="720"/>
        <w:jc w:val="left"/>
        <w:rPr>
          <w:ins w:id="2291" w:author="yamel peraza" w:date="2015-04-28T11:25:00Z"/>
        </w:rPr>
      </w:pPr>
      <w:ins w:id="2292" w:author="yamel peraza" w:date="2015-04-28T11:25:00Z">
        <w:r>
          <w:rPr>
            <w:noProof/>
          </w:rPr>
          <w:drawing>
            <wp:inline distT="0" distB="0" distL="0" distR="0" wp14:anchorId="5AEB0356" wp14:editId="47483E57">
              <wp:extent cx="5476875" cy="3562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3562350"/>
                      </a:xfrm>
                      <a:prstGeom prst="rect">
                        <a:avLst/>
                      </a:prstGeom>
                    </pic:spPr>
                  </pic:pic>
                </a:graphicData>
              </a:graphic>
            </wp:inline>
          </w:drawing>
        </w:r>
      </w:ins>
    </w:p>
    <w:p w14:paraId="69531759" w14:textId="64A4B47A" w:rsidR="00D65364" w:rsidRDefault="00D65364" w:rsidP="00E04B8B">
      <w:pPr>
        <w:spacing w:after="200" w:line="360" w:lineRule="auto"/>
        <w:ind w:left="720"/>
        <w:jc w:val="left"/>
        <w:rPr>
          <w:ins w:id="2293" w:author="yamel peraza" w:date="2015-04-28T11:25:00Z"/>
        </w:rPr>
      </w:pPr>
      <w:ins w:id="2294" w:author="yamel peraza" w:date="2015-04-28T11:25:00Z">
        <w:r>
          <w:rPr>
            <w:noProof/>
          </w:rPr>
          <w:lastRenderedPageBreak/>
          <w:drawing>
            <wp:inline distT="0" distB="0" distL="0" distR="0" wp14:anchorId="1DACA063" wp14:editId="398C5B5C">
              <wp:extent cx="5534025" cy="3657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3657600"/>
                      </a:xfrm>
                      <a:prstGeom prst="rect">
                        <a:avLst/>
                      </a:prstGeom>
                    </pic:spPr>
                  </pic:pic>
                </a:graphicData>
              </a:graphic>
            </wp:inline>
          </w:drawing>
        </w:r>
      </w:ins>
    </w:p>
    <w:p w14:paraId="2B31EDCD" w14:textId="0A2BE879" w:rsidR="00D65364" w:rsidRDefault="00D65364" w:rsidP="00E04B8B">
      <w:pPr>
        <w:spacing w:after="200" w:line="360" w:lineRule="auto"/>
        <w:ind w:left="720"/>
        <w:jc w:val="left"/>
        <w:rPr>
          <w:ins w:id="2295" w:author="yamel peraza" w:date="2015-04-28T11:26:00Z"/>
        </w:rPr>
      </w:pPr>
      <w:ins w:id="2296" w:author="yamel peraza" w:date="2015-04-28T11:26:00Z">
        <w:r>
          <w:rPr>
            <w:noProof/>
          </w:rPr>
          <w:drawing>
            <wp:inline distT="0" distB="0" distL="0" distR="0" wp14:anchorId="5182285F" wp14:editId="5899A466">
              <wp:extent cx="4714875" cy="2781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2781300"/>
                      </a:xfrm>
                      <a:prstGeom prst="rect">
                        <a:avLst/>
                      </a:prstGeom>
                    </pic:spPr>
                  </pic:pic>
                </a:graphicData>
              </a:graphic>
            </wp:inline>
          </w:drawing>
        </w:r>
      </w:ins>
    </w:p>
    <w:p w14:paraId="69B20010" w14:textId="77777777" w:rsidR="00D65364" w:rsidRDefault="00D65364" w:rsidP="00E04B8B">
      <w:pPr>
        <w:spacing w:after="200" w:line="360" w:lineRule="auto"/>
        <w:ind w:left="720"/>
        <w:jc w:val="left"/>
        <w:rPr>
          <w:ins w:id="2297" w:author="yamel peraza" w:date="2015-04-28T11:26:00Z"/>
        </w:rPr>
      </w:pPr>
    </w:p>
    <w:p w14:paraId="49F58E82" w14:textId="77777777" w:rsidR="00D65364" w:rsidRDefault="00D65364" w:rsidP="00E04B8B">
      <w:pPr>
        <w:spacing w:after="200" w:line="360" w:lineRule="auto"/>
        <w:ind w:left="720"/>
        <w:jc w:val="left"/>
        <w:rPr>
          <w:ins w:id="2298" w:author="yamel peraza" w:date="2015-04-28T11:26:00Z"/>
        </w:rPr>
      </w:pPr>
    </w:p>
    <w:p w14:paraId="6C68E12C" w14:textId="77777777" w:rsidR="00D65364" w:rsidRDefault="00D65364" w:rsidP="00E04B8B">
      <w:pPr>
        <w:spacing w:after="200" w:line="360" w:lineRule="auto"/>
        <w:ind w:left="720"/>
        <w:jc w:val="left"/>
        <w:rPr>
          <w:ins w:id="2299" w:author="yamel peraza" w:date="2015-04-28T11:26:00Z"/>
        </w:rPr>
      </w:pPr>
    </w:p>
    <w:p w14:paraId="0E934DEC" w14:textId="77777777" w:rsidR="00D65364" w:rsidRDefault="00D65364" w:rsidP="00E04B8B">
      <w:pPr>
        <w:spacing w:after="200" w:line="360" w:lineRule="auto"/>
        <w:ind w:left="720"/>
        <w:jc w:val="left"/>
        <w:rPr>
          <w:ins w:id="2300" w:author="yamel peraza" w:date="2015-04-28T11:26:00Z"/>
        </w:rPr>
      </w:pPr>
    </w:p>
    <w:p w14:paraId="442110CE" w14:textId="31301F12" w:rsidR="00D65364" w:rsidRDefault="00D65364" w:rsidP="00E04B8B">
      <w:pPr>
        <w:spacing w:after="200" w:line="360" w:lineRule="auto"/>
        <w:ind w:left="720"/>
        <w:jc w:val="left"/>
        <w:rPr>
          <w:ins w:id="2301" w:author="yamel peraza" w:date="2015-04-28T11:26:00Z"/>
        </w:rPr>
      </w:pPr>
      <w:ins w:id="2302" w:author="yamel peraza" w:date="2015-04-28T11:26:00Z">
        <w:r>
          <w:rPr>
            <w:noProof/>
          </w:rPr>
          <w:lastRenderedPageBreak/>
          <w:drawing>
            <wp:inline distT="0" distB="0" distL="0" distR="0" wp14:anchorId="1E24BE99" wp14:editId="1944BDF1">
              <wp:extent cx="5562600" cy="3714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3714750"/>
                      </a:xfrm>
                      <a:prstGeom prst="rect">
                        <a:avLst/>
                      </a:prstGeom>
                    </pic:spPr>
                  </pic:pic>
                </a:graphicData>
              </a:graphic>
            </wp:inline>
          </w:drawing>
        </w:r>
      </w:ins>
    </w:p>
    <w:p w14:paraId="4E985586" w14:textId="738848DD" w:rsidR="00D65364" w:rsidRDefault="00D65364" w:rsidP="00E04B8B">
      <w:pPr>
        <w:spacing w:after="200" w:line="360" w:lineRule="auto"/>
        <w:ind w:left="720"/>
        <w:jc w:val="left"/>
        <w:rPr>
          <w:ins w:id="2303" w:author="yamel peraza" w:date="2015-04-28T11:26:00Z"/>
        </w:rPr>
      </w:pPr>
      <w:ins w:id="2304" w:author="yamel peraza" w:date="2015-04-28T11:26:00Z">
        <w:r>
          <w:rPr>
            <w:noProof/>
          </w:rPr>
          <w:drawing>
            <wp:inline distT="0" distB="0" distL="0" distR="0" wp14:anchorId="4E602B10" wp14:editId="7D3774B4">
              <wp:extent cx="5610225" cy="3238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3238500"/>
                      </a:xfrm>
                      <a:prstGeom prst="rect">
                        <a:avLst/>
                      </a:prstGeom>
                    </pic:spPr>
                  </pic:pic>
                </a:graphicData>
              </a:graphic>
            </wp:inline>
          </w:drawing>
        </w:r>
      </w:ins>
    </w:p>
    <w:p w14:paraId="5310A9E8" w14:textId="3DEA7657" w:rsidR="00D65364" w:rsidRDefault="00D65364" w:rsidP="00E04B8B">
      <w:pPr>
        <w:spacing w:after="200" w:line="360" w:lineRule="auto"/>
        <w:ind w:left="720"/>
        <w:jc w:val="left"/>
        <w:rPr>
          <w:ins w:id="2305" w:author="yamel peraza" w:date="2015-04-28T11:27:00Z"/>
        </w:rPr>
      </w:pPr>
      <w:ins w:id="2306" w:author="yamel peraza" w:date="2015-04-28T11:27:00Z">
        <w:r>
          <w:rPr>
            <w:noProof/>
          </w:rPr>
          <w:lastRenderedPageBreak/>
          <w:drawing>
            <wp:inline distT="0" distB="0" distL="0" distR="0" wp14:anchorId="66CAB42E" wp14:editId="53851965">
              <wp:extent cx="550545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3343275"/>
                      </a:xfrm>
                      <a:prstGeom prst="rect">
                        <a:avLst/>
                      </a:prstGeom>
                    </pic:spPr>
                  </pic:pic>
                </a:graphicData>
              </a:graphic>
            </wp:inline>
          </w:drawing>
        </w:r>
      </w:ins>
    </w:p>
    <w:p w14:paraId="0B3662BD" w14:textId="77777777" w:rsidR="00D65364" w:rsidRDefault="00D65364" w:rsidP="00E04B8B">
      <w:pPr>
        <w:spacing w:after="200" w:line="360" w:lineRule="auto"/>
        <w:ind w:left="720"/>
        <w:jc w:val="left"/>
        <w:rPr>
          <w:ins w:id="2307" w:author="yamel peraza" w:date="2015-04-28T11:27:00Z"/>
        </w:rPr>
      </w:pPr>
    </w:p>
    <w:p w14:paraId="31ADB10A" w14:textId="77777777" w:rsidR="00D65364" w:rsidRDefault="00D65364" w:rsidP="00E04B8B">
      <w:pPr>
        <w:spacing w:after="200" w:line="360" w:lineRule="auto"/>
        <w:ind w:left="720"/>
        <w:jc w:val="left"/>
        <w:rPr>
          <w:ins w:id="2308" w:author="yamel peraza" w:date="2015-04-28T11:27:00Z"/>
        </w:rPr>
      </w:pPr>
    </w:p>
    <w:p w14:paraId="6F6DAA5E" w14:textId="77777777" w:rsidR="00D65364" w:rsidRDefault="00D65364" w:rsidP="00E04B8B">
      <w:pPr>
        <w:spacing w:after="200" w:line="360" w:lineRule="auto"/>
        <w:ind w:left="720"/>
        <w:jc w:val="left"/>
        <w:rPr>
          <w:ins w:id="2309" w:author="yamel peraza" w:date="2015-04-28T11:27:00Z"/>
        </w:rPr>
      </w:pPr>
    </w:p>
    <w:p w14:paraId="5D2DBAE7" w14:textId="77777777" w:rsidR="00D65364" w:rsidRDefault="00D65364" w:rsidP="00E04B8B">
      <w:pPr>
        <w:spacing w:after="200" w:line="360" w:lineRule="auto"/>
        <w:ind w:left="720"/>
        <w:jc w:val="left"/>
        <w:rPr>
          <w:ins w:id="2310" w:author="yamel peraza" w:date="2015-04-28T11:27:00Z"/>
        </w:rPr>
      </w:pPr>
    </w:p>
    <w:p w14:paraId="3E681958" w14:textId="77777777" w:rsidR="00D65364" w:rsidRDefault="00D65364" w:rsidP="00E04B8B">
      <w:pPr>
        <w:spacing w:after="200" w:line="360" w:lineRule="auto"/>
        <w:ind w:left="720"/>
        <w:jc w:val="left"/>
        <w:rPr>
          <w:ins w:id="2311" w:author="yamel peraza" w:date="2015-04-28T11:27:00Z"/>
        </w:rPr>
      </w:pPr>
    </w:p>
    <w:p w14:paraId="3AA10E40" w14:textId="77777777" w:rsidR="00D65364" w:rsidRDefault="00D65364" w:rsidP="00E04B8B">
      <w:pPr>
        <w:spacing w:after="200" w:line="360" w:lineRule="auto"/>
        <w:ind w:left="720"/>
        <w:jc w:val="left"/>
        <w:rPr>
          <w:ins w:id="2312" w:author="yamel peraza" w:date="2015-04-28T11:27:00Z"/>
        </w:rPr>
      </w:pPr>
    </w:p>
    <w:p w14:paraId="4FAC7974" w14:textId="77777777" w:rsidR="00D65364" w:rsidRDefault="00D65364" w:rsidP="00E04B8B">
      <w:pPr>
        <w:spacing w:after="200" w:line="360" w:lineRule="auto"/>
        <w:ind w:left="720"/>
        <w:jc w:val="left"/>
        <w:rPr>
          <w:ins w:id="2313" w:author="yamel peraza" w:date="2015-03-18T15:28:00Z"/>
        </w:rPr>
      </w:pPr>
    </w:p>
    <w:p w14:paraId="29B792E4" w14:textId="60BB407C" w:rsidR="00F0639A" w:rsidRDefault="00F0639A" w:rsidP="00E04B8B">
      <w:pPr>
        <w:spacing w:after="200" w:line="360" w:lineRule="auto"/>
        <w:ind w:left="720"/>
        <w:jc w:val="left"/>
        <w:rPr>
          <w:ins w:id="2314" w:author="yamel peraza" w:date="2015-03-18T15:28:00Z"/>
        </w:rPr>
      </w:pPr>
    </w:p>
    <w:p w14:paraId="0CC33669" w14:textId="77777777" w:rsidR="000545E3" w:rsidRDefault="000545E3" w:rsidP="00E04B8B">
      <w:pPr>
        <w:spacing w:after="200" w:line="360" w:lineRule="auto"/>
        <w:ind w:left="720"/>
        <w:jc w:val="left"/>
        <w:rPr>
          <w:ins w:id="2315" w:author="yamel peraza" w:date="2015-04-27T13:20:00Z"/>
        </w:rPr>
      </w:pPr>
    </w:p>
    <w:p w14:paraId="380B2346" w14:textId="77777777" w:rsidR="000545E3" w:rsidRDefault="000545E3" w:rsidP="00E04B8B">
      <w:pPr>
        <w:spacing w:after="200" w:line="360" w:lineRule="auto"/>
        <w:ind w:left="720"/>
        <w:jc w:val="left"/>
        <w:rPr>
          <w:ins w:id="2316" w:author="yamel peraza" w:date="2015-04-27T13:20:00Z"/>
        </w:rPr>
      </w:pPr>
    </w:p>
    <w:p w14:paraId="1E551910" w14:textId="77777777" w:rsidR="000545E3" w:rsidRDefault="000545E3" w:rsidP="00E04B8B">
      <w:pPr>
        <w:spacing w:after="200" w:line="360" w:lineRule="auto"/>
        <w:ind w:left="720"/>
        <w:jc w:val="left"/>
        <w:rPr>
          <w:ins w:id="2317" w:author="yamel peraza" w:date="2015-04-27T13:20:00Z"/>
        </w:rPr>
      </w:pPr>
    </w:p>
    <w:p w14:paraId="41AF2C1E" w14:textId="77777777" w:rsidR="000545E3" w:rsidRDefault="000545E3" w:rsidP="00E04B8B">
      <w:pPr>
        <w:spacing w:after="200" w:line="360" w:lineRule="auto"/>
        <w:ind w:left="720"/>
        <w:jc w:val="left"/>
        <w:rPr>
          <w:ins w:id="2318" w:author="yamel peraza" w:date="2015-04-27T13:20:00Z"/>
        </w:rPr>
      </w:pPr>
    </w:p>
    <w:p w14:paraId="4468D301" w14:textId="611687C3" w:rsidR="0093590B" w:rsidRPr="0068006D" w:rsidRDefault="0093590B" w:rsidP="0093590B">
      <w:pPr>
        <w:rPr>
          <w:ins w:id="2319" w:author="yamel peraza" w:date="2015-04-27T13:23:00Z"/>
          <w:b/>
          <w:sz w:val="28"/>
        </w:rPr>
      </w:pPr>
      <w:ins w:id="2320" w:author="yamel peraza" w:date="2015-04-27T13:23:00Z">
        <w:r w:rsidRPr="0068006D">
          <w:rPr>
            <w:b/>
            <w:sz w:val="28"/>
          </w:rPr>
          <w:lastRenderedPageBreak/>
          <w:t>Below are non-supersed</w:t>
        </w:r>
        <w:r>
          <w:rPr>
            <w:b/>
            <w:sz w:val="28"/>
          </w:rPr>
          <w:t>ed sequence diagrams from SPWv.4</w:t>
        </w:r>
        <w:r w:rsidRPr="0068006D">
          <w:rPr>
            <w:b/>
            <w:sz w:val="28"/>
          </w:rPr>
          <w:t xml:space="preserve"> documentation:</w:t>
        </w:r>
      </w:ins>
    </w:p>
    <w:p w14:paraId="4D3C1691" w14:textId="77777777" w:rsidR="00F70EB6" w:rsidRDefault="00F70EB6" w:rsidP="00E04B8B">
      <w:pPr>
        <w:spacing w:after="200" w:line="360" w:lineRule="auto"/>
        <w:ind w:left="720"/>
        <w:jc w:val="left"/>
        <w:rPr>
          <w:ins w:id="2321" w:author="yamel peraza" w:date="2015-02-25T18:31:00Z"/>
        </w:rPr>
      </w:pPr>
    </w:p>
    <w:p w14:paraId="6A6839A8" w14:textId="3AECDC4B" w:rsidR="00C41EE3" w:rsidRDefault="00C41EE3" w:rsidP="00E04B8B">
      <w:pPr>
        <w:spacing w:after="200" w:line="360" w:lineRule="auto"/>
        <w:ind w:left="720"/>
        <w:jc w:val="left"/>
        <w:rPr>
          <w:ins w:id="2322" w:author="yamel peraza" w:date="2015-02-25T18:31:00Z"/>
        </w:rPr>
      </w:pPr>
      <w:r>
        <w:rPr>
          <w:noProof/>
        </w:rPr>
        <w:drawing>
          <wp:anchor distT="0" distB="0" distL="114300" distR="114300" simplePos="0" relativeHeight="251640320" behindDoc="0" locked="0" layoutInCell="1" allowOverlap="1" wp14:anchorId="7F6C5BF9" wp14:editId="342C2935">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9">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2323" w:author="yamel peraza" w:date="2015-02-25T18:31:00Z"/>
        </w:rPr>
      </w:pPr>
    </w:p>
    <w:p w14:paraId="24BD49CD" w14:textId="74AF3C2B" w:rsidR="00C41EE3" w:rsidRDefault="00C41EE3" w:rsidP="00E04B8B">
      <w:pPr>
        <w:spacing w:after="200" w:line="360" w:lineRule="auto"/>
        <w:ind w:left="720"/>
        <w:jc w:val="left"/>
        <w:rPr>
          <w:ins w:id="2324" w:author="yamel peraza" w:date="2015-02-25T18:31:00Z"/>
        </w:rPr>
      </w:pPr>
    </w:p>
    <w:p w14:paraId="0CC51152" w14:textId="689FA2AC" w:rsidR="00C41EE3" w:rsidRDefault="00C41EE3" w:rsidP="00E04B8B">
      <w:pPr>
        <w:spacing w:after="200" w:line="360" w:lineRule="auto"/>
        <w:ind w:left="720"/>
        <w:jc w:val="left"/>
        <w:rPr>
          <w:ins w:id="2325" w:author="yamel peraza" w:date="2015-02-25T18:31:00Z"/>
        </w:rPr>
      </w:pPr>
    </w:p>
    <w:p w14:paraId="7F363414" w14:textId="71ED7584" w:rsidR="00C41EE3" w:rsidRDefault="00C41EE3" w:rsidP="00E04B8B">
      <w:pPr>
        <w:spacing w:after="200" w:line="360" w:lineRule="auto"/>
        <w:ind w:left="720"/>
        <w:jc w:val="left"/>
        <w:rPr>
          <w:ins w:id="2326" w:author="yamel peraza" w:date="2015-02-25T18:31:00Z"/>
        </w:rPr>
      </w:pPr>
    </w:p>
    <w:p w14:paraId="5D78D36F" w14:textId="3D265DCF" w:rsidR="00C41EE3" w:rsidRDefault="00C41EE3" w:rsidP="00E04B8B">
      <w:pPr>
        <w:spacing w:after="200" w:line="360" w:lineRule="auto"/>
        <w:ind w:left="720"/>
        <w:jc w:val="left"/>
        <w:rPr>
          <w:ins w:id="2327" w:author="yamel peraza" w:date="2015-02-25T18:31:00Z"/>
        </w:rPr>
      </w:pPr>
    </w:p>
    <w:p w14:paraId="7F542003" w14:textId="77777777" w:rsidR="00C41EE3" w:rsidRDefault="00C41EE3" w:rsidP="00E04B8B">
      <w:pPr>
        <w:spacing w:after="200" w:line="360" w:lineRule="auto"/>
        <w:ind w:left="720"/>
        <w:jc w:val="left"/>
        <w:rPr>
          <w:ins w:id="2328" w:author="yamel peraza" w:date="2015-02-25T18:32:00Z"/>
        </w:rPr>
      </w:pPr>
    </w:p>
    <w:p w14:paraId="595D195C" w14:textId="1F0523DA" w:rsidR="00C41EE3" w:rsidRDefault="00C41EE3" w:rsidP="00E04B8B">
      <w:pPr>
        <w:spacing w:after="200" w:line="360" w:lineRule="auto"/>
        <w:ind w:left="720"/>
        <w:jc w:val="left"/>
        <w:rPr>
          <w:ins w:id="2329" w:author="yamel peraza" w:date="2015-02-25T18:32:00Z"/>
        </w:rPr>
      </w:pPr>
    </w:p>
    <w:p w14:paraId="45C3F7BA" w14:textId="6C19C171" w:rsidR="00C41EE3" w:rsidRDefault="00C41EE3" w:rsidP="00E04B8B">
      <w:pPr>
        <w:spacing w:after="200" w:line="360" w:lineRule="auto"/>
        <w:ind w:left="720"/>
        <w:jc w:val="left"/>
        <w:rPr>
          <w:ins w:id="2330"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1D35B737">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50">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30C26E1B">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2E06D355">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56E62F55">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57B2A658">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7BA46F55">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6E500943">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F803313">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44340A63">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1B7F516F">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7E63BE27">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5382CC29">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5BDF339C">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1CCBC509">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5052AA2F">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E57A498">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535214B0">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0EF089FE">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3CEA97E3">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0ED1A54D">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1BBF398A">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120F3050">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6BBD23FC">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521A59DB">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57F60232">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13BF17A0">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24FA1856">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29847276">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5927DCD3">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694F8130">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2A1BF5EA">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0DB5E5EE">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16429FB9">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14F641E5">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464A9ED2">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37BBB3B5">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36EA034B">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4A8D143C">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pPr>
        <w:pStyle w:val="H2"/>
        <w:numPr>
          <w:ilvl w:val="1"/>
          <w:numId w:val="86"/>
        </w:numPr>
        <w:outlineLvl w:val="1"/>
        <w:pPrChange w:id="2331" w:author="yamel peraza" w:date="2015-04-27T13:55:00Z">
          <w:pPr>
            <w:pStyle w:val="H2"/>
            <w:numPr>
              <w:ilvl w:val="1"/>
              <w:numId w:val="10"/>
            </w:numPr>
            <w:ind w:left="1440" w:hanging="720"/>
            <w:outlineLvl w:val="1"/>
          </w:pPr>
        </w:pPrChange>
      </w:pPr>
      <w:bookmarkStart w:id="2332" w:name="_Toc393726791"/>
      <w:r w:rsidRPr="008F00D6">
        <w:rPr>
          <w:noProof/>
        </w:rPr>
        <w:lastRenderedPageBreak/>
        <mc:AlternateContent>
          <mc:Choice Requires="wps">
            <w:drawing>
              <wp:anchor distT="0" distB="0" distL="114300" distR="114300" simplePos="0" relativeHeight="251653632" behindDoc="0" locked="0" layoutInCell="1" allowOverlap="1" wp14:anchorId="74B7E82B" wp14:editId="214E2049">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72EA11" id="Straight Connector 4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2332"/>
    </w:p>
    <w:p w14:paraId="7BB93F20" w14:textId="3C1E8C39" w:rsidR="00510415" w:rsidRDefault="00510415" w:rsidP="00FE2766">
      <w:pPr>
        <w:tabs>
          <w:tab w:val="left" w:pos="1182"/>
        </w:tabs>
        <w:rPr>
          <w:ins w:id="2333" w:author="yamel peraza" w:date="2015-04-27T13:59:00Z"/>
        </w:rPr>
      </w:pPr>
      <w:ins w:id="2334" w:author="yamel peraza" w:date="2015-04-27T13:58:00Z">
        <w:r w:rsidRPr="00510415">
          <w:rPr>
            <w:noProof/>
          </w:rPr>
          <w:drawing>
            <wp:anchor distT="0" distB="0" distL="114300" distR="114300" simplePos="0" relativeHeight="251668992" behindDoc="0" locked="0" layoutInCell="1" allowOverlap="1" wp14:anchorId="41E95DFD" wp14:editId="4D3945DE">
              <wp:simplePos x="0" y="0"/>
              <wp:positionH relativeFrom="column">
                <wp:posOffset>106045</wp:posOffset>
              </wp:positionH>
              <wp:positionV relativeFrom="paragraph">
                <wp:posOffset>339725</wp:posOffset>
              </wp:positionV>
              <wp:extent cx="6198235" cy="4243070"/>
              <wp:effectExtent l="0" t="0" r="0" b="5080"/>
              <wp:wrapSquare wrapText="bothSides"/>
              <wp:docPr id="3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4"/>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8235" cy="42430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ins>
      <w:ins w:id="2335" w:author="yamel peraza" w:date="2015-04-27T14:00:00Z">
        <w:r>
          <w:t xml:space="preserve">        </w:t>
        </w:r>
      </w:ins>
      <w:ins w:id="2336" w:author="yamel peraza" w:date="2015-04-27T13:58:00Z">
        <w:r>
          <w:t>Student Request Virtual Machine page</w:t>
        </w:r>
      </w:ins>
    </w:p>
    <w:p w14:paraId="7A65133E" w14:textId="645F6E7D" w:rsidR="00510415" w:rsidRDefault="00510415" w:rsidP="00FE2766">
      <w:pPr>
        <w:tabs>
          <w:tab w:val="left" w:pos="1182"/>
        </w:tabs>
        <w:rPr>
          <w:ins w:id="2337" w:author="yamel peraza" w:date="2015-04-27T13:59:00Z"/>
        </w:rPr>
      </w:pPr>
    </w:p>
    <w:p w14:paraId="12A03B8B" w14:textId="21E0A639" w:rsidR="00510415" w:rsidRDefault="00510415" w:rsidP="00FE2766">
      <w:pPr>
        <w:tabs>
          <w:tab w:val="left" w:pos="1182"/>
        </w:tabs>
        <w:rPr>
          <w:ins w:id="2338" w:author="yamel peraza" w:date="2015-04-27T13:59:00Z"/>
        </w:rPr>
      </w:pPr>
    </w:p>
    <w:p w14:paraId="28190D74" w14:textId="03C75F73" w:rsidR="00510415" w:rsidRDefault="00510415" w:rsidP="00FE2766">
      <w:pPr>
        <w:tabs>
          <w:tab w:val="left" w:pos="1182"/>
        </w:tabs>
        <w:rPr>
          <w:ins w:id="2339" w:author="yamel peraza" w:date="2015-04-27T13:59:00Z"/>
        </w:rPr>
      </w:pPr>
    </w:p>
    <w:p w14:paraId="6425D954" w14:textId="04607F09" w:rsidR="00510415" w:rsidRDefault="00510415" w:rsidP="00FE2766">
      <w:pPr>
        <w:tabs>
          <w:tab w:val="left" w:pos="1182"/>
        </w:tabs>
        <w:rPr>
          <w:ins w:id="2340" w:author="yamel peraza" w:date="2015-04-27T13:59:00Z"/>
        </w:rPr>
      </w:pPr>
    </w:p>
    <w:p w14:paraId="1B0F6294" w14:textId="77777777" w:rsidR="00510415" w:rsidRDefault="00510415" w:rsidP="00FE2766">
      <w:pPr>
        <w:tabs>
          <w:tab w:val="left" w:pos="1182"/>
        </w:tabs>
        <w:rPr>
          <w:ins w:id="2341" w:author="yamel peraza" w:date="2015-04-27T13:59:00Z"/>
        </w:rPr>
      </w:pPr>
    </w:p>
    <w:p w14:paraId="3845934B" w14:textId="77777777" w:rsidR="00510415" w:rsidRDefault="00510415" w:rsidP="00FE2766">
      <w:pPr>
        <w:tabs>
          <w:tab w:val="left" w:pos="1182"/>
        </w:tabs>
        <w:rPr>
          <w:ins w:id="2342" w:author="yamel peraza" w:date="2015-04-27T13:59:00Z"/>
        </w:rPr>
      </w:pPr>
    </w:p>
    <w:p w14:paraId="603081AE" w14:textId="05DDF11D" w:rsidR="00510415" w:rsidRDefault="00510415" w:rsidP="00FE2766">
      <w:pPr>
        <w:tabs>
          <w:tab w:val="left" w:pos="1182"/>
        </w:tabs>
        <w:rPr>
          <w:ins w:id="2343" w:author="yamel peraza" w:date="2015-04-27T13:59:00Z"/>
        </w:rPr>
      </w:pPr>
    </w:p>
    <w:p w14:paraId="3FEBDD75" w14:textId="76FEBF2C" w:rsidR="00510415" w:rsidRDefault="00510415" w:rsidP="00FE2766">
      <w:pPr>
        <w:tabs>
          <w:tab w:val="left" w:pos="1182"/>
        </w:tabs>
        <w:rPr>
          <w:ins w:id="2344" w:author="yamel peraza" w:date="2015-04-27T13:59:00Z"/>
        </w:rPr>
      </w:pPr>
    </w:p>
    <w:p w14:paraId="569BA4E6" w14:textId="77777777" w:rsidR="00510415" w:rsidRDefault="00510415" w:rsidP="00FE2766">
      <w:pPr>
        <w:tabs>
          <w:tab w:val="left" w:pos="1182"/>
        </w:tabs>
        <w:rPr>
          <w:ins w:id="2345" w:author="yamel peraza" w:date="2015-04-27T13:59:00Z"/>
        </w:rPr>
      </w:pPr>
    </w:p>
    <w:p w14:paraId="2C11EBC4" w14:textId="1C687F03" w:rsidR="00510415" w:rsidRDefault="00510415" w:rsidP="00FE2766">
      <w:pPr>
        <w:tabs>
          <w:tab w:val="left" w:pos="1182"/>
        </w:tabs>
        <w:rPr>
          <w:ins w:id="2346" w:author="yamel peraza" w:date="2015-04-27T13:59:00Z"/>
        </w:rPr>
      </w:pPr>
    </w:p>
    <w:p w14:paraId="468E7A5F" w14:textId="77777777" w:rsidR="00510415" w:rsidRDefault="00510415" w:rsidP="00FE2766">
      <w:pPr>
        <w:tabs>
          <w:tab w:val="left" w:pos="1182"/>
        </w:tabs>
        <w:rPr>
          <w:ins w:id="2347" w:author="yamel peraza" w:date="2015-04-27T13:59:00Z"/>
        </w:rPr>
      </w:pPr>
    </w:p>
    <w:p w14:paraId="62F962E1" w14:textId="77777777" w:rsidR="00510415" w:rsidRDefault="00510415" w:rsidP="00FE2766">
      <w:pPr>
        <w:tabs>
          <w:tab w:val="left" w:pos="1182"/>
        </w:tabs>
        <w:rPr>
          <w:ins w:id="2348" w:author="yamel peraza" w:date="2015-04-27T13:59:00Z"/>
        </w:rPr>
      </w:pPr>
    </w:p>
    <w:p w14:paraId="051ACE9C" w14:textId="1CAD1719" w:rsidR="00510415" w:rsidRDefault="00510415" w:rsidP="00FE2766">
      <w:pPr>
        <w:tabs>
          <w:tab w:val="left" w:pos="1182"/>
        </w:tabs>
        <w:rPr>
          <w:ins w:id="2349" w:author="yamel peraza" w:date="2015-04-27T13:59:00Z"/>
        </w:rPr>
      </w:pPr>
      <w:ins w:id="2350" w:author="yamel peraza" w:date="2015-04-27T13:59:00Z">
        <w:r w:rsidRPr="00510415">
          <w:rPr>
            <w:noProof/>
          </w:rPr>
          <w:lastRenderedPageBreak/>
          <w:drawing>
            <wp:anchor distT="0" distB="0" distL="114300" distR="114300" simplePos="0" relativeHeight="251672064" behindDoc="0" locked="0" layoutInCell="1" allowOverlap="1" wp14:anchorId="00624BC5" wp14:editId="293A3C14">
              <wp:simplePos x="0" y="0"/>
              <wp:positionH relativeFrom="column">
                <wp:posOffset>0</wp:posOffset>
              </wp:positionH>
              <wp:positionV relativeFrom="paragraph">
                <wp:posOffset>339725</wp:posOffset>
              </wp:positionV>
              <wp:extent cx="5943600" cy="4145280"/>
              <wp:effectExtent l="0" t="0" r="0" b="7620"/>
              <wp:wrapSquare wrapText="bothSides"/>
              <wp:docPr id="3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5"/>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ins>
      <w:ins w:id="2351" w:author="yamel peraza" w:date="2015-04-27T14:00:00Z">
        <w:r>
          <w:t>Head Professor Virtual Machine Request page</w:t>
        </w:r>
      </w:ins>
    </w:p>
    <w:p w14:paraId="7074D936" w14:textId="247E4F18" w:rsidR="00510415" w:rsidRDefault="00510415" w:rsidP="00FE2766">
      <w:pPr>
        <w:tabs>
          <w:tab w:val="left" w:pos="1182"/>
        </w:tabs>
        <w:rPr>
          <w:ins w:id="2352" w:author="yamel peraza" w:date="2015-04-27T13:59:00Z"/>
        </w:rPr>
      </w:pPr>
    </w:p>
    <w:p w14:paraId="4DBDE2B4" w14:textId="28A76495" w:rsidR="00510415" w:rsidRDefault="00845AC5" w:rsidP="00FE2766">
      <w:pPr>
        <w:tabs>
          <w:tab w:val="left" w:pos="1182"/>
        </w:tabs>
        <w:rPr>
          <w:ins w:id="2353" w:author="yamel peraza" w:date="2015-04-27T13:59:00Z"/>
        </w:rPr>
      </w:pPr>
      <w:ins w:id="2354" w:author="yamel peraza" w:date="2015-04-27T14:01:00Z">
        <w:r>
          <w:t>Set Default Email for Virtual Machine Creation/Notification to school</w:t>
        </w:r>
      </w:ins>
      <w:ins w:id="2355" w:author="yamel peraza" w:date="2015-04-27T14:02:00Z">
        <w:r>
          <w:t>’s system admin</w:t>
        </w:r>
      </w:ins>
    </w:p>
    <w:p w14:paraId="08AEF76C" w14:textId="38CA6FD6" w:rsidR="00510415" w:rsidRDefault="00845AC5" w:rsidP="00FE2766">
      <w:pPr>
        <w:tabs>
          <w:tab w:val="left" w:pos="1182"/>
        </w:tabs>
        <w:rPr>
          <w:ins w:id="2356" w:author="yamel peraza" w:date="2015-04-27T13:59:00Z"/>
        </w:rPr>
      </w:pPr>
      <w:ins w:id="2357" w:author="yamel peraza" w:date="2015-04-27T14:02:00Z">
        <w:r w:rsidRPr="00845AC5">
          <w:rPr>
            <w:noProof/>
          </w:rPr>
          <w:drawing>
            <wp:anchor distT="0" distB="0" distL="114300" distR="114300" simplePos="0" relativeHeight="251673088" behindDoc="0" locked="0" layoutInCell="1" allowOverlap="1" wp14:anchorId="02FABC10" wp14:editId="3A1F8A5B">
              <wp:simplePos x="0" y="0"/>
              <wp:positionH relativeFrom="column">
                <wp:posOffset>0</wp:posOffset>
              </wp:positionH>
              <wp:positionV relativeFrom="paragraph">
                <wp:posOffset>49988</wp:posOffset>
              </wp:positionV>
              <wp:extent cx="5105400" cy="2286000"/>
              <wp:effectExtent l="0" t="0" r="0" b="0"/>
              <wp:wrapSquare wrapText="bothSides"/>
              <wp:docPr id="3102"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14336"/>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054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ins>
    </w:p>
    <w:p w14:paraId="3B56B085" w14:textId="087D4BD9" w:rsidR="00510415" w:rsidRDefault="00510415" w:rsidP="00FE2766">
      <w:pPr>
        <w:tabs>
          <w:tab w:val="left" w:pos="1182"/>
        </w:tabs>
        <w:rPr>
          <w:ins w:id="2358" w:author="yamel peraza" w:date="2015-04-27T13:59:00Z"/>
        </w:rPr>
      </w:pPr>
    </w:p>
    <w:p w14:paraId="07BEA055" w14:textId="167A966F" w:rsidR="00510415" w:rsidRDefault="00510415" w:rsidP="00FE2766">
      <w:pPr>
        <w:tabs>
          <w:tab w:val="left" w:pos="1182"/>
        </w:tabs>
        <w:rPr>
          <w:ins w:id="2359" w:author="yamel peraza" w:date="2015-04-27T13:59:00Z"/>
        </w:rPr>
      </w:pPr>
    </w:p>
    <w:p w14:paraId="37199154" w14:textId="14163619" w:rsidR="00510415" w:rsidRDefault="00510415" w:rsidP="00FE2766">
      <w:pPr>
        <w:tabs>
          <w:tab w:val="left" w:pos="1182"/>
        </w:tabs>
        <w:rPr>
          <w:ins w:id="2360" w:author="yamel peraza" w:date="2015-04-27T13:59:00Z"/>
        </w:rPr>
      </w:pPr>
    </w:p>
    <w:p w14:paraId="6AE9230C" w14:textId="77700794" w:rsidR="00510415" w:rsidRDefault="00510415" w:rsidP="00FE2766">
      <w:pPr>
        <w:tabs>
          <w:tab w:val="left" w:pos="1182"/>
        </w:tabs>
        <w:rPr>
          <w:ins w:id="2361" w:author="yamel peraza" w:date="2015-04-27T13:59:00Z"/>
        </w:rPr>
      </w:pPr>
    </w:p>
    <w:p w14:paraId="0CF273E8" w14:textId="77777777" w:rsidR="00510415" w:rsidRDefault="00510415" w:rsidP="00FE2766">
      <w:pPr>
        <w:tabs>
          <w:tab w:val="left" w:pos="1182"/>
        </w:tabs>
        <w:rPr>
          <w:ins w:id="2362" w:author="yamel peraza" w:date="2015-04-27T13:59:00Z"/>
        </w:rPr>
      </w:pPr>
    </w:p>
    <w:p w14:paraId="4C55382A" w14:textId="77C34168" w:rsidR="00510415" w:rsidRDefault="00510415" w:rsidP="00FE2766">
      <w:pPr>
        <w:tabs>
          <w:tab w:val="left" w:pos="1182"/>
        </w:tabs>
        <w:rPr>
          <w:ins w:id="2363" w:author="yamel peraza" w:date="2015-04-27T13:59:00Z"/>
        </w:rPr>
      </w:pPr>
    </w:p>
    <w:p w14:paraId="3ACC3C07" w14:textId="0CB79894" w:rsidR="00FE2766" w:rsidDel="00510415" w:rsidRDefault="00AC393C" w:rsidP="00FE2766">
      <w:pPr>
        <w:tabs>
          <w:tab w:val="left" w:pos="1182"/>
        </w:tabs>
        <w:rPr>
          <w:del w:id="2364" w:author="yamel peraza" w:date="2015-04-27T13:58:00Z"/>
        </w:rPr>
      </w:pPr>
      <w:del w:id="2365" w:author="yamel peraza" w:date="2015-04-27T13:58:00Z">
        <w:r w:rsidDel="00510415">
          <w:delText>Student ranking view</w:delText>
        </w:r>
      </w:del>
    </w:p>
    <w:p w14:paraId="4827BD65" w14:textId="49229E9E" w:rsidR="00AC393C" w:rsidRDefault="00AC393C" w:rsidP="00FE2766">
      <w:pPr>
        <w:tabs>
          <w:tab w:val="left" w:pos="1182"/>
        </w:tabs>
      </w:pPr>
      <w:del w:id="2366" w:author="yamel peraza" w:date="2015-04-27T13:57:00Z">
        <w:r w:rsidDel="00510415">
          <w:rPr>
            <w:noProof/>
          </w:rPr>
          <w:drawing>
            <wp:inline distT="0" distB="0" distL="0" distR="0" wp14:anchorId="542602A0" wp14:editId="670B9CA6">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del>
    </w:p>
    <w:p w14:paraId="3799B843" w14:textId="6147D4C0" w:rsidR="00AC393C" w:rsidRDefault="00AC393C">
      <w:pPr>
        <w:spacing w:after="200" w:line="276" w:lineRule="auto"/>
        <w:jc w:val="left"/>
      </w:pPr>
      <w:r>
        <w:br w:type="page"/>
      </w:r>
    </w:p>
    <w:p w14:paraId="54204E4A" w14:textId="432A91CC" w:rsidR="00845AC5" w:rsidRDefault="009E5F16" w:rsidP="00FE2766">
      <w:pPr>
        <w:tabs>
          <w:tab w:val="left" w:pos="1182"/>
        </w:tabs>
        <w:rPr>
          <w:ins w:id="2367" w:author="yamel peraza" w:date="2015-04-27T14:02:00Z"/>
        </w:rPr>
      </w:pPr>
      <w:ins w:id="2368" w:author="yamel peraza" w:date="2015-04-27T14:03:00Z">
        <w:r w:rsidRPr="00CD1CD3">
          <w:rPr>
            <w:noProof/>
          </w:rPr>
          <w:lastRenderedPageBreak/>
          <w:drawing>
            <wp:anchor distT="0" distB="0" distL="114300" distR="114300" simplePos="0" relativeHeight="251674112" behindDoc="0" locked="0" layoutInCell="1" allowOverlap="1" wp14:anchorId="775F1452" wp14:editId="4385731B">
              <wp:simplePos x="0" y="0"/>
              <wp:positionH relativeFrom="column">
                <wp:posOffset>0</wp:posOffset>
              </wp:positionH>
              <wp:positionV relativeFrom="paragraph">
                <wp:posOffset>287020</wp:posOffset>
              </wp:positionV>
              <wp:extent cx="5911215" cy="5255895"/>
              <wp:effectExtent l="0" t="0" r="0" b="1905"/>
              <wp:wrapSquare wrapText="bothSides"/>
              <wp:docPr id="3101" name="Picture 1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14335"/>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11215" cy="52558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D1CD3">
          <w:t>Image management page</w:t>
        </w:r>
      </w:ins>
    </w:p>
    <w:p w14:paraId="76684405" w14:textId="0A4CE645" w:rsidR="00845AC5" w:rsidRDefault="00845AC5" w:rsidP="00FE2766">
      <w:pPr>
        <w:tabs>
          <w:tab w:val="left" w:pos="1182"/>
        </w:tabs>
        <w:rPr>
          <w:ins w:id="2369" w:author="yamel peraza" w:date="2015-04-27T14:02:00Z"/>
        </w:rPr>
      </w:pPr>
    </w:p>
    <w:p w14:paraId="19067D8A" w14:textId="0B7F8913" w:rsidR="00845AC5" w:rsidRDefault="00845AC5" w:rsidP="00FE2766">
      <w:pPr>
        <w:tabs>
          <w:tab w:val="left" w:pos="1182"/>
        </w:tabs>
        <w:rPr>
          <w:ins w:id="2370" w:author="yamel peraza" w:date="2015-04-27T14:02:00Z"/>
        </w:rPr>
      </w:pPr>
    </w:p>
    <w:p w14:paraId="290AC537" w14:textId="7186C451" w:rsidR="00845AC5" w:rsidRDefault="00845AC5" w:rsidP="00FE2766">
      <w:pPr>
        <w:tabs>
          <w:tab w:val="left" w:pos="1182"/>
        </w:tabs>
        <w:rPr>
          <w:ins w:id="2371" w:author="yamel peraza" w:date="2015-04-27T14:02:00Z"/>
        </w:rPr>
      </w:pPr>
    </w:p>
    <w:p w14:paraId="1D3C9DA8" w14:textId="77777777" w:rsidR="00845AC5" w:rsidRDefault="00845AC5" w:rsidP="00FE2766">
      <w:pPr>
        <w:tabs>
          <w:tab w:val="left" w:pos="1182"/>
        </w:tabs>
        <w:rPr>
          <w:ins w:id="2372" w:author="yamel peraza" w:date="2015-04-27T14:02:00Z"/>
        </w:rPr>
      </w:pPr>
    </w:p>
    <w:p w14:paraId="3979053B" w14:textId="77777777" w:rsidR="00845AC5" w:rsidRDefault="00845AC5" w:rsidP="00FE2766">
      <w:pPr>
        <w:tabs>
          <w:tab w:val="left" w:pos="1182"/>
        </w:tabs>
        <w:rPr>
          <w:ins w:id="2373" w:author="yamel peraza" w:date="2015-04-27T14:02:00Z"/>
        </w:rPr>
      </w:pPr>
    </w:p>
    <w:p w14:paraId="72CA820C" w14:textId="77777777" w:rsidR="00845AC5" w:rsidRDefault="00845AC5" w:rsidP="00FE2766">
      <w:pPr>
        <w:tabs>
          <w:tab w:val="left" w:pos="1182"/>
        </w:tabs>
        <w:rPr>
          <w:ins w:id="2374" w:author="yamel peraza" w:date="2015-04-27T14:02:00Z"/>
        </w:rPr>
      </w:pPr>
    </w:p>
    <w:p w14:paraId="5DEBE97D" w14:textId="77777777" w:rsidR="00845AC5" w:rsidRDefault="00845AC5" w:rsidP="00FE2766">
      <w:pPr>
        <w:tabs>
          <w:tab w:val="left" w:pos="1182"/>
        </w:tabs>
        <w:rPr>
          <w:ins w:id="2375" w:author="yamel peraza" w:date="2015-04-27T14:02:00Z"/>
        </w:rPr>
      </w:pPr>
    </w:p>
    <w:p w14:paraId="3E69463D" w14:textId="77777777" w:rsidR="00845AC5" w:rsidRDefault="00845AC5" w:rsidP="00FE2766">
      <w:pPr>
        <w:tabs>
          <w:tab w:val="left" w:pos="1182"/>
        </w:tabs>
        <w:rPr>
          <w:ins w:id="2376" w:author="yamel peraza" w:date="2015-04-27T14:02:00Z"/>
        </w:rPr>
      </w:pPr>
    </w:p>
    <w:p w14:paraId="67B8663A" w14:textId="77777777" w:rsidR="00845AC5" w:rsidRDefault="00845AC5" w:rsidP="00FE2766">
      <w:pPr>
        <w:tabs>
          <w:tab w:val="left" w:pos="1182"/>
        </w:tabs>
        <w:rPr>
          <w:ins w:id="2377" w:author="yamel peraza" w:date="2015-04-27T14:02:00Z"/>
        </w:rPr>
      </w:pPr>
    </w:p>
    <w:p w14:paraId="1F3EC3C0" w14:textId="119C21FB" w:rsidR="00AC393C" w:rsidDel="00510415" w:rsidRDefault="00AC393C" w:rsidP="00FE2766">
      <w:pPr>
        <w:tabs>
          <w:tab w:val="left" w:pos="1182"/>
        </w:tabs>
        <w:rPr>
          <w:del w:id="2378" w:author="yamel peraza" w:date="2015-04-27T13:58:00Z"/>
        </w:rPr>
      </w:pPr>
      <w:del w:id="2379" w:author="yamel peraza" w:date="2015-04-27T13:58:00Z">
        <w:r w:rsidDel="00510415">
          <w:lastRenderedPageBreak/>
          <w:delText>Match Page</w:delText>
        </w:r>
      </w:del>
    </w:p>
    <w:p w14:paraId="45E85552" w14:textId="6718B90A" w:rsidR="00AC393C" w:rsidDel="00A274FD" w:rsidRDefault="00AC393C" w:rsidP="00FE2766">
      <w:pPr>
        <w:tabs>
          <w:tab w:val="left" w:pos="1182"/>
        </w:tabs>
        <w:rPr>
          <w:del w:id="2380" w:author="yamel peraza" w:date="2015-04-27T14:06:00Z"/>
        </w:rPr>
      </w:pPr>
      <w:del w:id="2381" w:author="yamel peraza" w:date="2015-04-27T13:57:00Z">
        <w:r w:rsidDel="00510415">
          <w:rPr>
            <w:noProof/>
          </w:rPr>
          <w:drawing>
            <wp:inline distT="0" distB="0" distL="0" distR="0" wp14:anchorId="10C850CA" wp14:editId="719DB4BD">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del>
    </w:p>
    <w:p w14:paraId="7D1E09F2" w14:textId="4F6ED13E" w:rsidR="00AC393C" w:rsidDel="00A274FD" w:rsidRDefault="00AC393C">
      <w:pPr>
        <w:tabs>
          <w:tab w:val="left" w:pos="1182"/>
        </w:tabs>
        <w:rPr>
          <w:del w:id="2382" w:author="yamel peraza" w:date="2015-04-27T14:06:00Z"/>
        </w:rPr>
        <w:pPrChange w:id="2383" w:author="yamel peraza" w:date="2015-04-27T14:06:00Z">
          <w:pPr>
            <w:spacing w:after="200" w:line="276" w:lineRule="auto"/>
            <w:jc w:val="left"/>
          </w:pPr>
        </w:pPrChange>
      </w:pPr>
      <w:del w:id="2384" w:author="yamel peraza" w:date="2015-04-27T14:06:00Z">
        <w:r w:rsidDel="00A274FD">
          <w:br w:type="page"/>
        </w:r>
      </w:del>
    </w:p>
    <w:p w14:paraId="00F880F0" w14:textId="12B5641D" w:rsidR="00CD1CD3" w:rsidRDefault="00CD1CD3" w:rsidP="00FE2766">
      <w:pPr>
        <w:tabs>
          <w:tab w:val="left" w:pos="1182"/>
        </w:tabs>
        <w:rPr>
          <w:ins w:id="2385" w:author="yamel peraza" w:date="2015-04-27T14:04:00Z"/>
        </w:rPr>
      </w:pPr>
      <w:ins w:id="2386" w:author="yamel peraza" w:date="2015-04-27T14:04:00Z">
        <w:r w:rsidRPr="00CD1CD3">
          <w:rPr>
            <w:noProof/>
          </w:rPr>
          <w:drawing>
            <wp:anchor distT="0" distB="0" distL="114300" distR="114300" simplePos="0" relativeHeight="251675136" behindDoc="0" locked="0" layoutInCell="1" allowOverlap="1" wp14:anchorId="6BE53CAB" wp14:editId="4A2BA002">
              <wp:simplePos x="0" y="0"/>
              <wp:positionH relativeFrom="column">
                <wp:posOffset>-635</wp:posOffset>
              </wp:positionH>
              <wp:positionV relativeFrom="paragraph">
                <wp:posOffset>350520</wp:posOffset>
              </wp:positionV>
              <wp:extent cx="6545580" cy="4837430"/>
              <wp:effectExtent l="0" t="0" r="7620" b="1270"/>
              <wp:wrapSquare wrapText="bothSides"/>
              <wp:docPr id="3103"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14344"/>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45580" cy="48374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New User Management page</w:t>
        </w:r>
      </w:ins>
    </w:p>
    <w:p w14:paraId="58773214" w14:textId="03E21111" w:rsidR="00CD1CD3" w:rsidRDefault="00CD1CD3" w:rsidP="00FE2766">
      <w:pPr>
        <w:tabs>
          <w:tab w:val="left" w:pos="1182"/>
        </w:tabs>
        <w:rPr>
          <w:ins w:id="2387" w:author="yamel peraza" w:date="2015-04-27T14:04:00Z"/>
        </w:rPr>
      </w:pPr>
    </w:p>
    <w:p w14:paraId="04707CFB" w14:textId="54D2279C" w:rsidR="00AC393C" w:rsidDel="00510415" w:rsidRDefault="00AC393C" w:rsidP="00FE2766">
      <w:pPr>
        <w:tabs>
          <w:tab w:val="left" w:pos="1182"/>
        </w:tabs>
        <w:rPr>
          <w:del w:id="2388" w:author="yamel peraza" w:date="2015-04-27T13:58:00Z"/>
        </w:rPr>
      </w:pPr>
      <w:del w:id="2389" w:author="yamel peraza" w:date="2015-04-27T13:58:00Z">
        <w:r w:rsidDel="00510415">
          <w:delText>Professors Ranking Page</w:delText>
        </w:r>
      </w:del>
    </w:p>
    <w:p w14:paraId="6A776A98" w14:textId="3B56579E" w:rsidR="00AC393C" w:rsidRDefault="00AC393C" w:rsidP="00FE2766">
      <w:pPr>
        <w:tabs>
          <w:tab w:val="left" w:pos="1182"/>
        </w:tabs>
      </w:pPr>
      <w:del w:id="2390" w:author="yamel peraza" w:date="2015-04-27T13:57:00Z">
        <w:r w:rsidDel="00510415">
          <w:rPr>
            <w:noProof/>
          </w:rPr>
          <w:drawing>
            <wp:inline distT="0" distB="0" distL="0" distR="0" wp14:anchorId="1D2CB7DC" wp14:editId="06A6558E">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del>
    </w:p>
    <w:p w14:paraId="02413904" w14:textId="77777777" w:rsidR="00AC393C" w:rsidRDefault="00AC393C">
      <w:pPr>
        <w:spacing w:after="200" w:line="276" w:lineRule="auto"/>
        <w:jc w:val="left"/>
      </w:pPr>
      <w:r>
        <w:br w:type="page"/>
      </w:r>
    </w:p>
    <w:p w14:paraId="1B35023B" w14:textId="119AE6DF" w:rsidR="00AC393C" w:rsidDel="00510415" w:rsidRDefault="00AC393C" w:rsidP="00FE2766">
      <w:pPr>
        <w:tabs>
          <w:tab w:val="left" w:pos="1182"/>
        </w:tabs>
        <w:rPr>
          <w:del w:id="2391" w:author="yamel peraza" w:date="2015-04-27T13:58:00Z"/>
        </w:rPr>
      </w:pPr>
      <w:del w:id="2392" w:author="yamel peraza" w:date="2015-04-27T13:58:00Z">
        <w:r w:rsidDel="00510415">
          <w:lastRenderedPageBreak/>
          <w:delText>Run Match Page 1</w:delText>
        </w:r>
      </w:del>
    </w:p>
    <w:p w14:paraId="5BA3589E" w14:textId="5E080352" w:rsidR="00AC393C" w:rsidDel="00CD1CD3" w:rsidRDefault="00AC393C" w:rsidP="00FE2766">
      <w:pPr>
        <w:tabs>
          <w:tab w:val="left" w:pos="1182"/>
        </w:tabs>
        <w:rPr>
          <w:del w:id="2393" w:author="yamel peraza" w:date="2015-04-27T14:04:00Z"/>
        </w:rPr>
      </w:pPr>
      <w:del w:id="2394" w:author="yamel peraza" w:date="2015-04-27T13:57:00Z">
        <w:r w:rsidDel="00510415">
          <w:rPr>
            <w:noProof/>
          </w:rPr>
          <w:drawing>
            <wp:inline distT="0" distB="0" distL="0" distR="0" wp14:anchorId="39D2801E" wp14:editId="362CE07C">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del>
    </w:p>
    <w:p w14:paraId="248B854F" w14:textId="2C61287C" w:rsidR="00AC393C" w:rsidDel="00CD1CD3" w:rsidRDefault="00AC393C">
      <w:pPr>
        <w:tabs>
          <w:tab w:val="left" w:pos="1182"/>
        </w:tabs>
        <w:rPr>
          <w:del w:id="2395" w:author="yamel peraza" w:date="2015-04-27T14:05:00Z"/>
        </w:rPr>
        <w:pPrChange w:id="2396" w:author="yamel peraza" w:date="2015-04-27T14:04:00Z">
          <w:pPr>
            <w:spacing w:after="200" w:line="276" w:lineRule="auto"/>
            <w:jc w:val="left"/>
          </w:pPr>
        </w:pPrChange>
      </w:pPr>
      <w:del w:id="2397" w:author="yamel peraza" w:date="2015-04-27T14:05:00Z">
        <w:r w:rsidDel="00CD1CD3">
          <w:br w:type="page"/>
        </w:r>
      </w:del>
    </w:p>
    <w:p w14:paraId="1785EE5C" w14:textId="54AD2615" w:rsidR="00AC393C" w:rsidDel="00510415" w:rsidRDefault="00AC393C" w:rsidP="00FE2766">
      <w:pPr>
        <w:tabs>
          <w:tab w:val="left" w:pos="1182"/>
        </w:tabs>
        <w:rPr>
          <w:del w:id="2398" w:author="yamel peraza" w:date="2015-04-27T13:58:00Z"/>
        </w:rPr>
      </w:pPr>
      <w:del w:id="2399" w:author="yamel peraza" w:date="2015-04-27T13:58:00Z">
        <w:r w:rsidDel="00510415">
          <w:delText>Run Match Page 2 Manual</w:delText>
        </w:r>
      </w:del>
    </w:p>
    <w:p w14:paraId="0815FDEA" w14:textId="265AF6E3" w:rsidR="00AC393C" w:rsidDel="00CD1CD3" w:rsidRDefault="00AC393C" w:rsidP="00FE2766">
      <w:pPr>
        <w:tabs>
          <w:tab w:val="left" w:pos="1182"/>
        </w:tabs>
        <w:rPr>
          <w:del w:id="2400" w:author="yamel peraza" w:date="2015-04-27T14:05:00Z"/>
        </w:rPr>
      </w:pPr>
      <w:del w:id="2401" w:author="yamel peraza" w:date="2015-04-27T13:57:00Z">
        <w:r w:rsidDel="00510415">
          <w:rPr>
            <w:noProof/>
          </w:rPr>
          <w:drawing>
            <wp:inline distT="0" distB="0" distL="0" distR="0" wp14:anchorId="53C80B43" wp14:editId="72ACBBDA">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del>
    </w:p>
    <w:p w14:paraId="4EBAC037" w14:textId="3DE2FC1B" w:rsidR="00AC393C" w:rsidDel="00CD1CD3" w:rsidRDefault="00AC393C">
      <w:pPr>
        <w:tabs>
          <w:tab w:val="left" w:pos="1182"/>
        </w:tabs>
        <w:rPr>
          <w:del w:id="2402" w:author="yamel peraza" w:date="2015-04-27T14:05:00Z"/>
        </w:rPr>
        <w:pPrChange w:id="2403" w:author="yamel peraza" w:date="2015-04-27T14:05:00Z">
          <w:pPr>
            <w:spacing w:after="200" w:line="276" w:lineRule="auto"/>
            <w:jc w:val="left"/>
          </w:pPr>
        </w:pPrChange>
      </w:pPr>
      <w:del w:id="2404" w:author="yamel peraza" w:date="2015-04-27T14:05:00Z">
        <w:r w:rsidDel="00CD1CD3">
          <w:br w:type="page"/>
        </w:r>
      </w:del>
    </w:p>
    <w:p w14:paraId="6D6CDF63" w14:textId="2E1E1F8D" w:rsidR="00AC393C" w:rsidDel="00510415" w:rsidRDefault="00AC393C" w:rsidP="00FE2766">
      <w:pPr>
        <w:tabs>
          <w:tab w:val="left" w:pos="1182"/>
        </w:tabs>
        <w:rPr>
          <w:del w:id="2405" w:author="yamel peraza" w:date="2015-04-27T13:57:00Z"/>
        </w:rPr>
      </w:pPr>
      <w:del w:id="2406" w:author="yamel peraza" w:date="2015-04-27T13:57:00Z">
        <w:r w:rsidDel="00510415">
          <w:delText>Run Match Page 2 Automatic</w:delText>
        </w:r>
      </w:del>
    </w:p>
    <w:p w14:paraId="04C2B7E7" w14:textId="47EE6609" w:rsidR="00AC393C" w:rsidDel="00CD1CD3" w:rsidRDefault="00AC393C" w:rsidP="00FE2766">
      <w:pPr>
        <w:tabs>
          <w:tab w:val="left" w:pos="1182"/>
        </w:tabs>
        <w:rPr>
          <w:del w:id="2407" w:author="yamel peraza" w:date="2015-04-27T14:05:00Z"/>
        </w:rPr>
      </w:pPr>
      <w:del w:id="2408" w:author="yamel peraza" w:date="2015-04-27T13:57:00Z">
        <w:r w:rsidDel="00510415">
          <w:rPr>
            <w:noProof/>
          </w:rPr>
          <w:drawing>
            <wp:inline distT="0" distB="0" distL="0" distR="0" wp14:anchorId="04527A10" wp14:editId="67AF8CFC">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del>
    </w:p>
    <w:p w14:paraId="3D15D1CA" w14:textId="1E2B3929" w:rsidR="00AC393C" w:rsidDel="00CD1CD3" w:rsidRDefault="00AC393C">
      <w:pPr>
        <w:tabs>
          <w:tab w:val="left" w:pos="1182"/>
        </w:tabs>
        <w:rPr>
          <w:del w:id="2409" w:author="yamel peraza" w:date="2015-04-27T14:05:00Z"/>
        </w:rPr>
        <w:pPrChange w:id="2410" w:author="yamel peraza" w:date="2015-04-27T14:05:00Z">
          <w:pPr>
            <w:spacing w:after="200" w:line="276" w:lineRule="auto"/>
            <w:jc w:val="left"/>
          </w:pPr>
        </w:pPrChange>
      </w:pPr>
      <w:del w:id="2411" w:author="yamel peraza" w:date="2015-04-27T14:05:00Z">
        <w:r w:rsidDel="00CD1CD3">
          <w:br w:type="page"/>
        </w:r>
      </w:del>
    </w:p>
    <w:p w14:paraId="091E070E" w14:textId="741A4035" w:rsidR="00AC393C" w:rsidDel="00510415" w:rsidRDefault="00AC393C" w:rsidP="00FE2766">
      <w:pPr>
        <w:tabs>
          <w:tab w:val="left" w:pos="1182"/>
        </w:tabs>
        <w:rPr>
          <w:del w:id="2412" w:author="yamel peraza" w:date="2015-04-27T13:57:00Z"/>
        </w:rPr>
      </w:pPr>
      <w:del w:id="2413" w:author="yamel peraza" w:date="2015-04-27T13:57:00Z">
        <w:r w:rsidDel="00510415">
          <w:delText>Run Match Page 3</w:delText>
        </w:r>
      </w:del>
    </w:p>
    <w:p w14:paraId="6001614D" w14:textId="7B3C9469" w:rsidR="00AC393C" w:rsidDel="00CD1CD3" w:rsidRDefault="00AC393C" w:rsidP="00FE2766">
      <w:pPr>
        <w:tabs>
          <w:tab w:val="left" w:pos="1182"/>
        </w:tabs>
        <w:rPr>
          <w:del w:id="2414" w:author="yamel peraza" w:date="2015-04-27T14:05:00Z"/>
        </w:rPr>
      </w:pPr>
      <w:del w:id="2415" w:author="yamel peraza" w:date="2015-04-27T13:57:00Z">
        <w:r w:rsidDel="00510415">
          <w:rPr>
            <w:noProof/>
          </w:rPr>
          <w:drawing>
            <wp:inline distT="0" distB="0" distL="0" distR="0" wp14:anchorId="7954E7A0" wp14:editId="54C083E0">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del>
    </w:p>
    <w:p w14:paraId="2FFEB02C" w14:textId="1F7A9130" w:rsidR="00AC393C" w:rsidDel="00CD1CD3" w:rsidRDefault="00AC393C">
      <w:pPr>
        <w:tabs>
          <w:tab w:val="left" w:pos="1182"/>
        </w:tabs>
        <w:rPr>
          <w:del w:id="2416" w:author="yamel peraza" w:date="2015-04-27T14:05:00Z"/>
        </w:rPr>
        <w:pPrChange w:id="2417" w:author="yamel peraza" w:date="2015-04-27T14:05:00Z">
          <w:pPr>
            <w:spacing w:after="200" w:line="276" w:lineRule="auto"/>
            <w:jc w:val="left"/>
          </w:pPr>
        </w:pPrChange>
      </w:pPr>
      <w:del w:id="2418" w:author="yamel peraza" w:date="2015-04-27T14:05:00Z">
        <w:r w:rsidDel="00CD1CD3">
          <w:br w:type="page"/>
        </w:r>
      </w:del>
    </w:p>
    <w:p w14:paraId="58B962B9" w14:textId="3665A290" w:rsidR="00AC393C" w:rsidDel="00510415" w:rsidRDefault="00AC393C" w:rsidP="00FE2766">
      <w:pPr>
        <w:tabs>
          <w:tab w:val="left" w:pos="1182"/>
        </w:tabs>
        <w:rPr>
          <w:del w:id="2419" w:author="yamel peraza" w:date="2015-04-27T13:57:00Z"/>
        </w:rPr>
      </w:pPr>
      <w:del w:id="2420" w:author="yamel peraza" w:date="2015-04-27T13:57:00Z">
        <w:r w:rsidDel="00510415">
          <w:delText>Run Match Page 4</w:delText>
        </w:r>
      </w:del>
    </w:p>
    <w:p w14:paraId="5B0D2BC5" w14:textId="3C20A984" w:rsidR="00AC393C" w:rsidDel="00CD1CD3" w:rsidRDefault="00AC393C" w:rsidP="00FE2766">
      <w:pPr>
        <w:tabs>
          <w:tab w:val="left" w:pos="1182"/>
        </w:tabs>
        <w:rPr>
          <w:del w:id="2421" w:author="yamel peraza" w:date="2015-04-27T14:05:00Z"/>
        </w:rPr>
      </w:pPr>
      <w:del w:id="2422" w:author="yamel peraza" w:date="2015-04-27T13:57:00Z">
        <w:r w:rsidDel="00510415">
          <w:rPr>
            <w:noProof/>
          </w:rPr>
          <w:drawing>
            <wp:inline distT="0" distB="0" distL="0" distR="0" wp14:anchorId="3DBC3193" wp14:editId="78900A87">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p>
    <w:p w14:paraId="2355193B" w14:textId="375B2B29" w:rsidR="00AC393C" w:rsidDel="00CD1CD3" w:rsidRDefault="00AC393C">
      <w:pPr>
        <w:tabs>
          <w:tab w:val="left" w:pos="1182"/>
        </w:tabs>
        <w:rPr>
          <w:del w:id="2423" w:author="yamel peraza" w:date="2015-04-27T14:05:00Z"/>
        </w:rPr>
        <w:pPrChange w:id="2424" w:author="yamel peraza" w:date="2015-04-27T14:05:00Z">
          <w:pPr>
            <w:spacing w:after="200" w:line="276" w:lineRule="auto"/>
            <w:jc w:val="left"/>
          </w:pPr>
        </w:pPrChange>
      </w:pPr>
      <w:del w:id="2425" w:author="yamel peraza" w:date="2015-04-27T14:05:00Z">
        <w:r w:rsidDel="00CD1CD3">
          <w:br w:type="page"/>
        </w:r>
      </w:del>
    </w:p>
    <w:p w14:paraId="12B5BF28" w14:textId="2056A0DB" w:rsidR="00AC393C" w:rsidDel="00510415" w:rsidRDefault="00AC393C" w:rsidP="00FE2766">
      <w:pPr>
        <w:tabs>
          <w:tab w:val="left" w:pos="1182"/>
        </w:tabs>
        <w:rPr>
          <w:del w:id="2426" w:author="yamel peraza" w:date="2015-04-27T13:57:00Z"/>
        </w:rPr>
      </w:pPr>
      <w:del w:id="2427" w:author="yamel peraza" w:date="2015-04-27T13:57:00Z">
        <w:r w:rsidDel="00510415">
          <w:delText>Run Match Page 5</w:delText>
        </w:r>
      </w:del>
    </w:p>
    <w:p w14:paraId="61732963" w14:textId="3F93950B" w:rsidR="00AC393C" w:rsidDel="00CD1CD3" w:rsidRDefault="00AC393C" w:rsidP="00FE2766">
      <w:pPr>
        <w:tabs>
          <w:tab w:val="left" w:pos="1182"/>
        </w:tabs>
        <w:rPr>
          <w:del w:id="2428" w:author="yamel peraza" w:date="2015-04-27T14:05:00Z"/>
        </w:rPr>
      </w:pPr>
      <w:del w:id="2429" w:author="yamel peraza" w:date="2015-04-27T13:57:00Z">
        <w:r w:rsidDel="00510415">
          <w:rPr>
            <w:noProof/>
          </w:rPr>
          <w:drawing>
            <wp:inline distT="0" distB="0" distL="0" distR="0" wp14:anchorId="1E30DA04" wp14:editId="48F0DB4C">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del>
    </w:p>
    <w:p w14:paraId="1A079C39" w14:textId="1F8B362B" w:rsidR="00AC393C" w:rsidRDefault="00AC393C">
      <w:pPr>
        <w:tabs>
          <w:tab w:val="left" w:pos="1182"/>
        </w:tabs>
        <w:pPrChange w:id="2430" w:author="yamel peraza" w:date="2015-04-27T14:05:00Z">
          <w:pPr>
            <w:spacing w:after="200" w:line="276" w:lineRule="auto"/>
            <w:jc w:val="left"/>
          </w:pPr>
        </w:pPrChange>
      </w:pPr>
      <w:del w:id="2431" w:author="yamel peraza" w:date="2015-04-27T14:05:00Z">
        <w:r w:rsidDel="00CD1CD3">
          <w:br w:type="page"/>
        </w:r>
      </w:del>
    </w:p>
    <w:p w14:paraId="310107B5" w14:textId="444CBAE8" w:rsidR="00AC393C" w:rsidRPr="008F00D6" w:rsidRDefault="00AC393C">
      <w:pPr>
        <w:pStyle w:val="H2"/>
        <w:numPr>
          <w:ilvl w:val="1"/>
          <w:numId w:val="86"/>
        </w:numPr>
        <w:pPrChange w:id="2432" w:author="yamel peraza" w:date="2015-04-27T13:55:00Z">
          <w:pPr>
            <w:pStyle w:val="H2"/>
            <w:numPr>
              <w:ilvl w:val="1"/>
              <w:numId w:val="10"/>
            </w:numPr>
            <w:ind w:left="1440" w:hanging="720"/>
          </w:pPr>
        </w:pPrChange>
      </w:pPr>
      <w:bookmarkStart w:id="2433" w:name="_Toc393726792"/>
      <w:r w:rsidRPr="008F00D6">
        <w:rPr>
          <w:noProof/>
        </w:rPr>
        <mc:AlternateContent>
          <mc:Choice Requires="wps">
            <w:drawing>
              <wp:anchor distT="0" distB="0" distL="114300" distR="114300" simplePos="0" relativeHeight="251654656" behindDoc="0" locked="0" layoutInCell="1" allowOverlap="1" wp14:anchorId="530A8899" wp14:editId="5B19CEFF">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FBC0C" id="Straight Connector 6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2433"/>
    </w:p>
    <w:p w14:paraId="7BDFF3EF" w14:textId="565F5DD3" w:rsidR="006E6F87" w:rsidRPr="006E6F87" w:rsidRDefault="00594024">
      <w:pPr>
        <w:pStyle w:val="ListParagraph"/>
        <w:spacing w:after="0" w:line="480" w:lineRule="auto"/>
        <w:ind w:left="420"/>
        <w:jc w:val="left"/>
        <w:rPr>
          <w:ins w:id="2434" w:author="yamel peraza" w:date="2015-04-27T13:27:00Z"/>
          <w:rFonts w:eastAsia="Times New Roman" w:cs="Times New Roman"/>
          <w:sz w:val="24"/>
          <w:szCs w:val="24"/>
        </w:rPr>
        <w:pPrChange w:id="2435" w:author="yamel peraza" w:date="2015-04-27T13:27:00Z">
          <w:pPr>
            <w:pStyle w:val="ListParagraph"/>
            <w:numPr>
              <w:numId w:val="10"/>
            </w:numPr>
            <w:spacing w:after="0" w:line="480" w:lineRule="auto"/>
            <w:ind w:left="420" w:hanging="420"/>
            <w:jc w:val="left"/>
          </w:pPr>
        </w:pPrChange>
      </w:pPr>
      <w:ins w:id="2436" w:author="yamel peraza" w:date="2015-04-28T17:33:00Z">
        <w:r w:rsidRPr="00594024">
          <w:rPr>
            <w:rFonts w:eastAsia="Times New Roman" w:cs="Times New Roman"/>
            <w:sz w:val="24"/>
            <w:szCs w:val="24"/>
          </w:rPr>
          <w:t>Developer members of the team met on a daily basis. Below is a screenshot of our daily meeting using Mingle. Meetings with the product owner and lead developer occurred on a weekly basis resulting in the proposed implementation generally described in this document.</w:t>
        </w:r>
      </w:ins>
    </w:p>
    <w:p w14:paraId="0F916BCC" w14:textId="0B92053F" w:rsidR="00E241C3" w:rsidDel="006E6F87" w:rsidRDefault="00AC393C" w:rsidP="00AC393C">
      <w:pPr>
        <w:pStyle w:val="ListParagraph"/>
        <w:spacing w:after="0" w:line="480" w:lineRule="auto"/>
        <w:ind w:left="420"/>
        <w:jc w:val="left"/>
        <w:rPr>
          <w:del w:id="2437" w:author="yamel peraza" w:date="2015-04-27T13:27:00Z"/>
          <w:rFonts w:eastAsia="Times New Roman" w:cs="Times New Roman"/>
          <w:sz w:val="24"/>
          <w:szCs w:val="24"/>
        </w:rPr>
      </w:pPr>
      <w:del w:id="2438" w:author="yamel peraza" w:date="2015-04-27T13:27:00Z">
        <w:r w:rsidRPr="00AC393C" w:rsidDel="006E6F87">
          <w:rPr>
            <w:rFonts w:eastAsia="Times New Roman" w:cs="Times New Roman"/>
            <w:sz w:val="24"/>
            <w:szCs w:val="24"/>
          </w:rPr>
          <w:delText>Given that the team consists of one person no official meeting occurred. Meeting with client and lead developer occurred weekly resulting in the proposed implementation generally described in this document.</w:delText>
        </w:r>
        <w:r w:rsidDel="006E6F87">
          <w:rPr>
            <w:rFonts w:eastAsia="Times New Roman" w:cs="Times New Roman"/>
            <w:sz w:val="24"/>
            <w:szCs w:val="24"/>
          </w:rPr>
          <w:delText xml:space="preserve"> Tasks have also been on a week by week basis.</w:delText>
        </w:r>
        <w:r w:rsidR="006560EB" w:rsidDel="006E6F87">
          <w:rPr>
            <w:rFonts w:eastAsia="Times New Roman" w:cs="Times New Roman"/>
            <w:sz w:val="24"/>
            <w:szCs w:val="24"/>
          </w:rPr>
          <w:delText xml:space="preserve"> This style is known as agile methodologies, Agile Zen a web application was used as a means to track these tasks on a regular basis</w:delText>
        </w:r>
        <w:r w:rsidR="00A46B94" w:rsidDel="006E6F87">
          <w:rPr>
            <w:rFonts w:eastAsia="Times New Roman" w:cs="Times New Roman"/>
            <w:sz w:val="24"/>
            <w:szCs w:val="24"/>
          </w:rPr>
          <w:delText>, shown below</w:delText>
        </w:r>
        <w:r w:rsidR="006560EB" w:rsidDel="006E6F87">
          <w:rPr>
            <w:rFonts w:eastAsia="Times New Roman" w:cs="Times New Roman"/>
            <w:sz w:val="24"/>
            <w:szCs w:val="24"/>
          </w:rPr>
          <w:delText>.</w:delText>
        </w:r>
      </w:del>
    </w:p>
    <w:p w14:paraId="58E117B2" w14:textId="6ECD643D" w:rsidR="00A46B94" w:rsidRDefault="00A46B94" w:rsidP="00AC393C">
      <w:pPr>
        <w:pStyle w:val="ListParagraph"/>
        <w:spacing w:after="0" w:line="480" w:lineRule="auto"/>
        <w:ind w:left="420"/>
        <w:jc w:val="left"/>
        <w:rPr>
          <w:rFonts w:eastAsia="Times New Roman" w:cs="Times New Roman"/>
          <w:sz w:val="24"/>
          <w:szCs w:val="24"/>
        </w:rPr>
      </w:pPr>
      <w:del w:id="2439" w:author="yamel peraza" w:date="2015-04-27T13:27:00Z">
        <w:r w:rsidDel="006E6F87">
          <w:rPr>
            <w:rFonts w:eastAsia="Times New Roman" w:cs="Times New Roman"/>
            <w:noProof/>
            <w:sz w:val="24"/>
            <w:szCs w:val="24"/>
          </w:rPr>
          <w:drawing>
            <wp:anchor distT="0" distB="0" distL="114300" distR="114300" simplePos="0" relativeHeight="251650560" behindDoc="0" locked="0" layoutInCell="1" allowOverlap="1" wp14:anchorId="3A63FC1C" wp14:editId="0826E50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del>
      <w:ins w:id="2440" w:author="yamel peraza" w:date="2015-04-27T13:27:00Z">
        <w:r w:rsidR="006E6F87">
          <w:rPr>
            <w:noProof/>
          </w:rPr>
          <w:drawing>
            <wp:anchor distT="0" distB="0" distL="114300" distR="114300" simplePos="0" relativeHeight="251671040" behindDoc="0" locked="0" layoutInCell="1" allowOverlap="1" wp14:anchorId="588B5CF0" wp14:editId="572E0A73">
              <wp:simplePos x="0" y="0"/>
              <wp:positionH relativeFrom="column">
                <wp:posOffset>0</wp:posOffset>
              </wp:positionH>
              <wp:positionV relativeFrom="paragraph">
                <wp:posOffset>371475</wp:posOffset>
              </wp:positionV>
              <wp:extent cx="5943600" cy="28397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ins>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067896E1" w:rsidR="00E241C3" w:rsidRPr="008F00D6" w:rsidDel="00510415" w:rsidRDefault="00E241C3" w:rsidP="00B81849">
      <w:pPr>
        <w:pStyle w:val="H1"/>
        <w:numPr>
          <w:ilvl w:val="0"/>
          <w:numId w:val="23"/>
        </w:numPr>
        <w:rPr>
          <w:del w:id="2441" w:author="yamel peraza" w:date="2015-04-27T13:52:00Z"/>
        </w:rPr>
      </w:pPr>
      <w:bookmarkStart w:id="2442" w:name="_Toc393726793"/>
      <w:del w:id="2443" w:author="yamel peraza" w:date="2015-04-27T13:52:00Z">
        <w:r w:rsidRPr="008F00D6" w:rsidDel="00510415">
          <w:rPr>
            <w:noProof/>
          </w:rPr>
          <w:lastRenderedPageBreak/>
          <mc:AlternateContent>
            <mc:Choice Requires="wpg">
              <w:drawing>
                <wp:anchor distT="0" distB="0" distL="114300" distR="114300" simplePos="0" relativeHeight="251656704" behindDoc="1" locked="0" layoutInCell="1" allowOverlap="1" wp14:anchorId="26DB2E05" wp14:editId="1C53B8BE">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3A665D" w:rsidRPr="00C70986" w:rsidRDefault="003A665D"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6"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3A665D" w:rsidRPr="00C70986" w:rsidRDefault="003A665D"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rsidDel="00510415">
          <w:delText>Glossary</w:delText>
        </w:r>
        <w:bookmarkEnd w:id="2442"/>
      </w:del>
    </w:p>
    <w:p w14:paraId="6F843FA7" w14:textId="5EDAA1C3" w:rsidR="00E241C3" w:rsidRPr="00241CA9" w:rsidDel="00510415" w:rsidRDefault="00E241C3" w:rsidP="00E241C3">
      <w:pPr>
        <w:pStyle w:val="H1"/>
        <w:numPr>
          <w:ilvl w:val="0"/>
          <w:numId w:val="0"/>
        </w:numPr>
        <w:spacing w:line="480" w:lineRule="auto"/>
        <w:ind w:left="360"/>
        <w:rPr>
          <w:del w:id="2444" w:author="yamel peraza" w:date="2015-04-27T13:52:00Z"/>
          <w:rFonts w:eastAsia="Times New Roman" w:cs="Times New Roman"/>
          <w:b w:val="0"/>
          <w:spacing w:val="0"/>
          <w:sz w:val="24"/>
          <w:szCs w:val="24"/>
        </w:rPr>
      </w:pPr>
      <w:bookmarkStart w:id="2445" w:name="_Toc393718987"/>
      <w:bookmarkStart w:id="2446" w:name="_Toc393726794"/>
      <w:del w:id="2447" w:author="yamel peraza" w:date="2015-04-27T13:52:00Z">
        <w:r w:rsidRPr="00C51D4F" w:rsidDel="00510415">
          <w:rPr>
            <w:rFonts w:eastAsia="Times New Roman" w:cs="Times New Roman"/>
            <w:spacing w:val="0"/>
            <w:sz w:val="24"/>
            <w:szCs w:val="24"/>
          </w:rPr>
          <w:delText>EULA</w:delText>
        </w:r>
        <w:r w:rsidRPr="00241CA9" w:rsidDel="00510415">
          <w:rPr>
            <w:rFonts w:eastAsia="Times New Roman" w:cs="Times New Roman"/>
            <w:b w:val="0"/>
            <w:spacing w:val="0"/>
            <w:sz w:val="24"/>
            <w:szCs w:val="24"/>
          </w:rPr>
          <w:delText>: End-User License Agreement</w:delText>
        </w:r>
        <w:bookmarkEnd w:id="2445"/>
        <w:bookmarkEnd w:id="2446"/>
      </w:del>
    </w:p>
    <w:p w14:paraId="3F8AD3B1" w14:textId="5E3CED1A" w:rsidR="00E241C3" w:rsidRPr="00241CA9" w:rsidDel="00510415" w:rsidRDefault="00E241C3" w:rsidP="00E241C3">
      <w:pPr>
        <w:pStyle w:val="H1"/>
        <w:numPr>
          <w:ilvl w:val="0"/>
          <w:numId w:val="0"/>
        </w:numPr>
        <w:spacing w:line="480" w:lineRule="auto"/>
        <w:ind w:left="360"/>
        <w:rPr>
          <w:del w:id="2448" w:author="yamel peraza" w:date="2015-04-27T13:52:00Z"/>
          <w:rFonts w:eastAsia="Times New Roman" w:cs="Times New Roman"/>
          <w:b w:val="0"/>
          <w:spacing w:val="0"/>
          <w:sz w:val="24"/>
          <w:szCs w:val="24"/>
        </w:rPr>
      </w:pPr>
      <w:bookmarkStart w:id="2449" w:name="_Toc393718988"/>
      <w:bookmarkStart w:id="2450" w:name="_Toc393726795"/>
      <w:del w:id="2451" w:author="yamel peraza" w:date="2015-04-27T13:52:00Z">
        <w:r w:rsidRPr="00C51D4F" w:rsidDel="00510415">
          <w:rPr>
            <w:rFonts w:eastAsia="Times New Roman" w:cs="Times New Roman"/>
            <w:spacing w:val="0"/>
            <w:sz w:val="24"/>
            <w:szCs w:val="24"/>
          </w:rPr>
          <w:delText>FIU</w:delText>
        </w:r>
        <w:r w:rsidRPr="00241CA9" w:rsidDel="00510415">
          <w:rPr>
            <w:rFonts w:eastAsia="Times New Roman" w:cs="Times New Roman"/>
            <w:b w:val="0"/>
            <w:spacing w:val="0"/>
            <w:sz w:val="24"/>
            <w:szCs w:val="24"/>
          </w:rPr>
          <w:delText>: Florida International University</w:delText>
        </w:r>
        <w:bookmarkEnd w:id="2449"/>
        <w:bookmarkEnd w:id="2450"/>
      </w:del>
    </w:p>
    <w:p w14:paraId="4BE8080A" w14:textId="16C8EE75" w:rsidR="00E241C3" w:rsidRPr="00241CA9" w:rsidDel="00510415" w:rsidRDefault="00E241C3" w:rsidP="00E241C3">
      <w:pPr>
        <w:pStyle w:val="H1"/>
        <w:numPr>
          <w:ilvl w:val="0"/>
          <w:numId w:val="0"/>
        </w:numPr>
        <w:spacing w:line="480" w:lineRule="auto"/>
        <w:ind w:left="360"/>
        <w:rPr>
          <w:del w:id="2452" w:author="yamel peraza" w:date="2015-04-27T13:52:00Z"/>
          <w:rFonts w:eastAsia="Times New Roman" w:cs="Times New Roman"/>
          <w:b w:val="0"/>
          <w:spacing w:val="0"/>
          <w:sz w:val="24"/>
          <w:szCs w:val="24"/>
        </w:rPr>
      </w:pPr>
      <w:bookmarkStart w:id="2453" w:name="_Toc393718989"/>
      <w:bookmarkStart w:id="2454" w:name="_Toc393726796"/>
      <w:del w:id="2455" w:author="yamel peraza" w:date="2015-04-27T13:52:00Z">
        <w:r w:rsidRPr="00C51D4F" w:rsidDel="00510415">
          <w:rPr>
            <w:rFonts w:eastAsia="Times New Roman" w:cs="Times New Roman"/>
            <w:spacing w:val="0"/>
            <w:sz w:val="24"/>
            <w:szCs w:val="24"/>
          </w:rPr>
          <w:delText>Google</w:delText>
        </w:r>
        <w:r w:rsidRPr="00241CA9" w:rsidDel="00510415">
          <w:rPr>
            <w:rFonts w:eastAsia="Times New Roman" w:cs="Times New Roman"/>
            <w:b w:val="0"/>
            <w:spacing w:val="0"/>
            <w:sz w:val="24"/>
            <w:szCs w:val="24"/>
          </w:rPr>
          <w:delText xml:space="preserve"> </w:delText>
        </w:r>
        <w:r w:rsidRPr="00C51D4F" w:rsidDel="00510415">
          <w:rPr>
            <w:rFonts w:eastAsia="Times New Roman" w:cs="Times New Roman"/>
            <w:spacing w:val="0"/>
            <w:sz w:val="24"/>
            <w:szCs w:val="24"/>
          </w:rPr>
          <w:delText>Docs</w:delText>
        </w:r>
        <w:r w:rsidRPr="00241CA9" w:rsidDel="00510415">
          <w:rPr>
            <w:rFonts w:eastAsia="Times New Roman" w:cs="Times New Roman"/>
            <w:b w:val="0"/>
            <w:spacing w:val="0"/>
            <w:sz w:val="24"/>
            <w:szCs w:val="24"/>
          </w:rPr>
          <w:delText>: Free web-based office suite offered by Google within Google Drive service.</w:delText>
        </w:r>
        <w:bookmarkEnd w:id="2453"/>
        <w:bookmarkEnd w:id="2454"/>
      </w:del>
    </w:p>
    <w:p w14:paraId="1F894033" w14:textId="184480AF" w:rsidR="00E241C3" w:rsidRPr="00241CA9" w:rsidDel="00510415" w:rsidRDefault="00E241C3" w:rsidP="00E241C3">
      <w:pPr>
        <w:pStyle w:val="H1"/>
        <w:numPr>
          <w:ilvl w:val="0"/>
          <w:numId w:val="0"/>
        </w:numPr>
        <w:spacing w:line="480" w:lineRule="auto"/>
        <w:ind w:left="360"/>
        <w:rPr>
          <w:del w:id="2456" w:author="yamel peraza" w:date="2015-04-27T13:52:00Z"/>
          <w:rFonts w:eastAsia="Times New Roman" w:cs="Times New Roman"/>
          <w:b w:val="0"/>
          <w:spacing w:val="0"/>
          <w:sz w:val="24"/>
          <w:szCs w:val="24"/>
        </w:rPr>
      </w:pPr>
      <w:bookmarkStart w:id="2457" w:name="_Toc393718990"/>
      <w:bookmarkStart w:id="2458" w:name="_Toc393726797"/>
      <w:del w:id="2459" w:author="yamel peraza" w:date="2015-04-27T13:52:00Z">
        <w:r w:rsidRPr="00C51D4F" w:rsidDel="00510415">
          <w:rPr>
            <w:rFonts w:eastAsia="Times New Roman" w:cs="Times New Roman"/>
            <w:spacing w:val="0"/>
            <w:sz w:val="24"/>
            <w:szCs w:val="24"/>
          </w:rPr>
          <w:delText>PHP</w:delText>
        </w:r>
        <w:r w:rsidRPr="00241CA9" w:rsidDel="00510415">
          <w:rPr>
            <w:rFonts w:eastAsia="Times New Roman" w:cs="Times New Roman"/>
            <w:b w:val="0"/>
            <w:spacing w:val="0"/>
            <w:sz w:val="24"/>
            <w:szCs w:val="24"/>
          </w:rPr>
          <w:delText>: Open source server-side scripting language designed for web development to produce dynamic web pages.</w:delText>
        </w:r>
        <w:bookmarkEnd w:id="2457"/>
        <w:bookmarkEnd w:id="2458"/>
      </w:del>
    </w:p>
    <w:p w14:paraId="6F70B2D3" w14:textId="35680EDE" w:rsidR="00E241C3" w:rsidRPr="00241CA9" w:rsidDel="00510415" w:rsidRDefault="00E241C3" w:rsidP="00E241C3">
      <w:pPr>
        <w:pStyle w:val="H1"/>
        <w:numPr>
          <w:ilvl w:val="0"/>
          <w:numId w:val="0"/>
        </w:numPr>
        <w:spacing w:line="480" w:lineRule="auto"/>
        <w:ind w:left="360"/>
        <w:rPr>
          <w:del w:id="2460" w:author="yamel peraza" w:date="2015-04-27T13:52:00Z"/>
          <w:rFonts w:eastAsia="Times New Roman" w:cs="Times New Roman"/>
          <w:b w:val="0"/>
          <w:spacing w:val="0"/>
          <w:sz w:val="24"/>
          <w:szCs w:val="24"/>
        </w:rPr>
      </w:pPr>
      <w:bookmarkStart w:id="2461" w:name="_Toc393718991"/>
      <w:bookmarkStart w:id="2462" w:name="_Toc393726798"/>
      <w:del w:id="2463" w:author="yamel peraza" w:date="2015-04-27T13:52:00Z">
        <w:r w:rsidRPr="00C51D4F" w:rsidDel="00510415">
          <w:rPr>
            <w:rFonts w:eastAsia="Times New Roman" w:cs="Times New Roman"/>
            <w:spacing w:val="0"/>
            <w:sz w:val="24"/>
            <w:szCs w:val="24"/>
          </w:rPr>
          <w:delText>SPW</w:delText>
        </w:r>
        <w:r w:rsidRPr="00241CA9" w:rsidDel="00510415">
          <w:rPr>
            <w:rFonts w:eastAsia="Times New Roman" w:cs="Times New Roman"/>
            <w:b w:val="0"/>
            <w:spacing w:val="0"/>
            <w:sz w:val="24"/>
            <w:szCs w:val="24"/>
          </w:rPr>
          <w:delText>: Senior Project Website</w:delText>
        </w:r>
        <w:bookmarkEnd w:id="2461"/>
        <w:bookmarkEnd w:id="2462"/>
      </w:del>
    </w:p>
    <w:p w14:paraId="518941BC" w14:textId="3EEDDC2D" w:rsidR="00E241C3" w:rsidRPr="00241CA9" w:rsidDel="00510415" w:rsidRDefault="00E241C3" w:rsidP="00E241C3">
      <w:pPr>
        <w:pStyle w:val="H1"/>
        <w:numPr>
          <w:ilvl w:val="0"/>
          <w:numId w:val="0"/>
        </w:numPr>
        <w:spacing w:line="480" w:lineRule="auto"/>
        <w:ind w:left="360"/>
        <w:rPr>
          <w:del w:id="2464" w:author="yamel peraza" w:date="2015-04-27T13:52:00Z"/>
          <w:rFonts w:eastAsia="Times New Roman" w:cs="Times New Roman"/>
          <w:b w:val="0"/>
          <w:spacing w:val="0"/>
          <w:sz w:val="24"/>
          <w:szCs w:val="24"/>
        </w:rPr>
      </w:pPr>
      <w:bookmarkStart w:id="2465" w:name="_Toc393718992"/>
      <w:bookmarkStart w:id="2466" w:name="_Toc393726799"/>
      <w:del w:id="2467" w:author="yamel peraza" w:date="2015-04-27T13:52:00Z">
        <w:r w:rsidRPr="00C51D4F" w:rsidDel="00510415">
          <w:rPr>
            <w:rFonts w:eastAsia="Times New Roman" w:cs="Times New Roman"/>
            <w:spacing w:val="0"/>
            <w:sz w:val="24"/>
            <w:szCs w:val="24"/>
          </w:rPr>
          <w:delText>SPWv.1</w:delText>
        </w:r>
        <w:r w:rsidRPr="00241CA9" w:rsidDel="00510415">
          <w:rPr>
            <w:rFonts w:eastAsia="Times New Roman" w:cs="Times New Roman"/>
            <w:b w:val="0"/>
            <w:spacing w:val="0"/>
            <w:sz w:val="24"/>
            <w:szCs w:val="24"/>
          </w:rPr>
          <w:delText>: Senior Project Website Version 1</w:delText>
        </w:r>
        <w:bookmarkEnd w:id="2465"/>
        <w:bookmarkEnd w:id="2466"/>
      </w:del>
    </w:p>
    <w:p w14:paraId="19ABB785" w14:textId="3EFB03AD" w:rsidR="00E241C3" w:rsidRPr="00241CA9" w:rsidDel="00510415" w:rsidRDefault="00E241C3" w:rsidP="00E241C3">
      <w:pPr>
        <w:pStyle w:val="H1"/>
        <w:numPr>
          <w:ilvl w:val="0"/>
          <w:numId w:val="0"/>
        </w:numPr>
        <w:spacing w:line="480" w:lineRule="auto"/>
        <w:ind w:left="360"/>
        <w:rPr>
          <w:del w:id="2468" w:author="yamel peraza" w:date="2015-04-27T13:52:00Z"/>
          <w:rFonts w:eastAsia="Times New Roman" w:cs="Times New Roman"/>
          <w:b w:val="0"/>
          <w:spacing w:val="0"/>
          <w:sz w:val="24"/>
          <w:szCs w:val="24"/>
        </w:rPr>
      </w:pPr>
      <w:bookmarkStart w:id="2469" w:name="_Toc393718993"/>
      <w:bookmarkStart w:id="2470" w:name="_Toc393726800"/>
      <w:del w:id="2471" w:author="yamel peraza" w:date="2015-04-27T13:52:00Z">
        <w:r w:rsidRPr="00C51D4F" w:rsidDel="00510415">
          <w:rPr>
            <w:rFonts w:eastAsia="Times New Roman" w:cs="Times New Roman"/>
            <w:spacing w:val="0"/>
            <w:sz w:val="24"/>
            <w:szCs w:val="24"/>
          </w:rPr>
          <w:delText>SPWv.2</w:delText>
        </w:r>
        <w:r w:rsidRPr="00241CA9" w:rsidDel="00510415">
          <w:rPr>
            <w:rFonts w:eastAsia="Times New Roman" w:cs="Times New Roman"/>
            <w:b w:val="0"/>
            <w:spacing w:val="0"/>
            <w:sz w:val="24"/>
            <w:szCs w:val="24"/>
          </w:rPr>
          <w:delText>: Senior Project Website Version 2</w:delText>
        </w:r>
        <w:bookmarkEnd w:id="2469"/>
        <w:bookmarkEnd w:id="2470"/>
      </w:del>
    </w:p>
    <w:p w14:paraId="6BAC2435" w14:textId="0778AC89" w:rsidR="00E241C3" w:rsidDel="00510415" w:rsidRDefault="00E241C3" w:rsidP="00E241C3">
      <w:pPr>
        <w:pStyle w:val="H1"/>
        <w:numPr>
          <w:ilvl w:val="0"/>
          <w:numId w:val="0"/>
        </w:numPr>
        <w:spacing w:line="480" w:lineRule="auto"/>
        <w:ind w:left="360"/>
        <w:rPr>
          <w:del w:id="2472" w:author="yamel peraza" w:date="2015-04-27T13:52:00Z"/>
          <w:rFonts w:eastAsia="Times New Roman" w:cs="Times New Roman"/>
          <w:b w:val="0"/>
          <w:spacing w:val="0"/>
          <w:sz w:val="24"/>
          <w:szCs w:val="24"/>
        </w:rPr>
      </w:pPr>
      <w:bookmarkStart w:id="2473" w:name="_Toc393718994"/>
      <w:bookmarkStart w:id="2474" w:name="_Toc393726801"/>
      <w:del w:id="2475" w:author="yamel peraza" w:date="2015-04-27T13:52:00Z">
        <w:r w:rsidRPr="00C51D4F" w:rsidDel="00510415">
          <w:rPr>
            <w:rFonts w:eastAsia="Times New Roman" w:cs="Times New Roman"/>
            <w:spacing w:val="0"/>
            <w:sz w:val="24"/>
            <w:szCs w:val="24"/>
          </w:rPr>
          <w:delText>SPWv.3</w:delText>
        </w:r>
        <w:r w:rsidRPr="00C51D4F" w:rsidDel="00510415">
          <w:rPr>
            <w:rFonts w:eastAsia="Times New Roman" w:cs="Times New Roman"/>
            <w:b w:val="0"/>
            <w:spacing w:val="0"/>
            <w:sz w:val="24"/>
            <w:szCs w:val="24"/>
          </w:rPr>
          <w:delText xml:space="preserve">: </w:delText>
        </w:r>
        <w:r w:rsidRPr="00241CA9" w:rsidDel="00510415">
          <w:rPr>
            <w:rFonts w:eastAsia="Times New Roman" w:cs="Times New Roman"/>
            <w:b w:val="0"/>
            <w:spacing w:val="0"/>
            <w:sz w:val="24"/>
            <w:szCs w:val="24"/>
          </w:rPr>
          <w:delText>Senior Project Website Version 3</w:delText>
        </w:r>
        <w:bookmarkEnd w:id="2473"/>
        <w:bookmarkEnd w:id="2474"/>
      </w:del>
    </w:p>
    <w:p w14:paraId="45F5FC9D" w14:textId="30081465" w:rsidR="00E241C3" w:rsidDel="00510415" w:rsidRDefault="00E241C3" w:rsidP="00E241C3">
      <w:pPr>
        <w:pStyle w:val="H1"/>
        <w:numPr>
          <w:ilvl w:val="0"/>
          <w:numId w:val="0"/>
        </w:numPr>
        <w:spacing w:line="480" w:lineRule="auto"/>
        <w:ind w:left="360"/>
        <w:rPr>
          <w:del w:id="2476" w:author="yamel peraza" w:date="2015-04-27T13:52:00Z"/>
          <w:rFonts w:eastAsia="Times New Roman" w:cs="Times New Roman"/>
          <w:b w:val="0"/>
          <w:spacing w:val="0"/>
          <w:sz w:val="24"/>
          <w:szCs w:val="24"/>
        </w:rPr>
      </w:pPr>
      <w:bookmarkStart w:id="2477" w:name="_Toc393718995"/>
      <w:bookmarkStart w:id="2478" w:name="_Toc393726802"/>
      <w:del w:id="2479" w:author="yamel peraza" w:date="2015-04-27T13:52:00Z">
        <w:r w:rsidRPr="00C51D4F" w:rsidDel="00510415">
          <w:rPr>
            <w:rFonts w:eastAsia="Times New Roman" w:cs="Times New Roman"/>
            <w:spacing w:val="0"/>
            <w:sz w:val="24"/>
            <w:szCs w:val="24"/>
          </w:rPr>
          <w:delText>SPWv.4</w:delText>
        </w:r>
        <w:r w:rsidRPr="00241CA9" w:rsidDel="00510415">
          <w:rPr>
            <w:rFonts w:eastAsia="Times New Roman" w:cs="Times New Roman"/>
            <w:b w:val="0"/>
            <w:spacing w:val="0"/>
            <w:sz w:val="24"/>
            <w:szCs w:val="24"/>
          </w:rPr>
          <w:delText xml:space="preserve">: </w:delText>
        </w:r>
        <w:r w:rsidDel="00510415">
          <w:rPr>
            <w:rFonts w:eastAsia="Times New Roman" w:cs="Times New Roman"/>
            <w:b w:val="0"/>
            <w:spacing w:val="0"/>
            <w:sz w:val="24"/>
            <w:szCs w:val="24"/>
          </w:rPr>
          <w:delText>Senior Project Website Version 4</w:delText>
        </w:r>
        <w:bookmarkEnd w:id="2477"/>
        <w:bookmarkEnd w:id="2478"/>
      </w:del>
    </w:p>
    <w:p w14:paraId="08E8FA84" w14:textId="4065A6FD" w:rsidR="00E241C3" w:rsidDel="00510415" w:rsidRDefault="00E241C3" w:rsidP="00E241C3">
      <w:pPr>
        <w:spacing w:line="480" w:lineRule="auto"/>
        <w:ind w:left="360"/>
        <w:rPr>
          <w:del w:id="2480" w:author="yamel peraza" w:date="2015-04-27T13:52:00Z"/>
        </w:rPr>
      </w:pPr>
      <w:del w:id="2481" w:author="yamel peraza" w:date="2015-04-27T13:52:00Z">
        <w:r w:rsidRPr="00E241C3" w:rsidDel="00510415">
          <w:rPr>
            <w:b/>
          </w:rPr>
          <w:delText>NRMP</w:delText>
        </w:r>
        <w:r w:rsidDel="00510415">
          <w:delTex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delText>
        </w:r>
      </w:del>
    </w:p>
    <w:p w14:paraId="6CDF4782" w14:textId="2D4CCF31" w:rsidR="00E241C3" w:rsidRPr="00C51D4F" w:rsidDel="00510415" w:rsidRDefault="00E241C3" w:rsidP="00E241C3">
      <w:pPr>
        <w:spacing w:line="480" w:lineRule="auto"/>
        <w:ind w:left="360"/>
        <w:rPr>
          <w:del w:id="2482" w:author="yamel peraza" w:date="2015-04-27T13:52:00Z"/>
        </w:rPr>
      </w:pPr>
      <w:del w:id="2483" w:author="yamel peraza" w:date="2015-04-27T13:52:00Z">
        <w:r w:rsidRPr="00E241C3" w:rsidDel="00510415">
          <w:rPr>
            <w:b/>
          </w:rPr>
          <w:delText>Heuristics</w:delText>
        </w:r>
        <w:r w:rsidRPr="00C51D4F" w:rsidDel="00510415">
          <w:delText>:</w:delText>
        </w:r>
        <w:r w:rsidDel="00510415">
          <w:delText xml:space="preserve"> Colloquially means “common sense approach”, in computer science the meaning is adapted to mean a technique applied to solve a problem. I.e. to shorten average job time in a computer do short jobs first.</w:delText>
        </w:r>
      </w:del>
    </w:p>
    <w:p w14:paraId="4CC730D9" w14:textId="712982BB" w:rsidR="00E241C3" w:rsidDel="00510415" w:rsidRDefault="00E241C3" w:rsidP="00E241C3">
      <w:pPr>
        <w:spacing w:line="480" w:lineRule="auto"/>
        <w:ind w:left="360"/>
        <w:rPr>
          <w:del w:id="2484" w:author="yamel peraza" w:date="2015-04-27T13:52:00Z"/>
        </w:rPr>
      </w:pPr>
      <w:del w:id="2485" w:author="yamel peraza" w:date="2015-04-27T13:52:00Z">
        <w:r w:rsidRPr="00E241C3" w:rsidDel="00510415">
          <w:rPr>
            <w:b/>
          </w:rPr>
          <w:delText>VIP</w:delText>
        </w:r>
        <w:r w:rsidDel="00510415">
          <w:delText>: Very important project, a project ranked by the head professor to be of a score between 2 and 100 this project will undergo intense matchmaking using heuristics to find a perfect team quickly (higher scored means higher priority)</w:delText>
        </w:r>
      </w:del>
    </w:p>
    <w:p w14:paraId="10A9E0F5" w14:textId="30B1B383" w:rsidR="00E241C3" w:rsidDel="00510415" w:rsidRDefault="00E241C3" w:rsidP="00E241C3">
      <w:pPr>
        <w:spacing w:line="480" w:lineRule="auto"/>
        <w:ind w:left="360"/>
        <w:rPr>
          <w:del w:id="2486" w:author="yamel peraza" w:date="2015-04-27T13:52:00Z"/>
        </w:rPr>
      </w:pPr>
      <w:del w:id="2487" w:author="yamel peraza" w:date="2015-04-27T13:52:00Z">
        <w:r w:rsidRPr="00E241C3" w:rsidDel="00510415">
          <w:rPr>
            <w:b/>
          </w:rPr>
          <w:delText>OP</w:delText>
        </w:r>
        <w:r w:rsidDel="00510415">
          <w:delText>: Other project, a project ranked by the head professor to have a score of 1, such projects will undergo NRMP matchmaking to give the ability to compromised project proposer and student constraints. These are more hands-off.</w:delText>
        </w:r>
      </w:del>
    </w:p>
    <w:p w14:paraId="6027CE99" w14:textId="3EDBEA09" w:rsidR="00E241C3" w:rsidDel="00510415" w:rsidRDefault="00E241C3" w:rsidP="00E241C3">
      <w:pPr>
        <w:spacing w:line="480" w:lineRule="auto"/>
        <w:ind w:left="360"/>
        <w:rPr>
          <w:del w:id="2488" w:author="yamel peraza" w:date="2015-04-27T13:52:00Z"/>
        </w:rPr>
      </w:pPr>
      <w:del w:id="2489" w:author="yamel peraza" w:date="2015-04-27T13:52:00Z">
        <w:r w:rsidRPr="00E241C3" w:rsidDel="00510415">
          <w:rPr>
            <w:b/>
          </w:rPr>
          <w:delText>LinkedIn:</w:delText>
        </w:r>
        <w:r w:rsidDel="00510415">
          <w:delText xml:space="preserve"> Social media website for business professions to network and advertise themselves</w:delText>
        </w:r>
      </w:del>
    </w:p>
    <w:p w14:paraId="722DBB3D" w14:textId="50CE66A9" w:rsidR="00E241C3" w:rsidRDefault="00E241C3" w:rsidP="00E241C3">
      <w:del w:id="2490" w:author="yamel peraza" w:date="2015-04-27T14:05:00Z">
        <w:r w:rsidDel="00CD1CD3">
          <w:br w:type="page"/>
        </w:r>
      </w:del>
    </w:p>
    <w:p w14:paraId="5F75166F" w14:textId="238D049F" w:rsidR="00E241C3" w:rsidRPr="008F00D6" w:rsidRDefault="00E241C3" w:rsidP="00B81849">
      <w:pPr>
        <w:pStyle w:val="H1"/>
        <w:numPr>
          <w:ilvl w:val="0"/>
          <w:numId w:val="22"/>
        </w:numPr>
      </w:pPr>
      <w:bookmarkStart w:id="2491" w:name="_Toc393726803"/>
      <w:r w:rsidRPr="008F00D6">
        <w:rPr>
          <w:noProof/>
        </w:rPr>
        <mc:AlternateContent>
          <mc:Choice Requires="wpg">
            <w:drawing>
              <wp:anchor distT="0" distB="0" distL="114300" distR="114300" simplePos="0" relativeHeight="251663872" behindDoc="1" locked="0" layoutInCell="1" allowOverlap="1" wp14:anchorId="175E42C7" wp14:editId="52E31821">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4CE87670" w:rsidR="003A665D" w:rsidRPr="00C70986" w:rsidRDefault="003A665D" w:rsidP="00E241C3">
                              <w:pPr>
                                <w:rPr>
                                  <w:rFonts w:ascii="Gabriola" w:hAnsi="Gabriola"/>
                                  <w:i/>
                                </w:rPr>
                              </w:pPr>
                              <w:r w:rsidRPr="00C70986">
                                <w:rPr>
                                  <w:rFonts w:ascii="Gabriola" w:hAnsi="Gabriola"/>
                                  <w:i/>
                                </w:rPr>
                                <w:t>Senior Project Website V</w:t>
                              </w:r>
                              <w:ins w:id="2492" w:author="yamel peraza" w:date="2015-04-27T14:08:00Z">
                                <w:r>
                                  <w:rPr>
                                    <w:rFonts w:ascii="Gabriola" w:hAnsi="Gabriola"/>
                                    <w:i/>
                                  </w:rPr>
                                  <w:t>5</w:t>
                                </w:r>
                              </w:ins>
                              <w:del w:id="2493" w:author="yamel peraza" w:date="2015-04-27T14:08:00Z">
                                <w:r w:rsidDel="00807888">
                                  <w:rPr>
                                    <w:rFonts w:ascii="Gabriola" w:hAnsi="Gabriola"/>
                                    <w:i/>
                                  </w:rPr>
                                  <w:delText>4</w:delText>
                                </w:r>
                              </w:del>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50" style="position:absolute;left:0;text-align:left;margin-left:2.65pt;margin-top:-8.8pt;width:455.25pt;height:68.25pt;z-index:-2516526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xleQ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">
                <v:shape id="Text Box 2" o:spid="_x0000_s105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4CE87670" w:rsidR="003A665D" w:rsidRPr="00C70986" w:rsidRDefault="003A665D" w:rsidP="00E241C3">
                        <w:pPr>
                          <w:rPr>
                            <w:rFonts w:ascii="Gabriola" w:hAnsi="Gabriola"/>
                            <w:i/>
                          </w:rPr>
                        </w:pPr>
                        <w:r w:rsidRPr="00C70986">
                          <w:rPr>
                            <w:rFonts w:ascii="Gabriola" w:hAnsi="Gabriola"/>
                            <w:i/>
                          </w:rPr>
                          <w:t>Senior Project Website V</w:t>
                        </w:r>
                        <w:ins w:id="2494" w:author="yamel peraza" w:date="2015-04-27T14:08:00Z">
                          <w:r>
                            <w:rPr>
                              <w:rFonts w:ascii="Gabriola" w:hAnsi="Gabriola"/>
                              <w:i/>
                            </w:rPr>
                            <w:t>5</w:t>
                          </w:r>
                        </w:ins>
                        <w:del w:id="2495" w:author="yamel peraza" w:date="2015-04-27T14:08:00Z">
                          <w:r w:rsidDel="00807888">
                            <w:rPr>
                              <w:rFonts w:ascii="Gabriola" w:hAnsi="Gabriola"/>
                              <w:i/>
                            </w:rPr>
                            <w:delText>4</w:delText>
                          </w:r>
                        </w:del>
                      </w:p>
                    </w:txbxContent>
                  </v:textbox>
                </v:shape>
                <v:line id="Straight Connector 256" o:spid="_x0000_s105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5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2491"/>
    </w:p>
    <w:p w14:paraId="29EA8328" w14:textId="77777777" w:rsidR="00E241C3" w:rsidRDefault="00E241C3" w:rsidP="00E241C3">
      <w:pPr>
        <w:spacing w:line="480" w:lineRule="auto"/>
      </w:pPr>
    </w:p>
    <w:p w14:paraId="602EE186" w14:textId="732E6A0A" w:rsidR="006E6F87" w:rsidRPr="006E6F87" w:rsidRDefault="006E6F87">
      <w:pPr>
        <w:spacing w:after="0" w:line="480" w:lineRule="auto"/>
        <w:ind w:left="720" w:hanging="719"/>
        <w:rPr>
          <w:ins w:id="2496" w:author="yamel peraza" w:date="2015-04-27T13:25:00Z"/>
          <w:sz w:val="30"/>
          <w:rPrChange w:id="2497" w:author="yamel peraza" w:date="2015-04-27T13:26:00Z">
            <w:rPr>
              <w:ins w:id="2498" w:author="yamel peraza" w:date="2015-04-27T13:25:00Z"/>
              <w:sz w:val="24"/>
              <w:highlight w:val="white"/>
            </w:rPr>
          </w:rPrChange>
        </w:rPr>
      </w:pPr>
      <w:ins w:id="2499" w:author="yamel peraza" w:date="2015-04-27T13:26:00Z">
        <w:r>
          <w:rPr>
            <w:sz w:val="24"/>
            <w:highlight w:val="white"/>
          </w:rPr>
          <w:t>Julio Lopez. "</w:t>
        </w:r>
        <w:r>
          <w:rPr>
            <w:i/>
            <w:sz w:val="24"/>
            <w:highlight w:val="white"/>
          </w:rPr>
          <w:t>Requirements Documents for Senior Project Website: Version 4</w:t>
        </w:r>
        <w:r w:rsidR="00594024">
          <w:rPr>
            <w:sz w:val="24"/>
            <w:highlight w:val="white"/>
          </w:rPr>
          <w:t>" (Summer</w:t>
        </w:r>
        <w:r>
          <w:rPr>
            <w:sz w:val="24"/>
            <w:highlight w:val="white"/>
          </w:rPr>
          <w:t xml:space="preserve"> 2014). Florida International University</w:t>
        </w:r>
        <w:r>
          <w:rPr>
            <w:sz w:val="30"/>
            <w:highlight w:val="white"/>
          </w:rPr>
          <w:t>.</w:t>
        </w:r>
      </w:ins>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1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30" w:author="Masoud Sadjadi" w:date="2015-02-23T10:58:00Z" w:initials="MS">
    <w:p w14:paraId="1209C039" w14:textId="58869D3F" w:rsidR="003A665D" w:rsidRDefault="003A665D">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BE407" w14:textId="77777777" w:rsidR="003F40BB" w:rsidRDefault="003F40BB" w:rsidP="00B80CBB">
      <w:pPr>
        <w:spacing w:after="0" w:line="240" w:lineRule="auto"/>
      </w:pPr>
      <w:r>
        <w:separator/>
      </w:r>
    </w:p>
  </w:endnote>
  <w:endnote w:type="continuationSeparator" w:id="0">
    <w:p w14:paraId="6536196C" w14:textId="77777777" w:rsidR="003F40BB" w:rsidRDefault="003F40BB"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3A665D" w:rsidRDefault="003A665D">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D84AE8">
      <w:rPr>
        <w:rFonts w:cs="Times New Roman"/>
        <w:noProof/>
        <w:sz w:val="20"/>
        <w:szCs w:val="20"/>
      </w:rPr>
      <w:t>27</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772A3" w14:textId="77777777" w:rsidR="003F40BB" w:rsidRDefault="003F40BB" w:rsidP="00B80CBB">
      <w:pPr>
        <w:spacing w:after="0" w:line="240" w:lineRule="auto"/>
      </w:pPr>
      <w:r>
        <w:separator/>
      </w:r>
    </w:p>
  </w:footnote>
  <w:footnote w:type="continuationSeparator" w:id="0">
    <w:p w14:paraId="3494C8C6" w14:textId="77777777" w:rsidR="003F40BB" w:rsidRDefault="003F40BB"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7BC6F6C"/>
    <w:multiLevelType w:val="hybridMultilevel"/>
    <w:tmpl w:val="18C00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EE32969"/>
    <w:multiLevelType w:val="multilevel"/>
    <w:tmpl w:val="740EA1F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2">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25126DA8"/>
    <w:multiLevelType w:val="hybridMultilevel"/>
    <w:tmpl w:val="2BD2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7">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8">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3">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6">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9">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1">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2">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7">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8E686C"/>
    <w:multiLevelType w:val="hybridMultilevel"/>
    <w:tmpl w:val="8A44B6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3982BD3"/>
    <w:multiLevelType w:val="hybridMultilevel"/>
    <w:tmpl w:val="60B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7">
    <w:nsid w:val="5A1A6FDE"/>
    <w:multiLevelType w:val="hybridMultilevel"/>
    <w:tmpl w:val="1C1011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1">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4666231"/>
    <w:multiLevelType w:val="hybridMultilevel"/>
    <w:tmpl w:val="7EA066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F846987"/>
    <w:multiLevelType w:val="hybridMultilevel"/>
    <w:tmpl w:val="5BC86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355635F"/>
    <w:multiLevelType w:val="hybridMultilevel"/>
    <w:tmpl w:val="BAC0D8EA"/>
    <w:lvl w:ilvl="0" w:tplc="B232A58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9">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5">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82"/>
  </w:num>
  <w:num w:numId="3">
    <w:abstractNumId w:val="12"/>
  </w:num>
  <w:num w:numId="4">
    <w:abstractNumId w:val="92"/>
  </w:num>
  <w:num w:numId="5">
    <w:abstractNumId w:val="17"/>
  </w:num>
  <w:num w:numId="6">
    <w:abstractNumId w:val="8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8"/>
  </w:num>
  <w:num w:numId="8">
    <w:abstractNumId w:val="16"/>
  </w:num>
  <w:num w:numId="9">
    <w:abstractNumId w:val="38"/>
  </w:num>
  <w:num w:numId="10">
    <w:abstractNumId w:val="56"/>
  </w:num>
  <w:num w:numId="11">
    <w:abstractNumId w:val="30"/>
  </w:num>
  <w:num w:numId="12">
    <w:abstractNumId w:val="50"/>
  </w:num>
  <w:num w:numId="13">
    <w:abstractNumId w:val="3"/>
  </w:num>
  <w:num w:numId="14">
    <w:abstractNumId w:val="66"/>
  </w:num>
  <w:num w:numId="15">
    <w:abstractNumId w:val="14"/>
  </w:num>
  <w:num w:numId="16">
    <w:abstractNumId w:val="1"/>
  </w:num>
  <w:num w:numId="17">
    <w:abstractNumId w:val="71"/>
  </w:num>
  <w:num w:numId="18">
    <w:abstractNumId w:val="52"/>
  </w:num>
  <w:num w:numId="19">
    <w:abstractNumId w:val="95"/>
  </w:num>
  <w:num w:numId="20">
    <w:abstractNumId w:val="43"/>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9"/>
  </w:num>
  <w:num w:numId="23">
    <w:abstractNumId w:val="25"/>
  </w:num>
  <w:num w:numId="24">
    <w:abstractNumId w:val="13"/>
  </w:num>
  <w:num w:numId="25">
    <w:abstractNumId w:val="57"/>
  </w:num>
  <w:num w:numId="26">
    <w:abstractNumId w:val="45"/>
  </w:num>
  <w:num w:numId="27">
    <w:abstractNumId w:val="68"/>
  </w:num>
  <w:num w:numId="28">
    <w:abstractNumId w:val="94"/>
  </w:num>
  <w:num w:numId="29">
    <w:abstractNumId w:val="33"/>
  </w:num>
  <w:num w:numId="30">
    <w:abstractNumId w:val="8"/>
  </w:num>
  <w:num w:numId="31">
    <w:abstractNumId w:val="48"/>
  </w:num>
  <w:num w:numId="32">
    <w:abstractNumId w:val="75"/>
  </w:num>
  <w:num w:numId="33">
    <w:abstractNumId w:val="88"/>
  </w:num>
  <w:num w:numId="34">
    <w:abstractNumId w:val="36"/>
  </w:num>
  <w:num w:numId="35">
    <w:abstractNumId w:val="37"/>
  </w:num>
  <w:num w:numId="36">
    <w:abstractNumId w:val="0"/>
  </w:num>
  <w:num w:numId="37">
    <w:abstractNumId w:val="24"/>
  </w:num>
  <w:num w:numId="38">
    <w:abstractNumId w:val="2"/>
  </w:num>
  <w:num w:numId="39">
    <w:abstractNumId w:val="9"/>
  </w:num>
  <w:num w:numId="40">
    <w:abstractNumId w:val="2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78"/>
  </w:num>
  <w:num w:numId="47">
    <w:abstractNumId w:val="20"/>
  </w:num>
  <w:num w:numId="48">
    <w:abstractNumId w:val="5"/>
  </w:num>
  <w:num w:numId="49">
    <w:abstractNumId w:val="72"/>
  </w:num>
  <w:num w:numId="50">
    <w:abstractNumId w:val="6"/>
  </w:num>
  <w:num w:numId="51">
    <w:abstractNumId w:val="44"/>
  </w:num>
  <w:num w:numId="52">
    <w:abstractNumId w:val="84"/>
  </w:num>
  <w:num w:numId="53">
    <w:abstractNumId w:val="93"/>
  </w:num>
  <w:num w:numId="54">
    <w:abstractNumId w:val="10"/>
  </w:num>
  <w:num w:numId="55">
    <w:abstractNumId w:val="40"/>
  </w:num>
  <w:num w:numId="56">
    <w:abstractNumId w:val="47"/>
  </w:num>
  <w:num w:numId="57">
    <w:abstractNumId w:val="4"/>
  </w:num>
  <w:num w:numId="58">
    <w:abstractNumId w:val="54"/>
  </w:num>
  <w:num w:numId="59">
    <w:abstractNumId w:val="74"/>
  </w:num>
  <w:num w:numId="60">
    <w:abstractNumId w:val="86"/>
  </w:num>
  <w:num w:numId="61">
    <w:abstractNumId w:val="18"/>
  </w:num>
  <w:num w:numId="62">
    <w:abstractNumId w:val="89"/>
  </w:num>
  <w:num w:numId="63">
    <w:abstractNumId w:val="69"/>
  </w:num>
  <w:num w:numId="64">
    <w:abstractNumId w:val="21"/>
  </w:num>
  <w:num w:numId="65">
    <w:abstractNumId w:val="19"/>
  </w:num>
  <w:num w:numId="66">
    <w:abstractNumId w:val="59"/>
  </w:num>
  <w:num w:numId="67">
    <w:abstractNumId w:val="77"/>
  </w:num>
  <w:num w:numId="68">
    <w:abstractNumId w:val="32"/>
  </w:num>
  <w:num w:numId="69">
    <w:abstractNumId w:val="15"/>
  </w:num>
  <w:num w:numId="70">
    <w:abstractNumId w:val="76"/>
  </w:num>
  <w:num w:numId="71">
    <w:abstractNumId w:val="41"/>
  </w:num>
  <w:num w:numId="72">
    <w:abstractNumId w:val="80"/>
  </w:num>
  <w:num w:numId="73">
    <w:abstractNumId w:val="26"/>
  </w:num>
  <w:num w:numId="74">
    <w:abstractNumId w:val="28"/>
  </w:num>
  <w:num w:numId="75">
    <w:abstractNumId w:val="65"/>
  </w:num>
  <w:num w:numId="76">
    <w:abstractNumId w:val="91"/>
  </w:num>
  <w:num w:numId="77">
    <w:abstractNumId w:val="62"/>
  </w:num>
  <w:num w:numId="78">
    <w:abstractNumId w:val="39"/>
  </w:num>
  <w:num w:numId="79">
    <w:abstractNumId w:val="87"/>
  </w:num>
  <w:num w:numId="80">
    <w:abstractNumId w:val="70"/>
  </w:num>
  <w:num w:numId="81">
    <w:abstractNumId w:val="83"/>
  </w:num>
  <w:num w:numId="82">
    <w:abstractNumId w:val="49"/>
  </w:num>
  <w:num w:numId="83">
    <w:abstractNumId w:val="55"/>
  </w:num>
  <w:num w:numId="84">
    <w:abstractNumId w:val="51"/>
  </w:num>
  <w:num w:numId="85">
    <w:abstractNumId w:val="42"/>
  </w:num>
  <w:num w:numId="86">
    <w:abstractNumId w:val="31"/>
  </w:num>
  <w:num w:numId="87">
    <w:abstractNumId w:val="11"/>
  </w:num>
  <w:num w:numId="88">
    <w:abstractNumId w:val="22"/>
  </w:num>
  <w:num w:numId="89">
    <w:abstractNumId w:val="64"/>
  </w:num>
  <w:num w:numId="90">
    <w:abstractNumId w:val="85"/>
  </w:num>
  <w:num w:numId="91">
    <w:abstractNumId w:val="67"/>
  </w:num>
  <w:num w:numId="92">
    <w:abstractNumId w:val="60"/>
  </w:num>
  <w:num w:numId="93">
    <w:abstractNumId w:val="73"/>
  </w:num>
  <w:num w:numId="94">
    <w:abstractNumId w:val="35"/>
  </w:num>
  <w:num w:numId="95">
    <w:abstractNumId w:val="81"/>
  </w:num>
  <w:num w:numId="96">
    <w:abstractNumId w:val="63"/>
  </w:num>
  <w:num w:numId="97">
    <w:abstractNumId w:val="7"/>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523BD"/>
    <w:rsid w:val="000545E3"/>
    <w:rsid w:val="0006187E"/>
    <w:rsid w:val="0008282A"/>
    <w:rsid w:val="00087F6A"/>
    <w:rsid w:val="000D0711"/>
    <w:rsid w:val="000D1482"/>
    <w:rsid w:val="000D569E"/>
    <w:rsid w:val="0010573F"/>
    <w:rsid w:val="0011485B"/>
    <w:rsid w:val="001501B2"/>
    <w:rsid w:val="0015252E"/>
    <w:rsid w:val="00162155"/>
    <w:rsid w:val="0018548F"/>
    <w:rsid w:val="001C7965"/>
    <w:rsid w:val="001D2EBC"/>
    <w:rsid w:val="00221073"/>
    <w:rsid w:val="00222923"/>
    <w:rsid w:val="002272B4"/>
    <w:rsid w:val="0026121C"/>
    <w:rsid w:val="00273E04"/>
    <w:rsid w:val="00282FCB"/>
    <w:rsid w:val="002F39E4"/>
    <w:rsid w:val="002F6F4B"/>
    <w:rsid w:val="0030227B"/>
    <w:rsid w:val="00347C02"/>
    <w:rsid w:val="00350627"/>
    <w:rsid w:val="00360E90"/>
    <w:rsid w:val="003823A1"/>
    <w:rsid w:val="003A665D"/>
    <w:rsid w:val="003C36C2"/>
    <w:rsid w:val="003E009E"/>
    <w:rsid w:val="003F40BB"/>
    <w:rsid w:val="003F632E"/>
    <w:rsid w:val="003F64E9"/>
    <w:rsid w:val="0040780A"/>
    <w:rsid w:val="004340F5"/>
    <w:rsid w:val="00452A67"/>
    <w:rsid w:val="00494D89"/>
    <w:rsid w:val="004A7470"/>
    <w:rsid w:val="004D3FBE"/>
    <w:rsid w:val="004E1E29"/>
    <w:rsid w:val="004E3B12"/>
    <w:rsid w:val="004E6B41"/>
    <w:rsid w:val="004F33B0"/>
    <w:rsid w:val="00510415"/>
    <w:rsid w:val="00513446"/>
    <w:rsid w:val="005336C7"/>
    <w:rsid w:val="00565C6B"/>
    <w:rsid w:val="005717DA"/>
    <w:rsid w:val="0058063A"/>
    <w:rsid w:val="0058252E"/>
    <w:rsid w:val="0058436E"/>
    <w:rsid w:val="0058794F"/>
    <w:rsid w:val="0059207C"/>
    <w:rsid w:val="00594024"/>
    <w:rsid w:val="005A113E"/>
    <w:rsid w:val="005A6E6B"/>
    <w:rsid w:val="005C10DF"/>
    <w:rsid w:val="005C4FB3"/>
    <w:rsid w:val="00607FC9"/>
    <w:rsid w:val="006104B3"/>
    <w:rsid w:val="00625414"/>
    <w:rsid w:val="006560EB"/>
    <w:rsid w:val="00675242"/>
    <w:rsid w:val="0068006D"/>
    <w:rsid w:val="00680D8C"/>
    <w:rsid w:val="00696856"/>
    <w:rsid w:val="006B00FB"/>
    <w:rsid w:val="006B397C"/>
    <w:rsid w:val="006E6F87"/>
    <w:rsid w:val="006F3F9C"/>
    <w:rsid w:val="007103B3"/>
    <w:rsid w:val="00711552"/>
    <w:rsid w:val="00711F32"/>
    <w:rsid w:val="00720596"/>
    <w:rsid w:val="00733F0B"/>
    <w:rsid w:val="007733C9"/>
    <w:rsid w:val="007738E2"/>
    <w:rsid w:val="00787B37"/>
    <w:rsid w:val="007A1836"/>
    <w:rsid w:val="007C2BA9"/>
    <w:rsid w:val="007E29FA"/>
    <w:rsid w:val="007F5506"/>
    <w:rsid w:val="00807888"/>
    <w:rsid w:val="0081397D"/>
    <w:rsid w:val="008205EC"/>
    <w:rsid w:val="00842A02"/>
    <w:rsid w:val="00845AC5"/>
    <w:rsid w:val="00852839"/>
    <w:rsid w:val="00867064"/>
    <w:rsid w:val="008B5ACF"/>
    <w:rsid w:val="008D24CB"/>
    <w:rsid w:val="008E1B47"/>
    <w:rsid w:val="008E3B9D"/>
    <w:rsid w:val="008E4F8D"/>
    <w:rsid w:val="008E6A85"/>
    <w:rsid w:val="00900A1E"/>
    <w:rsid w:val="00903E5E"/>
    <w:rsid w:val="00924EA3"/>
    <w:rsid w:val="009277A3"/>
    <w:rsid w:val="0093590B"/>
    <w:rsid w:val="009516AF"/>
    <w:rsid w:val="00964924"/>
    <w:rsid w:val="00970184"/>
    <w:rsid w:val="00970815"/>
    <w:rsid w:val="00984D9E"/>
    <w:rsid w:val="009A7C80"/>
    <w:rsid w:val="009D5F86"/>
    <w:rsid w:val="009E5339"/>
    <w:rsid w:val="009E53B3"/>
    <w:rsid w:val="009E5F16"/>
    <w:rsid w:val="00A2346E"/>
    <w:rsid w:val="00A25FEC"/>
    <w:rsid w:val="00A274FD"/>
    <w:rsid w:val="00A41E09"/>
    <w:rsid w:val="00A46B94"/>
    <w:rsid w:val="00A52FD6"/>
    <w:rsid w:val="00A6615B"/>
    <w:rsid w:val="00AA0D22"/>
    <w:rsid w:val="00AA1283"/>
    <w:rsid w:val="00AC393C"/>
    <w:rsid w:val="00B114C3"/>
    <w:rsid w:val="00B3433A"/>
    <w:rsid w:val="00B423FF"/>
    <w:rsid w:val="00B521F2"/>
    <w:rsid w:val="00B7267D"/>
    <w:rsid w:val="00B80CBB"/>
    <w:rsid w:val="00B81849"/>
    <w:rsid w:val="00B90A6B"/>
    <w:rsid w:val="00B97A52"/>
    <w:rsid w:val="00BB4A61"/>
    <w:rsid w:val="00BC1C1B"/>
    <w:rsid w:val="00BC7C2C"/>
    <w:rsid w:val="00BE5147"/>
    <w:rsid w:val="00C12555"/>
    <w:rsid w:val="00C328C2"/>
    <w:rsid w:val="00C41EE3"/>
    <w:rsid w:val="00C4232D"/>
    <w:rsid w:val="00C4602F"/>
    <w:rsid w:val="00C60D2C"/>
    <w:rsid w:val="00C77142"/>
    <w:rsid w:val="00CB2CFC"/>
    <w:rsid w:val="00CB3F39"/>
    <w:rsid w:val="00CC7521"/>
    <w:rsid w:val="00CD1CD3"/>
    <w:rsid w:val="00CE12B0"/>
    <w:rsid w:val="00CE1C82"/>
    <w:rsid w:val="00CF1C0F"/>
    <w:rsid w:val="00CF2B7D"/>
    <w:rsid w:val="00CF36AF"/>
    <w:rsid w:val="00CF59C7"/>
    <w:rsid w:val="00CF6612"/>
    <w:rsid w:val="00D167D5"/>
    <w:rsid w:val="00D32579"/>
    <w:rsid w:val="00D35F48"/>
    <w:rsid w:val="00D614BF"/>
    <w:rsid w:val="00D624C4"/>
    <w:rsid w:val="00D65364"/>
    <w:rsid w:val="00D83E2E"/>
    <w:rsid w:val="00D84AE8"/>
    <w:rsid w:val="00DC2F76"/>
    <w:rsid w:val="00DF1558"/>
    <w:rsid w:val="00E04B8B"/>
    <w:rsid w:val="00E13098"/>
    <w:rsid w:val="00E238E6"/>
    <w:rsid w:val="00E241C3"/>
    <w:rsid w:val="00E264C0"/>
    <w:rsid w:val="00E40FD8"/>
    <w:rsid w:val="00E6412F"/>
    <w:rsid w:val="00E75F57"/>
    <w:rsid w:val="00E76938"/>
    <w:rsid w:val="00EB5670"/>
    <w:rsid w:val="00EB6FAE"/>
    <w:rsid w:val="00ED4F48"/>
    <w:rsid w:val="00EE6259"/>
    <w:rsid w:val="00F0639A"/>
    <w:rsid w:val="00F21AE8"/>
    <w:rsid w:val="00F23F11"/>
    <w:rsid w:val="00F24E68"/>
    <w:rsid w:val="00F548F7"/>
    <w:rsid w:val="00F64FC6"/>
    <w:rsid w:val="00F66020"/>
    <w:rsid w:val="00F70EB6"/>
    <w:rsid w:val="00F8261D"/>
    <w:rsid w:val="00FA5761"/>
    <w:rsid w:val="00FD117B"/>
    <w:rsid w:val="00FE2766"/>
    <w:rsid w:val="00FF3276"/>
    <w:rsid w:val="00FF5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07" Type="http://schemas.openxmlformats.org/officeDocument/2006/relationships/theme" Target="theme/theme1.xml"/><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emf"/><Relationship Id="rId58" Type="http://schemas.openxmlformats.org/officeDocument/2006/relationships/image" Target="media/image49.jpeg"/><Relationship Id="rId74" Type="http://schemas.openxmlformats.org/officeDocument/2006/relationships/image" Target="media/image65.emf"/><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jpeg"/><Relationship Id="rId80" Type="http://schemas.openxmlformats.org/officeDocument/2006/relationships/image" Target="media/image71.png"/><Relationship Id="rId85" Type="http://schemas.openxmlformats.org/officeDocument/2006/relationships/image" Target="media/image76.png"/><Relationship Id="rId12" Type="http://schemas.microsoft.com/office/2011/relationships/commentsExtended" Target="commentsExtended.xml"/><Relationship Id="rId17" Type="http://schemas.openxmlformats.org/officeDocument/2006/relationships/image" Target="media/image8.emf"/><Relationship Id="rId33" Type="http://schemas.openxmlformats.org/officeDocument/2006/relationships/image" Target="media/image24.jpg"/><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image" Target="media/image94.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jpeg"/><Relationship Id="rId106"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emf"/><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5A9592CF-8779-43E1-929A-6C56F0F7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143</Pages>
  <Words>17423</Words>
  <Characters>99312</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101</cp:revision>
  <dcterms:created xsi:type="dcterms:W3CDTF">2015-02-02T17:25:00Z</dcterms:created>
  <dcterms:modified xsi:type="dcterms:W3CDTF">2015-04-28T22:21:00Z</dcterms:modified>
</cp:coreProperties>
</file>