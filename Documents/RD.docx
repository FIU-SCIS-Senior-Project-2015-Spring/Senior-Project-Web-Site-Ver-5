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4390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4492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F70EB6" w:rsidRPr="00C70986" w:rsidRDefault="00F70EB6"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7155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F70EB6" w:rsidRPr="00C70986" w:rsidRDefault="00F70EB6"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BE5147">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BE5147">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BE5147">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BE5147">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BE5147">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BE5147"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BE5147">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BE5147">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BE5147">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BE5147">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BE5147">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BE5147">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BE5147">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BE5147">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BE5147">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BE5147">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BE5147">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BE5147">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BE5147">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BE5147">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BE5147">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BE5147">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BE5147">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BE5147">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BE5147">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BE5147">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BE5147">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4595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A7245E" id="Group 8" o:spid="_x0000_s1026" style="position:absolute;margin-left:2.8pt;margin-top:-8.45pt;width:455.25pt;height:62.25pt;z-index:-25167052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46976"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EEC8E5" id="Straight Connector 1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48000"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EB2E3" id="Straight Connector 4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49024"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A003C" id="Straight Connector 16"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50048"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4D292" id="Straight Connector 1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52096"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6438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54144"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6233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5516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DBAD1" id="Straight Connector 29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56192"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D02E7" id="Straight Connector 29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57216"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9CD42" id="Straight Connector 3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58240"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F70EB6" w:rsidRPr="00C70986" w:rsidRDefault="00F70EB6"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58240;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F70EB6" w:rsidRPr="00C70986" w:rsidRDefault="00F70EB6"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669504"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CEAF9B"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670528"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D4DD0" id="Straight Connector 4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60288"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5EB89B" id="Group 30" o:spid="_x0000_s1026" style="position:absolute;margin-left:2.8pt;margin-top:-8.45pt;width:455.25pt;height:62.25pt;z-index:-25165619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62336"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75DE74" id="Straight Connector 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B5E92BD" w14:textId="77777777" w:rsidR="00F21AE8" w:rsidRDefault="00F21AE8" w:rsidP="00680D8C">
            <w:pPr>
              <w:numPr>
                <w:ilvl w:val="0"/>
                <w:numId w:val="64"/>
              </w:numPr>
              <w:spacing w:line="256" w:lineRule="auto"/>
              <w:contextualSpacing/>
              <w:rPr>
                <w:ins w:id="531" w:author="Jacek" w:date="2015-02-27T14:00: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p w14:paraId="21515BD9" w14:textId="2A626907" w:rsidR="00A25FEC" w:rsidRPr="00692F6A" w:rsidRDefault="00A25FEC" w:rsidP="00680D8C">
            <w:pPr>
              <w:numPr>
                <w:ilvl w:val="0"/>
                <w:numId w:val="64"/>
              </w:numPr>
              <w:spacing w:line="256" w:lineRule="auto"/>
              <w:contextualSpacing/>
              <w:rPr>
                <w:ins w:id="533" w:author="Jacek" w:date="2015-02-25T09:02:00Z"/>
                <w:rFonts w:ascii="Times New Roman" w:hAnsi="Times New Roman" w:cs="Times New Roman"/>
              </w:rPr>
            </w:pPr>
            <w:ins w:id="534" w:author="Jacek" w:date="2015-02-27T14:00:00Z">
              <w:r>
                <w:rPr>
                  <w:rFonts w:ascii="Times New Roman" w:hAnsi="Times New Roman" w:cs="Times New Roman"/>
                </w:rPr>
                <w:t>User</w:t>
              </w:r>
            </w:ins>
            <w:ins w:id="535" w:author="Jacek" w:date="2015-02-27T14:02:00Z">
              <w:r>
                <w:rPr>
                  <w:rFonts w:ascii="Times New Roman" w:hAnsi="Times New Roman" w:cs="Times New Roman"/>
                </w:rPr>
                <w:t xml:space="preserve"> enters correct email, but the account associated with that email is inactive</w:t>
              </w:r>
            </w:ins>
            <w:ins w:id="536" w:author="Jacek" w:date="2015-02-27T14:03:00Z">
              <w:r>
                <w:rPr>
                  <w:rFonts w:ascii="Times New Roman" w:hAnsi="Times New Roman" w:cs="Times New Roman"/>
                </w:rPr>
                <w:t>;</w:t>
              </w:r>
            </w:ins>
            <w:ins w:id="537" w:author="Jacek" w:date="2015-02-27T14:00:00Z">
              <w:r>
                <w:rPr>
                  <w:rFonts w:ascii="Times New Roman" w:hAnsi="Times New Roman" w:cs="Times New Roman"/>
                </w:rPr>
                <w:t xml:space="preserve"> </w:t>
              </w:r>
            </w:ins>
            <w:ins w:id="538" w:author="Jacek" w:date="2015-02-27T14:03:00Z">
              <w:r>
                <w:rPr>
                  <w:rFonts w:ascii="Times New Roman" w:hAnsi="Times New Roman" w:cs="Times New Roman"/>
                </w:rPr>
                <w:t>this</w:t>
              </w:r>
            </w:ins>
            <w:ins w:id="539" w:author="Jacek" w:date="2015-02-27T14:00:00Z">
              <w:r>
                <w:rPr>
                  <w:rFonts w:ascii="Times New Roman" w:hAnsi="Times New Roman" w:cs="Times New Roman"/>
                </w:rPr>
                <w:t xml:space="preserve"> causes the System to display a message about inactive</w:t>
              </w:r>
            </w:ins>
            <w:ins w:id="540" w:author="Jacek" w:date="2015-02-27T14:02:00Z">
              <w:r>
                <w:rPr>
                  <w:rFonts w:ascii="Times New Roman" w:hAnsi="Times New Roman" w:cs="Times New Roman"/>
                </w:rPr>
                <w:t xml:space="preserve"> account.</w:t>
              </w:r>
            </w:ins>
          </w:p>
        </w:tc>
      </w:tr>
      <w:tr w:rsidR="00F21AE8" w:rsidRPr="00AE2364" w14:paraId="3F86FB2D" w14:textId="77777777" w:rsidTr="00680D8C">
        <w:trPr>
          <w:ins w:id="541"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42" w:author="Jacek" w:date="2015-02-25T09:02:00Z"/>
                <w:rFonts w:ascii="Times New Roman" w:hAnsi="Times New Roman" w:cs="Times New Roman"/>
              </w:rPr>
            </w:pPr>
            <w:ins w:id="543"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44" w:author="Jacek" w:date="2015-02-25T09:02:00Z"/>
                <w:rFonts w:ascii="Times New Roman" w:hAnsi="Times New Roman" w:cs="Times New Roman"/>
              </w:rPr>
            </w:pPr>
            <w:ins w:id="545"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46" w:author="Jacek" w:date="2015-02-25T09:02:00Z"/>
                <w:rFonts w:ascii="Times New Roman" w:hAnsi="Times New Roman" w:cs="Times New Roman"/>
              </w:rPr>
            </w:pPr>
            <w:ins w:id="547"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8"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9" w:author="Jacek" w:date="2015-02-25T09:02:00Z"/>
                <w:rFonts w:ascii="Times New Roman" w:hAnsi="Times New Roman" w:cs="Times New Roman"/>
              </w:rPr>
            </w:pPr>
            <w:ins w:id="550"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51" w:author="Jacek" w:date="2015-02-25T09:02:00Z"/>
                <w:rFonts w:ascii="Times New Roman" w:hAnsi="Times New Roman" w:cs="Times New Roman"/>
              </w:rPr>
            </w:pPr>
            <w:ins w:id="552"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53" w:author="Jacek" w:date="2015-02-25T09:02:00Z"/>
        </w:rPr>
      </w:pPr>
    </w:p>
    <w:p w14:paraId="0D23455C" w14:textId="77777777" w:rsidR="00F21AE8" w:rsidRPr="00AE2364" w:rsidRDefault="00F21AE8" w:rsidP="00F21AE8">
      <w:pPr>
        <w:rPr>
          <w:ins w:id="55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55"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56" w:author="Jacek" w:date="2015-02-25T09:02:00Z"/>
                <w:rFonts w:ascii="Times New Roman" w:hAnsi="Times New Roman" w:cs="Times New Roman"/>
              </w:rPr>
            </w:pPr>
            <w:ins w:id="55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58" w:author="Jacek" w:date="2015-02-25T09:09:00Z">
              <w:r>
                <w:rPr>
                  <w:rFonts w:ascii="Times New Roman" w:eastAsia="Times New Roman" w:hAnsi="Times New Roman" w:cs="Times New Roman"/>
                  <w:b/>
                  <w:sz w:val="24"/>
                </w:rPr>
                <w:t>5</w:t>
              </w:r>
            </w:ins>
            <w:ins w:id="55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62"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63" w:author="Jacek" w:date="2015-02-25T09:02:00Z"/>
                <w:rFonts w:ascii="Times New Roman" w:hAnsi="Times New Roman" w:cs="Times New Roman"/>
              </w:rPr>
            </w:pPr>
            <w:ins w:id="56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65" w:author="Jacek" w:date="2015-02-25T09:02:00Z"/>
                <w:rFonts w:ascii="Times New Roman" w:hAnsi="Times New Roman" w:cs="Times New Roman"/>
              </w:rPr>
            </w:pPr>
            <w:ins w:id="566"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67"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8" w:author="Jacek" w:date="2015-02-25T09:02:00Z"/>
                <w:rFonts w:ascii="Times New Roman" w:hAnsi="Times New Roman" w:cs="Times New Roman"/>
              </w:rPr>
            </w:pPr>
            <w:ins w:id="56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70" w:author="Jacek" w:date="2015-02-25T09:02:00Z"/>
                <w:rFonts w:ascii="Times New Roman" w:hAnsi="Times New Roman" w:cs="Times New Roman"/>
              </w:rPr>
            </w:pPr>
            <w:ins w:id="571"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72" w:author="Jacek" w:date="2015-02-25T09:02:00Z"/>
                <w:rFonts w:ascii="Times New Roman" w:hAnsi="Times New Roman" w:cs="Times New Roman"/>
              </w:rPr>
            </w:pPr>
            <w:ins w:id="573"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74" w:author="Jacek" w:date="2015-02-25T09:02:00Z"/>
                <w:rFonts w:ascii="Times New Roman" w:hAnsi="Times New Roman" w:cs="Times New Roman"/>
              </w:rPr>
            </w:pPr>
            <w:ins w:id="575"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76" w:author="Jacek" w:date="2015-02-25T09:02:00Z"/>
                <w:rFonts w:ascii="Times New Roman" w:hAnsi="Times New Roman" w:cs="Times New Roman"/>
              </w:rPr>
            </w:pPr>
            <w:ins w:id="577"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8"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9" w:author="Jacek" w:date="2015-02-25T09:02:00Z"/>
                <w:rFonts w:ascii="Times New Roman" w:hAnsi="Times New Roman" w:cs="Times New Roman"/>
              </w:rPr>
            </w:pPr>
            <w:ins w:id="58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81" w:author="Jacek" w:date="2015-02-25T09:02:00Z"/>
                <w:rFonts w:ascii="Times New Roman" w:hAnsi="Times New Roman" w:cs="Times New Roman"/>
              </w:rPr>
            </w:pPr>
            <w:ins w:id="582"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83"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84" w:author="Jacek" w:date="2015-02-25T09:02:00Z"/>
                <w:rFonts w:ascii="Times New Roman" w:hAnsi="Times New Roman" w:cs="Times New Roman"/>
              </w:rPr>
            </w:pPr>
            <w:ins w:id="58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86" w:author="Jacek" w:date="2015-02-25T09:02:00Z"/>
                <w:rFonts w:ascii="Times New Roman" w:hAnsi="Times New Roman" w:cs="Times New Roman"/>
              </w:rPr>
            </w:pPr>
            <w:ins w:id="587"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8" w:author="Jacek" w:date="2015-02-25T09:02:00Z"/>
                <w:rFonts w:ascii="Times New Roman" w:hAnsi="Times New Roman" w:cs="Times New Roman"/>
              </w:rPr>
            </w:pPr>
            <w:ins w:id="589"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90"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91" w:author="Jacek" w:date="2015-02-25T09:02:00Z"/>
                <w:rFonts w:ascii="Times New Roman" w:hAnsi="Times New Roman" w:cs="Times New Roman"/>
              </w:rPr>
            </w:pPr>
            <w:ins w:id="59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93" w:author="Jacek" w:date="2015-02-25T09:02:00Z"/>
                <w:rFonts w:ascii="Times New Roman" w:hAnsi="Times New Roman" w:cs="Times New Roman"/>
              </w:rPr>
            </w:pPr>
            <w:ins w:id="594"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95" w:author="yamel peraza" w:date="2015-02-26T18:45:00Z"/>
        </w:rPr>
      </w:pPr>
    </w:p>
    <w:p w14:paraId="081A4989" w14:textId="77777777" w:rsidR="007F5506" w:rsidRDefault="007F5506" w:rsidP="00F21AE8">
      <w:pPr>
        <w:rPr>
          <w:ins w:id="596" w:author="yamel peraza" w:date="2015-02-26T18:45:00Z"/>
        </w:rPr>
      </w:pPr>
    </w:p>
    <w:p w14:paraId="7383D197" w14:textId="77777777" w:rsidR="007F5506" w:rsidRDefault="007F5506" w:rsidP="00F21AE8">
      <w:pPr>
        <w:rPr>
          <w:ins w:id="597" w:author="yamel peraza" w:date="2015-02-26T18:45:00Z"/>
        </w:rPr>
      </w:pPr>
    </w:p>
    <w:p w14:paraId="230C749F" w14:textId="77777777" w:rsidR="007F5506" w:rsidRDefault="007F5506" w:rsidP="00F21AE8">
      <w:pPr>
        <w:rPr>
          <w:ins w:id="598" w:author="yamel peraza" w:date="2015-02-26T18:45:00Z"/>
        </w:rPr>
      </w:pPr>
    </w:p>
    <w:p w14:paraId="2FE2C311" w14:textId="77777777" w:rsidR="007F5506" w:rsidRDefault="007F5506" w:rsidP="00F21AE8">
      <w:pPr>
        <w:rPr>
          <w:ins w:id="599" w:author="yamel peraza" w:date="2015-02-26T18:45:00Z"/>
        </w:rPr>
      </w:pPr>
    </w:p>
    <w:p w14:paraId="29622BB5" w14:textId="77777777" w:rsidR="007F5506" w:rsidRDefault="007F5506" w:rsidP="00F21AE8">
      <w:pPr>
        <w:rPr>
          <w:ins w:id="600" w:author="yamel peraza" w:date="2015-02-26T18:45:00Z"/>
        </w:rPr>
      </w:pPr>
    </w:p>
    <w:p w14:paraId="36339200" w14:textId="77777777" w:rsidR="007F5506" w:rsidRDefault="007F5506" w:rsidP="00F21AE8">
      <w:pPr>
        <w:rPr>
          <w:ins w:id="601" w:author="yamel peraza" w:date="2015-02-26T18:45:00Z"/>
        </w:rPr>
      </w:pPr>
    </w:p>
    <w:p w14:paraId="7374DC45" w14:textId="77777777" w:rsidR="007F5506" w:rsidRDefault="007F5506" w:rsidP="00F21AE8">
      <w:pPr>
        <w:rPr>
          <w:ins w:id="602" w:author="yamel peraza" w:date="2015-02-26T18:45:00Z"/>
        </w:rPr>
      </w:pPr>
    </w:p>
    <w:p w14:paraId="65332DD6" w14:textId="77777777" w:rsidR="007F5506" w:rsidRDefault="007F5506" w:rsidP="00F21AE8">
      <w:pPr>
        <w:rPr>
          <w:ins w:id="603" w:author="yamel peraza" w:date="2015-02-26T18:45:00Z"/>
        </w:rPr>
      </w:pPr>
    </w:p>
    <w:p w14:paraId="777264CC" w14:textId="77777777" w:rsidR="007F5506" w:rsidRDefault="007F5506" w:rsidP="00F21AE8">
      <w:pPr>
        <w:rPr>
          <w:ins w:id="604" w:author="yamel peraza" w:date="2015-02-26T18:45:00Z"/>
        </w:rPr>
      </w:pPr>
    </w:p>
    <w:p w14:paraId="7A91E230" w14:textId="77777777" w:rsidR="007F5506" w:rsidRDefault="007F5506" w:rsidP="00F21AE8">
      <w:pPr>
        <w:rPr>
          <w:ins w:id="605" w:author="yamel peraza" w:date="2015-02-26T18:45:00Z"/>
        </w:rPr>
      </w:pPr>
    </w:p>
    <w:p w14:paraId="499F43D9" w14:textId="77777777" w:rsidR="007F5506" w:rsidRDefault="007F5506" w:rsidP="00F21AE8">
      <w:pPr>
        <w:rPr>
          <w:ins w:id="60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607"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8" w:author="Jacek" w:date="2015-02-25T09:02:00Z"/>
                <w:rFonts w:ascii="Times New Roman" w:hAnsi="Times New Roman" w:cs="Times New Roman"/>
              </w:rPr>
            </w:pPr>
            <w:ins w:id="609"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610" w:author="Jacek" w:date="2015-02-25T09:09:00Z">
              <w:r>
                <w:rPr>
                  <w:rFonts w:ascii="Times New Roman" w:eastAsia="Times New Roman" w:hAnsi="Times New Roman" w:cs="Times New Roman"/>
                  <w:b/>
                  <w:sz w:val="24"/>
                </w:rPr>
                <w:t>6</w:t>
              </w:r>
            </w:ins>
            <w:ins w:id="611"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14"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15" w:author="Jacek" w:date="2015-02-25T09:02:00Z"/>
                <w:rFonts w:ascii="Times New Roman" w:hAnsi="Times New Roman" w:cs="Times New Roman"/>
              </w:rPr>
            </w:pPr>
            <w:ins w:id="616"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17" w:author="Jacek" w:date="2015-02-25T09:02:00Z"/>
                <w:rFonts w:ascii="Times New Roman" w:hAnsi="Times New Roman" w:cs="Times New Roman"/>
              </w:rPr>
            </w:pPr>
            <w:ins w:id="618"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19"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20" w:author="Jacek" w:date="2015-02-25T09:02:00Z"/>
                <w:rFonts w:ascii="Times New Roman" w:hAnsi="Times New Roman" w:cs="Times New Roman"/>
              </w:rPr>
            </w:pPr>
            <w:ins w:id="621"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22" w:author="Jacek" w:date="2015-02-25T09:02:00Z"/>
                <w:rFonts w:ascii="Times New Roman" w:hAnsi="Times New Roman" w:cs="Times New Roman"/>
              </w:rPr>
            </w:pPr>
            <w:ins w:id="623"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24" w:author="Jacek" w:date="2015-02-25T09:02:00Z"/>
                <w:rFonts w:ascii="Times New Roman" w:hAnsi="Times New Roman" w:cs="Times New Roman"/>
              </w:rPr>
            </w:pPr>
            <w:ins w:id="625"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26" w:author="Jacek" w:date="2015-02-25T09:02:00Z"/>
                <w:rFonts w:ascii="Times New Roman" w:hAnsi="Times New Roman" w:cs="Times New Roman"/>
              </w:rPr>
            </w:pPr>
            <w:ins w:id="627"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8" w:author="Jacek" w:date="2015-02-25T09:02:00Z"/>
                <w:rFonts w:ascii="Times New Roman" w:hAnsi="Times New Roman" w:cs="Times New Roman"/>
              </w:rPr>
            </w:pPr>
            <w:ins w:id="629"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30" w:author="Jacek" w:date="2015-02-25T09:02:00Z"/>
                <w:rFonts w:ascii="Times New Roman" w:hAnsi="Times New Roman" w:cs="Times New Roman"/>
              </w:rPr>
            </w:pPr>
            <w:ins w:id="631"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32" w:author="Jacek" w:date="2015-02-25T09:02:00Z"/>
                <w:rFonts w:ascii="Times New Roman" w:hAnsi="Times New Roman" w:cs="Times New Roman"/>
              </w:rPr>
            </w:pPr>
            <w:ins w:id="633"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34" w:author="Jacek" w:date="2015-02-25T09:02:00Z"/>
                <w:rFonts w:ascii="Times New Roman" w:hAnsi="Times New Roman" w:cs="Times New Roman"/>
              </w:rPr>
            </w:pPr>
            <w:ins w:id="635"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36" w:author="Jacek" w:date="2015-02-25T09:02:00Z"/>
                <w:rFonts w:ascii="Times New Roman" w:hAnsi="Times New Roman" w:cs="Times New Roman"/>
              </w:rPr>
            </w:pPr>
            <w:ins w:id="637"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8" w:author="Jacek" w:date="2015-02-25T09:02:00Z"/>
                <w:rFonts w:ascii="Times New Roman" w:hAnsi="Times New Roman" w:cs="Times New Roman"/>
              </w:rPr>
            </w:pPr>
            <w:ins w:id="639"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40" w:author="Jacek" w:date="2015-02-25T09:02:00Z"/>
                <w:rFonts w:ascii="Times New Roman" w:hAnsi="Times New Roman" w:cs="Times New Roman"/>
              </w:rPr>
            </w:pPr>
            <w:ins w:id="641"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42"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43" w:author="Jacek" w:date="2015-02-25T09:02:00Z"/>
                <w:rFonts w:ascii="Times New Roman" w:hAnsi="Times New Roman" w:cs="Times New Roman"/>
              </w:rPr>
            </w:pPr>
            <w:ins w:id="64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45" w:author="Jacek" w:date="2015-02-25T09:02:00Z"/>
                <w:rFonts w:ascii="Times New Roman" w:eastAsiaTheme="minorHAnsi" w:hAnsi="Times New Roman" w:cs="Times New Roman"/>
              </w:rPr>
            </w:pPr>
            <w:ins w:id="646"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47"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8" w:author="Jacek" w:date="2015-02-25T09:02:00Z"/>
                <w:rFonts w:ascii="Times New Roman" w:hAnsi="Times New Roman" w:cs="Times New Roman"/>
              </w:rPr>
            </w:pPr>
            <w:ins w:id="64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50" w:author="Jacek" w:date="2015-02-25T09:02:00Z"/>
                <w:rFonts w:ascii="Times New Roman" w:hAnsi="Times New Roman" w:cs="Times New Roman"/>
              </w:rPr>
            </w:pPr>
            <w:ins w:id="651"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52" w:author="Jacek" w:date="2015-02-25T09:02:00Z"/>
                <w:rFonts w:ascii="Times New Roman" w:hAnsi="Times New Roman" w:cs="Times New Roman"/>
              </w:rPr>
            </w:pPr>
            <w:ins w:id="653"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54"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55" w:author="Jacek" w:date="2015-02-25T09:02:00Z"/>
                <w:rFonts w:ascii="Times New Roman" w:hAnsi="Times New Roman" w:cs="Times New Roman"/>
              </w:rPr>
            </w:pPr>
            <w:ins w:id="65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57" w:author="Jacek" w:date="2015-02-25T09:02:00Z"/>
                <w:rFonts w:ascii="Times New Roman" w:eastAsiaTheme="minorHAnsi" w:hAnsi="Times New Roman" w:cs="Times New Roman"/>
              </w:rPr>
            </w:pPr>
            <w:ins w:id="658"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59" w:author="yamel peraza" w:date="2015-02-26T18:45:00Z"/>
        </w:rPr>
      </w:pPr>
    </w:p>
    <w:p w14:paraId="7DFAB1C5" w14:textId="77777777" w:rsidR="007F5506" w:rsidRDefault="007F5506" w:rsidP="00900A1E">
      <w:pPr>
        <w:rPr>
          <w:ins w:id="660" w:author="yamel peraza" w:date="2015-02-26T18:45:00Z"/>
        </w:rPr>
      </w:pPr>
    </w:p>
    <w:p w14:paraId="1582DFE2" w14:textId="77777777" w:rsidR="007F5506" w:rsidRDefault="007F5506" w:rsidP="00900A1E">
      <w:pPr>
        <w:rPr>
          <w:ins w:id="661" w:author="yamel peraza" w:date="2015-02-26T18:45:00Z"/>
        </w:rPr>
      </w:pPr>
    </w:p>
    <w:p w14:paraId="58D3AAC1" w14:textId="77777777" w:rsidR="007F5506" w:rsidRDefault="007F5506" w:rsidP="00900A1E">
      <w:pPr>
        <w:rPr>
          <w:ins w:id="662" w:author="yamel peraza" w:date="2015-02-26T18:45:00Z"/>
        </w:rPr>
      </w:pPr>
    </w:p>
    <w:p w14:paraId="4B4A9D28" w14:textId="77777777" w:rsidR="007F5506" w:rsidRDefault="007F5506" w:rsidP="00900A1E">
      <w:pPr>
        <w:rPr>
          <w:ins w:id="663" w:author="yamel peraza" w:date="2015-02-26T18:45:00Z"/>
        </w:rPr>
      </w:pPr>
    </w:p>
    <w:p w14:paraId="087BE8B8" w14:textId="77777777" w:rsidR="007F5506" w:rsidRDefault="007F5506" w:rsidP="00900A1E">
      <w:pPr>
        <w:rPr>
          <w:ins w:id="664" w:author="yamel peraza" w:date="2015-02-26T18:45:00Z"/>
        </w:rPr>
      </w:pPr>
    </w:p>
    <w:p w14:paraId="149B7E83" w14:textId="77777777" w:rsidR="007F5506" w:rsidRDefault="007F5506" w:rsidP="00900A1E">
      <w:pPr>
        <w:rPr>
          <w:ins w:id="665" w:author="yamel peraza" w:date="2015-02-26T18:45:00Z"/>
        </w:rPr>
      </w:pPr>
    </w:p>
    <w:p w14:paraId="2C512CC0" w14:textId="77777777" w:rsidR="007F5506" w:rsidRDefault="007F5506" w:rsidP="00900A1E">
      <w:pPr>
        <w:rPr>
          <w:ins w:id="666" w:author="yamel peraza" w:date="2015-02-26T18:45:00Z"/>
        </w:rPr>
      </w:pPr>
    </w:p>
    <w:p w14:paraId="412E8E54" w14:textId="77777777" w:rsidR="007F5506" w:rsidRDefault="007F5506" w:rsidP="00900A1E">
      <w:pPr>
        <w:rPr>
          <w:ins w:id="667" w:author="yamel peraza" w:date="2015-02-26T18:45:00Z"/>
        </w:rPr>
      </w:pPr>
    </w:p>
    <w:p w14:paraId="697F56B9" w14:textId="748E08EF" w:rsidR="00273E04" w:rsidDel="003E009E" w:rsidRDefault="00273E04" w:rsidP="00273E04">
      <w:pPr>
        <w:rPr>
          <w:ins w:id="668" w:author="Jacek" w:date="2015-02-27T13:09:00Z"/>
          <w:del w:id="66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670" w:author="Jacek" w:date="2015-02-27T13:09:00Z"/>
        </w:trPr>
        <w:tc>
          <w:tcPr>
            <w:tcW w:w="3708" w:type="dxa"/>
            <w:tcMar>
              <w:top w:w="100" w:type="dxa"/>
              <w:left w:w="115" w:type="dxa"/>
              <w:bottom w:w="100" w:type="dxa"/>
              <w:right w:w="115" w:type="dxa"/>
            </w:tcMar>
          </w:tcPr>
          <w:p w14:paraId="552EE98C" w14:textId="07F9BB5A" w:rsidR="00273E04" w:rsidRPr="00DE75FA" w:rsidRDefault="00273E04" w:rsidP="00273E04">
            <w:pPr>
              <w:spacing w:after="0" w:line="360" w:lineRule="auto"/>
              <w:rPr>
                <w:ins w:id="671" w:author="Jacek" w:date="2015-02-27T13:09:00Z"/>
                <w:rFonts w:ascii="Times New Roman" w:hAnsi="Times New Roman" w:cs="Times New Roman"/>
              </w:rPr>
            </w:pPr>
            <w:ins w:id="672" w:author="Jacek" w:date="2015-02-27T13:09: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w:t>
              </w:r>
            </w:ins>
            <w:ins w:id="673" w:author="yamel peraza" w:date="2015-03-18T15:11:00Z">
              <w:r w:rsidR="003E009E">
                <w:rPr>
                  <w:rFonts w:ascii="Times New Roman" w:eastAsia="Times New Roman" w:hAnsi="Times New Roman" w:cs="Times New Roman"/>
                  <w:b/>
                  <w:sz w:val="24"/>
                </w:rPr>
                <w:t>07</w:t>
              </w:r>
            </w:ins>
            <w:ins w:id="674" w:author="Jacek" w:date="2015-02-27T13:09:00Z">
              <w:del w:id="675" w:author="yamel peraza" w:date="2015-03-18T15:11:00Z">
                <w:r w:rsidDel="003E009E">
                  <w:rPr>
                    <w:rFonts w:ascii="Times New Roman" w:eastAsia="Times New Roman" w:hAnsi="Times New Roman" w:cs="Times New Roman"/>
                    <w:b/>
                    <w:sz w:val="24"/>
                  </w:rPr>
                  <w:delText>10</w:delText>
                </w:r>
              </w:del>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676" w:author="Jacek" w:date="2015-02-27T13:09:00Z"/>
                <w:rFonts w:ascii="Times New Roman" w:hAnsi="Times New Roman" w:cs="Times New Roman"/>
              </w:rPr>
            </w:pPr>
            <w:ins w:id="677"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678"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679" w:author="Jacek" w:date="2015-02-27T13:09:00Z"/>
                <w:rFonts w:ascii="Times New Roman" w:hAnsi="Times New Roman" w:cs="Times New Roman"/>
              </w:rPr>
            </w:pPr>
            <w:ins w:id="680"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681" w:author="Jacek" w:date="2015-02-27T13:09:00Z"/>
                <w:rFonts w:ascii="Times New Roman" w:hAnsi="Times New Roman" w:cs="Times New Roman"/>
              </w:rPr>
            </w:pPr>
            <w:ins w:id="682"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683"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684" w:author="Jacek" w:date="2015-02-27T13:09:00Z"/>
                <w:rFonts w:ascii="Times New Roman" w:hAnsi="Times New Roman" w:cs="Times New Roman"/>
              </w:rPr>
            </w:pPr>
            <w:ins w:id="685"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686" w:author="Jacek" w:date="2015-02-27T13:12:00Z"/>
                <w:rFonts w:ascii="Times New Roman" w:hAnsi="Times New Roman" w:cs="Times New Roman"/>
              </w:rPr>
            </w:pPr>
            <w:ins w:id="687" w:author="Jacek" w:date="2015-02-27T13:12:00Z">
              <w:r>
                <w:rPr>
                  <w:rFonts w:ascii="Times New Roman" w:hAnsi="Times New Roman" w:cs="Times New Roman"/>
                </w:rPr>
                <w:t>Head Professor clicks on “View All Users” button.</w:t>
              </w:r>
            </w:ins>
          </w:p>
          <w:p w14:paraId="4B30C033" w14:textId="77777777" w:rsidR="00273E04" w:rsidRDefault="00273E04">
            <w:pPr>
              <w:pStyle w:val="ListParagraph"/>
              <w:numPr>
                <w:ilvl w:val="0"/>
                <w:numId w:val="79"/>
              </w:numPr>
              <w:spacing w:line="256" w:lineRule="auto"/>
              <w:jc w:val="left"/>
              <w:rPr>
                <w:ins w:id="688" w:author="Jacek" w:date="2015-02-27T13:12:00Z"/>
                <w:rFonts w:ascii="Times New Roman" w:hAnsi="Times New Roman" w:cs="Times New Roman"/>
              </w:rPr>
              <w:pPrChange w:id="689" w:author="Jacek" w:date="2015-02-27T13:10:00Z">
                <w:pPr>
                  <w:pStyle w:val="ListParagraph"/>
                  <w:numPr>
                    <w:numId w:val="67"/>
                  </w:numPr>
                  <w:spacing w:line="256" w:lineRule="auto"/>
                  <w:ind w:hanging="360"/>
                  <w:jc w:val="left"/>
                </w:pPr>
              </w:pPrChange>
            </w:pPr>
            <w:ins w:id="690" w:author="Jacek" w:date="2015-02-27T13:12:00Z">
              <w:r>
                <w:rPr>
                  <w:rFonts w:ascii="Times New Roman" w:hAnsi="Times New Roman" w:cs="Times New Roman"/>
                </w:rPr>
                <w:t>System navigates to the user management page.</w:t>
              </w:r>
            </w:ins>
          </w:p>
          <w:p w14:paraId="75736C70" w14:textId="77777777" w:rsidR="00273E04" w:rsidRDefault="00273E04">
            <w:pPr>
              <w:pStyle w:val="ListParagraph"/>
              <w:numPr>
                <w:ilvl w:val="0"/>
                <w:numId w:val="79"/>
              </w:numPr>
              <w:spacing w:line="256" w:lineRule="auto"/>
              <w:jc w:val="left"/>
              <w:rPr>
                <w:ins w:id="691" w:author="Jacek" w:date="2015-02-27T13:15:00Z"/>
                <w:rFonts w:ascii="Times New Roman" w:hAnsi="Times New Roman" w:cs="Times New Roman"/>
              </w:rPr>
              <w:pPrChange w:id="692" w:author="Jacek" w:date="2015-02-27T13:10:00Z">
                <w:pPr>
                  <w:pStyle w:val="ListParagraph"/>
                  <w:numPr>
                    <w:numId w:val="67"/>
                  </w:numPr>
                  <w:spacing w:line="256" w:lineRule="auto"/>
                  <w:ind w:hanging="360"/>
                  <w:jc w:val="left"/>
                </w:pPr>
              </w:pPrChange>
            </w:pPr>
            <w:ins w:id="693" w:author="Jacek" w:date="2015-02-27T13:14:00Z">
              <w:r>
                <w:rPr>
                  <w:rFonts w:ascii="Times New Roman" w:hAnsi="Times New Roman" w:cs="Times New Roman"/>
                </w:rPr>
                <w:t xml:space="preserve">Head Professor clicks on </w:t>
              </w:r>
            </w:ins>
            <w:ins w:id="694" w:author="Jacek" w:date="2015-02-27T13:15:00Z">
              <w:r>
                <w:rPr>
                  <w:rFonts w:ascii="Times New Roman" w:hAnsi="Times New Roman" w:cs="Times New Roman"/>
                </w:rPr>
                <w:t>“Select All” checkbox.</w:t>
              </w:r>
            </w:ins>
          </w:p>
          <w:p w14:paraId="77097DF6" w14:textId="1AE16E2D" w:rsidR="00273E04" w:rsidRPr="00456D52" w:rsidRDefault="00273E04">
            <w:pPr>
              <w:pStyle w:val="ListParagraph"/>
              <w:numPr>
                <w:ilvl w:val="0"/>
                <w:numId w:val="79"/>
              </w:numPr>
              <w:spacing w:line="256" w:lineRule="auto"/>
              <w:jc w:val="left"/>
              <w:rPr>
                <w:ins w:id="695" w:author="Jacek" w:date="2015-02-27T13:09:00Z"/>
                <w:rFonts w:ascii="Times New Roman" w:hAnsi="Times New Roman" w:cs="Times New Roman"/>
              </w:rPr>
              <w:pPrChange w:id="696" w:author="Jacek" w:date="2015-02-27T13:10:00Z">
                <w:pPr>
                  <w:pStyle w:val="ListParagraph"/>
                  <w:numPr>
                    <w:numId w:val="67"/>
                  </w:numPr>
                  <w:spacing w:line="256" w:lineRule="auto"/>
                  <w:ind w:hanging="360"/>
                  <w:jc w:val="left"/>
                </w:pPr>
              </w:pPrChange>
            </w:pPr>
            <w:ins w:id="697" w:author="Jacek" w:date="2015-02-27T13:15:00Z">
              <w:r>
                <w:rPr>
                  <w:rFonts w:ascii="Times New Roman" w:hAnsi="Times New Roman" w:cs="Times New Roman"/>
                </w:rPr>
                <w:t xml:space="preserve">System </w:t>
              </w:r>
            </w:ins>
            <w:ins w:id="698"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699"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700" w:author="Jacek" w:date="2015-02-27T13:09:00Z"/>
                <w:rFonts w:ascii="Times New Roman" w:hAnsi="Times New Roman" w:cs="Times New Roman"/>
              </w:rPr>
            </w:pPr>
            <w:ins w:id="701"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pPr>
              <w:pStyle w:val="ListParagraph"/>
              <w:spacing w:line="256" w:lineRule="auto"/>
              <w:jc w:val="left"/>
              <w:rPr>
                <w:ins w:id="702" w:author="Jacek" w:date="2015-02-27T13:09:00Z"/>
                <w:rFonts w:ascii="Times New Roman" w:eastAsiaTheme="minorHAnsi" w:hAnsi="Times New Roman" w:cs="Times New Roman"/>
              </w:rPr>
              <w:pPrChange w:id="703"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704"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705" w:author="Jacek" w:date="2015-02-27T13:09:00Z"/>
                <w:rFonts w:ascii="Times New Roman" w:hAnsi="Times New Roman" w:cs="Times New Roman"/>
              </w:rPr>
            </w:pPr>
            <w:ins w:id="706"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707" w:author="Jacek" w:date="2015-02-27T13:14:00Z"/>
                <w:rFonts w:ascii="Times New Roman" w:hAnsi="Times New Roman" w:cs="Times New Roman"/>
              </w:rPr>
            </w:pPr>
            <w:ins w:id="708"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709" w:author="Jacek" w:date="2015-02-27T13:09:00Z"/>
                <w:rFonts w:ascii="Times New Roman" w:hAnsi="Times New Roman" w:cs="Times New Roman"/>
              </w:rPr>
            </w:pPr>
            <w:ins w:id="710"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711"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712" w:author="Jacek" w:date="2015-02-27T13:09:00Z"/>
                <w:rFonts w:ascii="Times New Roman" w:hAnsi="Times New Roman" w:cs="Times New Roman"/>
              </w:rPr>
            </w:pPr>
            <w:ins w:id="713"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714" w:author="Jacek" w:date="2015-02-27T13:09:00Z"/>
                <w:rFonts w:ascii="Times New Roman" w:eastAsiaTheme="minorHAnsi" w:hAnsi="Times New Roman" w:cs="Times New Roman"/>
              </w:rPr>
            </w:pPr>
            <w:ins w:id="715" w:author="Jacek" w:date="2015-02-27T13:18:00Z">
              <w:r>
                <w:rPr>
                  <w:rFonts w:ascii="Times New Roman" w:hAnsi="Times New Roman" w:cs="Times New Roman"/>
                </w:rPr>
                <w:t>Head Professor</w:t>
              </w:r>
            </w:ins>
            <w:ins w:id="716" w:author="Jacek" w:date="2015-02-27T13:09:00Z">
              <w:r>
                <w:rPr>
                  <w:rFonts w:ascii="Times New Roman" w:hAnsi="Times New Roman" w:cs="Times New Roman"/>
                </w:rPr>
                <w:t xml:space="preserve"> successfully </w:t>
              </w:r>
            </w:ins>
            <w:ins w:id="717" w:author="Jacek" w:date="2015-02-27T13:18:00Z">
              <w:r>
                <w:rPr>
                  <w:rFonts w:ascii="Times New Roman" w:hAnsi="Times New Roman" w:cs="Times New Roman"/>
                </w:rPr>
                <w:t>selects all users.</w:t>
              </w:r>
            </w:ins>
          </w:p>
        </w:tc>
      </w:tr>
    </w:tbl>
    <w:p w14:paraId="0FCD62D9" w14:textId="77777777" w:rsidR="00273E04" w:rsidRDefault="00273E04" w:rsidP="00273E04">
      <w:pPr>
        <w:rPr>
          <w:ins w:id="718" w:author="Jacek" w:date="2015-02-27T13:09:00Z"/>
        </w:rPr>
      </w:pPr>
    </w:p>
    <w:p w14:paraId="69262DA9" w14:textId="77777777" w:rsidR="007F5506" w:rsidRDefault="007F5506" w:rsidP="00900A1E">
      <w:pPr>
        <w:rPr>
          <w:ins w:id="719"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DE75FA" w14:paraId="21FB012D" w14:textId="77777777" w:rsidTr="003E009E">
        <w:trPr>
          <w:ins w:id="720" w:author="yamel peraza" w:date="2015-03-18T15:11:00Z"/>
        </w:trPr>
        <w:tc>
          <w:tcPr>
            <w:tcW w:w="3708" w:type="dxa"/>
            <w:tcMar>
              <w:top w:w="100" w:type="dxa"/>
              <w:left w:w="115" w:type="dxa"/>
              <w:bottom w:w="100" w:type="dxa"/>
              <w:right w:w="115" w:type="dxa"/>
            </w:tcMar>
          </w:tcPr>
          <w:p w14:paraId="464467D5" w14:textId="64A8654F" w:rsidR="003E009E" w:rsidRPr="00DE75FA" w:rsidRDefault="003E009E" w:rsidP="003E009E">
            <w:pPr>
              <w:spacing w:after="0" w:line="360" w:lineRule="auto"/>
              <w:rPr>
                <w:ins w:id="721" w:author="yamel peraza" w:date="2015-03-18T15:11:00Z"/>
                <w:rFonts w:ascii="Times New Roman" w:hAnsi="Times New Roman" w:cs="Times New Roman"/>
              </w:rPr>
            </w:pPr>
            <w:ins w:id="722" w:author="yamel peraza" w:date="2015-03-18T15:11: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ins>
            <w:ins w:id="723" w:author="yamel peraza" w:date="2015-03-18T15:12:00Z">
              <w:r>
                <w:rPr>
                  <w:rFonts w:ascii="Times New Roman" w:eastAsia="Times New Roman" w:hAnsi="Times New Roman" w:cs="Times New Roman"/>
                  <w:b/>
                  <w:sz w:val="24"/>
                </w:rPr>
                <w:t>108</w:t>
              </w:r>
            </w:ins>
            <w:ins w:id="724" w:author="yamel peraza" w:date="2015-03-18T15:11: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4950207C" w14:textId="77777777" w:rsidR="003E009E" w:rsidRPr="00DE75FA" w:rsidRDefault="003E009E" w:rsidP="003E009E">
            <w:pPr>
              <w:spacing w:after="0" w:line="360" w:lineRule="auto"/>
              <w:rPr>
                <w:ins w:id="725" w:author="yamel peraza" w:date="2015-03-18T15:11:00Z"/>
                <w:rFonts w:ascii="Times New Roman" w:hAnsi="Times New Roman" w:cs="Times New Roman"/>
              </w:rPr>
            </w:pPr>
            <w:ins w:id="726" w:author="yamel peraza" w:date="2015-03-18T15:11:00Z">
              <w:r>
                <w:rPr>
                  <w:rFonts w:ascii="Times New Roman" w:eastAsia="Times New Roman" w:hAnsi="Times New Roman" w:cs="Times New Roman"/>
                  <w:b/>
                  <w:sz w:val="24"/>
                </w:rPr>
                <w:t>Request Virtual Machine</w:t>
              </w:r>
            </w:ins>
          </w:p>
        </w:tc>
      </w:tr>
      <w:tr w:rsidR="003E009E" w:rsidRPr="00915599" w14:paraId="3A2ED67F" w14:textId="77777777" w:rsidTr="003E009E">
        <w:trPr>
          <w:ins w:id="727" w:author="yamel peraza" w:date="2015-03-18T15:11:00Z"/>
        </w:trPr>
        <w:tc>
          <w:tcPr>
            <w:tcW w:w="3708" w:type="dxa"/>
            <w:tcMar>
              <w:top w:w="100" w:type="dxa"/>
              <w:left w:w="115" w:type="dxa"/>
              <w:bottom w:w="100" w:type="dxa"/>
              <w:right w:w="115" w:type="dxa"/>
            </w:tcMar>
          </w:tcPr>
          <w:p w14:paraId="3568E3CE" w14:textId="77777777" w:rsidR="003E009E" w:rsidRPr="00B608AA" w:rsidRDefault="003E009E" w:rsidP="003E009E">
            <w:pPr>
              <w:pStyle w:val="NormalWeb"/>
              <w:numPr>
                <w:ilvl w:val="0"/>
                <w:numId w:val="81"/>
              </w:numPr>
              <w:spacing w:before="0" w:beforeAutospacing="0" w:after="150" w:afterAutospacing="0" w:line="294" w:lineRule="atLeast"/>
              <w:ind w:left="150"/>
              <w:jc w:val="left"/>
              <w:rPr>
                <w:ins w:id="728" w:author="yamel peraza" w:date="2015-03-18T15:11:00Z"/>
                <w:rFonts w:ascii="Arial" w:hAnsi="Arial" w:cs="Arial"/>
                <w:color w:val="000000"/>
                <w:sz w:val="21"/>
                <w:szCs w:val="21"/>
              </w:rPr>
            </w:pPr>
            <w:ins w:id="729" w:author="yamel peraza" w:date="2015-03-18T15:11:00Z">
              <w:r>
                <w:rPr>
                  <w:b/>
                  <w:i/>
                </w:rPr>
                <w:t xml:space="preserve">User Story </w:t>
              </w:r>
              <w:r>
                <w:rPr>
                  <w:b/>
                </w:rPr>
                <w:t>#148</w:t>
              </w:r>
            </w:ins>
          </w:p>
          <w:p w14:paraId="13F8221E" w14:textId="77777777" w:rsidR="003E009E" w:rsidRPr="00DE75FA" w:rsidRDefault="003E009E" w:rsidP="003E009E">
            <w:pPr>
              <w:spacing w:after="0" w:line="360" w:lineRule="auto"/>
              <w:rPr>
                <w:ins w:id="730" w:author="yamel peraza" w:date="2015-03-18T15:11:00Z"/>
                <w:rFonts w:ascii="Times New Roman" w:eastAsia="Times New Roman" w:hAnsi="Times New Roman" w:cs="Times New Roman"/>
                <w:b/>
                <w:i/>
                <w:sz w:val="24"/>
              </w:rPr>
            </w:pPr>
          </w:p>
        </w:tc>
        <w:tc>
          <w:tcPr>
            <w:tcW w:w="5850" w:type="dxa"/>
            <w:tcMar>
              <w:top w:w="100" w:type="dxa"/>
              <w:left w:w="115" w:type="dxa"/>
              <w:bottom w:w="100" w:type="dxa"/>
              <w:right w:w="115" w:type="dxa"/>
            </w:tcMar>
          </w:tcPr>
          <w:p w14:paraId="314188EE" w14:textId="77777777" w:rsidR="003E009E" w:rsidRPr="00915599" w:rsidRDefault="003E009E" w:rsidP="003E009E">
            <w:pPr>
              <w:pStyle w:val="NormalWeb"/>
              <w:numPr>
                <w:ilvl w:val="0"/>
                <w:numId w:val="81"/>
              </w:numPr>
              <w:spacing w:before="0" w:beforeAutospacing="0" w:after="150" w:afterAutospacing="0" w:line="294" w:lineRule="atLeast"/>
              <w:ind w:left="150"/>
              <w:jc w:val="left"/>
              <w:rPr>
                <w:ins w:id="731" w:author="yamel peraza" w:date="2015-03-18T15:11:00Z"/>
                <w:rFonts w:asciiTheme="minorHAnsi" w:hAnsiTheme="minorHAnsi" w:cs="Arial"/>
                <w:color w:val="000000"/>
                <w:sz w:val="21"/>
                <w:szCs w:val="21"/>
              </w:rPr>
            </w:pPr>
            <w:ins w:id="732" w:author="yamel peraza" w:date="2015-03-18T15:11:00Z">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ins>
          </w:p>
        </w:tc>
      </w:tr>
      <w:tr w:rsidR="003E009E" w:rsidRPr="00DE75FA" w14:paraId="416BD619" w14:textId="77777777" w:rsidTr="003E009E">
        <w:trPr>
          <w:ins w:id="733" w:author="yamel peraza" w:date="2015-03-18T15:11:00Z"/>
        </w:trPr>
        <w:tc>
          <w:tcPr>
            <w:tcW w:w="3708" w:type="dxa"/>
            <w:shd w:val="clear" w:color="auto" w:fill="BDD6EE"/>
            <w:tcMar>
              <w:top w:w="100" w:type="dxa"/>
              <w:left w:w="115" w:type="dxa"/>
              <w:bottom w:w="100" w:type="dxa"/>
              <w:right w:w="115" w:type="dxa"/>
            </w:tcMar>
          </w:tcPr>
          <w:p w14:paraId="31E79D48" w14:textId="77777777" w:rsidR="003E009E" w:rsidRPr="00DE75FA" w:rsidRDefault="003E009E" w:rsidP="003E009E">
            <w:pPr>
              <w:spacing w:after="0" w:line="360" w:lineRule="auto"/>
              <w:rPr>
                <w:ins w:id="734" w:author="yamel peraza" w:date="2015-03-18T15:11:00Z"/>
                <w:rFonts w:ascii="Times New Roman" w:hAnsi="Times New Roman" w:cs="Times New Roman"/>
              </w:rPr>
            </w:pPr>
            <w:ins w:id="735" w:author="yamel peraza" w:date="2015-03-18T15:11: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1D899026" w14:textId="77777777" w:rsidR="003E009E" w:rsidRPr="00DE75FA" w:rsidRDefault="003E009E" w:rsidP="003E009E">
            <w:pPr>
              <w:spacing w:after="0" w:line="360" w:lineRule="auto"/>
              <w:rPr>
                <w:ins w:id="736" w:author="yamel peraza" w:date="2015-03-18T15:11:00Z"/>
                <w:rFonts w:ascii="Times New Roman" w:hAnsi="Times New Roman" w:cs="Times New Roman"/>
              </w:rPr>
            </w:pPr>
            <w:ins w:id="737" w:author="yamel peraza" w:date="2015-03-18T15:11:00Z">
              <w:r>
                <w:rPr>
                  <w:rFonts w:ascii="Times New Roman" w:eastAsia="Times New Roman" w:hAnsi="Times New Roman" w:cs="Times New Roman"/>
                  <w:sz w:val="24"/>
                </w:rPr>
                <w:t>Student, email system</w:t>
              </w:r>
            </w:ins>
          </w:p>
        </w:tc>
      </w:tr>
      <w:tr w:rsidR="003E009E" w:rsidRPr="004C4963" w14:paraId="651A21AE" w14:textId="77777777" w:rsidTr="003E009E">
        <w:trPr>
          <w:ins w:id="738" w:author="yamel peraza" w:date="2015-03-18T15:11:00Z"/>
        </w:trPr>
        <w:tc>
          <w:tcPr>
            <w:tcW w:w="3708" w:type="dxa"/>
            <w:shd w:val="clear" w:color="auto" w:fill="auto"/>
            <w:tcMar>
              <w:top w:w="100" w:type="dxa"/>
              <w:left w:w="115" w:type="dxa"/>
              <w:bottom w:w="100" w:type="dxa"/>
              <w:right w:w="115" w:type="dxa"/>
            </w:tcMar>
          </w:tcPr>
          <w:p w14:paraId="6101642F" w14:textId="77777777" w:rsidR="003E009E" w:rsidRPr="00DE75FA" w:rsidRDefault="003E009E" w:rsidP="003E009E">
            <w:pPr>
              <w:spacing w:after="0" w:line="360" w:lineRule="auto"/>
              <w:rPr>
                <w:ins w:id="739" w:author="yamel peraza" w:date="2015-03-18T15:11:00Z"/>
                <w:rFonts w:ascii="Times New Roman" w:eastAsia="Times New Roman" w:hAnsi="Times New Roman" w:cs="Times New Roman"/>
                <w:b/>
                <w:i/>
                <w:sz w:val="24"/>
              </w:rPr>
            </w:pPr>
            <w:ins w:id="740" w:author="yamel peraza" w:date="2015-03-18T15:11:00Z">
              <w:r w:rsidRPr="00DE75FA">
                <w:rPr>
                  <w:rFonts w:ascii="Times New Roman" w:eastAsia="Times New Roman" w:hAnsi="Times New Roman" w:cs="Times New Roman"/>
                  <w:b/>
                  <w:i/>
                  <w:sz w:val="24"/>
                </w:rPr>
                <w:t>Entry Conditions</w:t>
              </w:r>
            </w:ins>
          </w:p>
        </w:tc>
        <w:tc>
          <w:tcPr>
            <w:tcW w:w="5850" w:type="dxa"/>
            <w:shd w:val="clear" w:color="auto" w:fill="auto"/>
            <w:tcMar>
              <w:top w:w="100" w:type="dxa"/>
              <w:left w:w="115" w:type="dxa"/>
              <w:bottom w:w="100" w:type="dxa"/>
              <w:right w:w="115" w:type="dxa"/>
            </w:tcMar>
          </w:tcPr>
          <w:p w14:paraId="0D6D3685" w14:textId="77777777" w:rsidR="003E009E" w:rsidRDefault="003E009E" w:rsidP="003E009E">
            <w:pPr>
              <w:pStyle w:val="ListParagraph"/>
              <w:numPr>
                <w:ilvl w:val="0"/>
                <w:numId w:val="56"/>
              </w:numPr>
              <w:jc w:val="left"/>
              <w:rPr>
                <w:ins w:id="741" w:author="yamel peraza" w:date="2015-03-18T15:11:00Z"/>
              </w:rPr>
            </w:pPr>
            <w:ins w:id="742" w:author="yamel peraza" w:date="2015-03-18T15:11:00Z">
              <w:r w:rsidRPr="00CE00A6">
                <w:t xml:space="preserve">Student </w:t>
              </w:r>
              <w:r>
                <w:t>has logged into Senior Project Website.</w:t>
              </w:r>
            </w:ins>
          </w:p>
          <w:p w14:paraId="31D13ED2" w14:textId="77777777" w:rsidR="003E009E" w:rsidRDefault="003E009E" w:rsidP="003E009E">
            <w:pPr>
              <w:pStyle w:val="ListParagraph"/>
              <w:numPr>
                <w:ilvl w:val="0"/>
                <w:numId w:val="56"/>
              </w:numPr>
              <w:jc w:val="left"/>
              <w:rPr>
                <w:ins w:id="743" w:author="yamel peraza" w:date="2015-03-18T15:11:00Z"/>
              </w:rPr>
            </w:pPr>
            <w:ins w:id="744" w:author="yamel peraza" w:date="2015-03-18T15:11:00Z">
              <w:r>
                <w:t>Current date is after deadline to choose a project.</w:t>
              </w:r>
            </w:ins>
          </w:p>
          <w:p w14:paraId="4363C219" w14:textId="77777777" w:rsidR="003E009E" w:rsidRPr="004C4963" w:rsidRDefault="003E009E" w:rsidP="003E009E">
            <w:pPr>
              <w:pStyle w:val="ListParagraph"/>
              <w:numPr>
                <w:ilvl w:val="0"/>
                <w:numId w:val="56"/>
              </w:numPr>
              <w:spacing w:after="0" w:line="360" w:lineRule="auto"/>
              <w:rPr>
                <w:ins w:id="745" w:author="yamel peraza" w:date="2015-03-18T15:11:00Z"/>
                <w:rFonts w:ascii="Times New Roman" w:eastAsia="Times New Roman" w:hAnsi="Times New Roman" w:cs="Times New Roman"/>
                <w:sz w:val="24"/>
              </w:rPr>
            </w:pPr>
            <w:ins w:id="746" w:author="yamel peraza" w:date="2015-03-18T15:11:00Z">
              <w:r>
                <w:t>Student is in project_details2 page.</w:t>
              </w:r>
            </w:ins>
          </w:p>
        </w:tc>
      </w:tr>
      <w:tr w:rsidR="003E009E" w:rsidRPr="00B608AA" w14:paraId="2C5E0B91" w14:textId="77777777" w:rsidTr="003E009E">
        <w:trPr>
          <w:ins w:id="747" w:author="yamel peraza" w:date="2015-03-18T15:11:00Z"/>
        </w:trPr>
        <w:tc>
          <w:tcPr>
            <w:tcW w:w="3708" w:type="dxa"/>
            <w:tcMar>
              <w:top w:w="100" w:type="dxa"/>
              <w:left w:w="115" w:type="dxa"/>
              <w:bottom w:w="100" w:type="dxa"/>
              <w:right w:w="115" w:type="dxa"/>
            </w:tcMar>
          </w:tcPr>
          <w:p w14:paraId="368AFFEE" w14:textId="77777777" w:rsidR="003E009E" w:rsidRPr="00DE75FA" w:rsidRDefault="003E009E" w:rsidP="003E009E">
            <w:pPr>
              <w:spacing w:after="0" w:line="360" w:lineRule="auto"/>
              <w:rPr>
                <w:ins w:id="748" w:author="yamel peraza" w:date="2015-03-18T15:11:00Z"/>
                <w:rFonts w:ascii="Times New Roman" w:hAnsi="Times New Roman" w:cs="Times New Roman"/>
              </w:rPr>
            </w:pPr>
            <w:ins w:id="749" w:author="yamel peraza" w:date="2015-03-18T15:11: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D8920A2" w14:textId="77777777" w:rsidR="003E009E" w:rsidRPr="00B608AA" w:rsidRDefault="003E009E" w:rsidP="003E009E">
            <w:pPr>
              <w:rPr>
                <w:ins w:id="750" w:author="yamel peraza" w:date="2015-03-18T15:11:00Z"/>
                <w:rFonts w:eastAsiaTheme="minorHAnsi"/>
              </w:rPr>
            </w:pPr>
          </w:p>
          <w:p w14:paraId="60B5B227" w14:textId="77777777" w:rsidR="003E009E" w:rsidRPr="006327E8" w:rsidRDefault="003E009E" w:rsidP="003E009E">
            <w:pPr>
              <w:pStyle w:val="ListParagraph"/>
              <w:numPr>
                <w:ilvl w:val="0"/>
                <w:numId w:val="71"/>
              </w:numPr>
              <w:jc w:val="left"/>
              <w:rPr>
                <w:ins w:id="751" w:author="yamel peraza" w:date="2015-03-18T15:11:00Z"/>
                <w:rFonts w:eastAsiaTheme="minorHAnsi"/>
              </w:rPr>
            </w:pPr>
            <w:ins w:id="752" w:author="yamel peraza" w:date="2015-03-18T15:11:00Z">
              <w:r>
                <w:t>Student clicks on Create VM-Request button in project_details2 page.</w:t>
              </w:r>
            </w:ins>
          </w:p>
          <w:p w14:paraId="35807110" w14:textId="77777777" w:rsidR="003E009E" w:rsidRPr="006327E8" w:rsidRDefault="003E009E" w:rsidP="003E009E">
            <w:pPr>
              <w:pStyle w:val="ListParagraph"/>
              <w:numPr>
                <w:ilvl w:val="0"/>
                <w:numId w:val="71"/>
              </w:numPr>
              <w:jc w:val="left"/>
              <w:rPr>
                <w:ins w:id="753" w:author="yamel peraza" w:date="2015-03-18T15:11:00Z"/>
                <w:rFonts w:eastAsiaTheme="minorHAnsi"/>
              </w:rPr>
            </w:pPr>
            <w:ins w:id="754" w:author="yamel peraza" w:date="2015-03-18T15:11:00Z">
              <w:r>
                <w:rPr>
                  <w:rFonts w:eastAsiaTheme="minorHAnsi"/>
                </w:rPr>
                <w:t xml:space="preserve">System navigates to </w:t>
              </w:r>
              <w:r w:rsidRPr="006327E8">
                <w:rPr>
                  <w:rFonts w:eastAsiaTheme="minorHAnsi"/>
                </w:rPr>
                <w:t>VM – Request page.</w:t>
              </w:r>
            </w:ins>
          </w:p>
          <w:p w14:paraId="1B7E460F" w14:textId="77777777" w:rsidR="003E009E" w:rsidRPr="00B608AA" w:rsidRDefault="003E009E" w:rsidP="003E009E">
            <w:pPr>
              <w:pStyle w:val="ListParagraph"/>
              <w:numPr>
                <w:ilvl w:val="0"/>
                <w:numId w:val="71"/>
              </w:numPr>
              <w:jc w:val="left"/>
              <w:rPr>
                <w:ins w:id="755" w:author="yamel peraza" w:date="2015-03-18T15:11:00Z"/>
                <w:rFonts w:eastAsiaTheme="minorHAnsi"/>
              </w:rPr>
            </w:pPr>
            <w:ins w:id="756" w:author="yamel peraza" w:date="2015-03-18T15:11:00Z">
              <w:r>
                <w:t>Student creates a VM request by selecting from drop down menus: the image, the amount of RAM, the storage and the number of VMs.</w:t>
              </w:r>
            </w:ins>
          </w:p>
          <w:p w14:paraId="56527FB8" w14:textId="77777777" w:rsidR="003E009E" w:rsidRPr="00B608AA" w:rsidRDefault="003E009E" w:rsidP="003E009E">
            <w:pPr>
              <w:pStyle w:val="ListParagraph"/>
              <w:numPr>
                <w:ilvl w:val="0"/>
                <w:numId w:val="71"/>
              </w:numPr>
              <w:jc w:val="left"/>
              <w:rPr>
                <w:ins w:id="757" w:author="yamel peraza" w:date="2015-03-18T15:11:00Z"/>
                <w:rFonts w:eastAsiaTheme="minorHAnsi"/>
              </w:rPr>
            </w:pPr>
            <w:ins w:id="758" w:author="yamel peraza" w:date="2015-03-18T15:11:00Z">
              <w:r>
                <w:t xml:space="preserve">System displays in drop down menus: the </w:t>
              </w:r>
              <w:r>
                <w:lastRenderedPageBreak/>
                <w:t xml:space="preserve">available image names in the system, the amount of RAM, the Storage amount and the number of virtual machines to choose from. </w:t>
              </w:r>
            </w:ins>
          </w:p>
          <w:p w14:paraId="35FAA09E" w14:textId="77777777" w:rsidR="003E009E" w:rsidRPr="006B028B" w:rsidRDefault="003E009E" w:rsidP="003E009E">
            <w:pPr>
              <w:pStyle w:val="ListParagraph"/>
              <w:numPr>
                <w:ilvl w:val="0"/>
                <w:numId w:val="71"/>
              </w:numPr>
              <w:jc w:val="left"/>
              <w:rPr>
                <w:ins w:id="759" w:author="yamel peraza" w:date="2015-03-18T15:11:00Z"/>
                <w:rFonts w:eastAsiaTheme="minorHAnsi"/>
              </w:rPr>
            </w:pPr>
            <w:ins w:id="760" w:author="yamel peraza" w:date="2015-03-18T15:11:00Z">
              <w:r>
                <w:t>Student clicks on “Submit” button.</w:t>
              </w:r>
            </w:ins>
          </w:p>
          <w:p w14:paraId="6AF0A104" w14:textId="77777777" w:rsidR="003E009E" w:rsidRPr="00B608AA" w:rsidRDefault="003E009E" w:rsidP="003E009E">
            <w:pPr>
              <w:pStyle w:val="ListParagraph"/>
              <w:numPr>
                <w:ilvl w:val="0"/>
                <w:numId w:val="71"/>
              </w:numPr>
              <w:jc w:val="left"/>
              <w:rPr>
                <w:ins w:id="761" w:author="yamel peraza" w:date="2015-03-18T15:11:00Z"/>
                <w:rFonts w:eastAsiaTheme="minorHAnsi"/>
              </w:rPr>
            </w:pPr>
            <w:ins w:id="762" w:author="yamel peraza" w:date="2015-03-18T15:11:00Z">
              <w:r>
                <w:t xml:space="preserve">System stores virtual machine request in database, and notifies Head Professor via email about request. </w:t>
              </w:r>
              <w:r w:rsidRPr="006327E8">
                <w:rPr>
                  <w:rFonts w:eastAsiaTheme="minorHAnsi"/>
                </w:rPr>
                <w:t xml:space="preserve">  </w:t>
              </w:r>
            </w:ins>
          </w:p>
        </w:tc>
      </w:tr>
      <w:tr w:rsidR="003E009E" w:rsidRPr="009A3FC6" w14:paraId="4856F8C3" w14:textId="77777777" w:rsidTr="003E009E">
        <w:trPr>
          <w:ins w:id="763" w:author="yamel peraza" w:date="2015-03-18T15:11:00Z"/>
        </w:trPr>
        <w:tc>
          <w:tcPr>
            <w:tcW w:w="3708" w:type="dxa"/>
            <w:shd w:val="clear" w:color="auto" w:fill="BDD6EE"/>
            <w:tcMar>
              <w:top w:w="100" w:type="dxa"/>
              <w:left w:w="115" w:type="dxa"/>
              <w:bottom w:w="100" w:type="dxa"/>
              <w:right w:w="115" w:type="dxa"/>
            </w:tcMar>
          </w:tcPr>
          <w:p w14:paraId="2EEE8FEB" w14:textId="77777777" w:rsidR="003E009E" w:rsidRPr="00DE75FA" w:rsidRDefault="003E009E" w:rsidP="003E009E">
            <w:pPr>
              <w:spacing w:after="0" w:line="360" w:lineRule="auto"/>
              <w:rPr>
                <w:ins w:id="764" w:author="yamel peraza" w:date="2015-03-18T15:11:00Z"/>
                <w:rFonts w:ascii="Times New Roman" w:hAnsi="Times New Roman" w:cs="Times New Roman"/>
              </w:rPr>
            </w:pPr>
            <w:ins w:id="765" w:author="yamel peraza" w:date="2015-03-18T15:11: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111406D6" w14:textId="77777777" w:rsidR="003E009E" w:rsidRPr="009A3FC6" w:rsidRDefault="003E009E" w:rsidP="003E009E">
            <w:pPr>
              <w:pStyle w:val="ListParagraph"/>
              <w:numPr>
                <w:ilvl w:val="0"/>
                <w:numId w:val="80"/>
              </w:numPr>
              <w:jc w:val="left"/>
              <w:rPr>
                <w:ins w:id="766" w:author="yamel peraza" w:date="2015-03-18T15:11:00Z"/>
                <w:rFonts w:eastAsiaTheme="minorHAnsi"/>
              </w:rPr>
            </w:pPr>
            <w:ins w:id="767" w:author="yamel peraza" w:date="2015-03-18T15:11:00Z">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ins>
          </w:p>
        </w:tc>
      </w:tr>
      <w:tr w:rsidR="003E009E" w:rsidRPr="004C2E8A" w14:paraId="391AEAB3" w14:textId="77777777" w:rsidTr="003E009E">
        <w:trPr>
          <w:ins w:id="768" w:author="yamel peraza" w:date="2015-03-18T15:11:00Z"/>
        </w:trPr>
        <w:tc>
          <w:tcPr>
            <w:tcW w:w="3708" w:type="dxa"/>
            <w:shd w:val="clear" w:color="auto" w:fill="BDD6EE"/>
            <w:tcMar>
              <w:top w:w="100" w:type="dxa"/>
              <w:left w:w="115" w:type="dxa"/>
              <w:bottom w:w="100" w:type="dxa"/>
              <w:right w:w="115" w:type="dxa"/>
            </w:tcMar>
          </w:tcPr>
          <w:p w14:paraId="4B923372" w14:textId="77777777" w:rsidR="003E009E" w:rsidRPr="00DE75FA" w:rsidRDefault="003E009E" w:rsidP="003E009E">
            <w:pPr>
              <w:spacing w:after="0" w:line="360" w:lineRule="auto"/>
              <w:rPr>
                <w:ins w:id="769" w:author="yamel peraza" w:date="2015-03-18T15:11:00Z"/>
                <w:rFonts w:ascii="Times New Roman" w:hAnsi="Times New Roman" w:cs="Times New Roman"/>
              </w:rPr>
            </w:pPr>
            <w:ins w:id="770" w:author="yamel peraza" w:date="2015-03-18T15:11: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42CC77C0" w14:textId="77777777" w:rsidR="003E009E" w:rsidRPr="004C2E8A" w:rsidRDefault="003E009E" w:rsidP="003E009E">
            <w:pPr>
              <w:pStyle w:val="ListParagraph"/>
              <w:numPr>
                <w:ilvl w:val="0"/>
                <w:numId w:val="69"/>
              </w:numPr>
              <w:jc w:val="left"/>
              <w:rPr>
                <w:ins w:id="771" w:author="yamel peraza" w:date="2015-03-18T15:11:00Z"/>
                <w:rFonts w:ascii="Times New Roman" w:eastAsiaTheme="minorHAnsi" w:hAnsi="Times New Roman" w:cs="Times New Roman"/>
              </w:rPr>
            </w:pPr>
            <w:ins w:id="772" w:author="yamel peraza" w:date="2015-03-18T15:11:00Z">
              <w:r>
                <w:rPr>
                  <w:rFonts w:ascii="Times New Roman" w:hAnsi="Times New Roman" w:cs="Times New Roman"/>
                </w:rPr>
                <w:t>Student successfully submitted virtual machine request.</w:t>
              </w:r>
            </w:ins>
          </w:p>
        </w:tc>
      </w:tr>
      <w:tr w:rsidR="003E009E" w:rsidRPr="004D4ABE" w14:paraId="7205D424" w14:textId="77777777" w:rsidTr="003E009E">
        <w:trPr>
          <w:trHeight w:val="1312"/>
          <w:ins w:id="773" w:author="yamel peraza" w:date="2015-03-18T15:11:00Z"/>
        </w:trPr>
        <w:tc>
          <w:tcPr>
            <w:tcW w:w="3708" w:type="dxa"/>
            <w:shd w:val="clear" w:color="auto" w:fill="auto"/>
            <w:tcMar>
              <w:top w:w="100" w:type="dxa"/>
              <w:left w:w="115" w:type="dxa"/>
              <w:bottom w:w="100" w:type="dxa"/>
              <w:right w:w="115" w:type="dxa"/>
            </w:tcMar>
          </w:tcPr>
          <w:p w14:paraId="58AAA8B9" w14:textId="77777777" w:rsidR="003E009E" w:rsidRPr="00DE75FA" w:rsidRDefault="003E009E" w:rsidP="003E009E">
            <w:pPr>
              <w:spacing w:after="0" w:line="360" w:lineRule="auto"/>
              <w:rPr>
                <w:ins w:id="774" w:author="yamel peraza" w:date="2015-03-18T15:11:00Z"/>
                <w:rFonts w:ascii="Times New Roman" w:eastAsia="Times New Roman" w:hAnsi="Times New Roman" w:cs="Times New Roman"/>
                <w:b/>
                <w:i/>
                <w:sz w:val="24"/>
              </w:rPr>
            </w:pPr>
            <w:ins w:id="775" w:author="yamel peraza" w:date="2015-03-18T15:11: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261796ED" w14:textId="77777777" w:rsidR="003E009E" w:rsidRPr="004D4ABE" w:rsidRDefault="003E009E" w:rsidP="003E009E">
            <w:pPr>
              <w:pStyle w:val="ListParagraph"/>
              <w:numPr>
                <w:ilvl w:val="0"/>
                <w:numId w:val="70"/>
              </w:numPr>
              <w:jc w:val="left"/>
              <w:rPr>
                <w:ins w:id="776" w:author="yamel peraza" w:date="2015-03-18T15:11:00Z"/>
                <w:rFonts w:eastAsiaTheme="minorHAnsi"/>
              </w:rPr>
            </w:pPr>
            <w:ins w:id="777" w:author="yamel peraza" w:date="2015-03-18T15:11:00Z">
              <w:r>
                <w:rPr>
                  <w:rFonts w:eastAsiaTheme="minorHAnsi"/>
                </w:rPr>
                <w:t xml:space="preserve">If current day is under deadline and student attempts to access/hack into VM – Request page, system denies student’s access to VM-Request page and prompts warning message. </w:t>
              </w:r>
            </w:ins>
          </w:p>
        </w:tc>
      </w:tr>
    </w:tbl>
    <w:p w14:paraId="78B2A15B" w14:textId="77777777" w:rsidR="007F5506" w:rsidRDefault="007F5506" w:rsidP="00900A1E">
      <w:pPr>
        <w:rPr>
          <w:ins w:id="778" w:author="yamel peraza" w:date="2015-03-18T15:11:00Z"/>
        </w:rPr>
      </w:pPr>
    </w:p>
    <w:p w14:paraId="12952F5C" w14:textId="77777777" w:rsidR="003E009E" w:rsidRDefault="003E009E" w:rsidP="00900A1E">
      <w:pPr>
        <w:rPr>
          <w:ins w:id="77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44B73FCB" w14:textId="77777777" w:rsidTr="003E009E">
        <w:trPr>
          <w:ins w:id="780" w:author="yamel peraza" w:date="2015-03-18T15:12:00Z"/>
        </w:trPr>
        <w:tc>
          <w:tcPr>
            <w:tcW w:w="3708" w:type="dxa"/>
            <w:tcMar>
              <w:top w:w="100" w:type="dxa"/>
              <w:left w:w="115" w:type="dxa"/>
              <w:bottom w:w="100" w:type="dxa"/>
              <w:right w:w="115" w:type="dxa"/>
            </w:tcMar>
          </w:tcPr>
          <w:p w14:paraId="4558A72A" w14:textId="6CA8F32F" w:rsidR="003E009E" w:rsidRPr="00B42D5C" w:rsidRDefault="003E009E" w:rsidP="003E009E">
            <w:pPr>
              <w:spacing w:after="0" w:line="360" w:lineRule="auto"/>
              <w:rPr>
                <w:ins w:id="781" w:author="yamel peraza" w:date="2015-03-18T15:12:00Z"/>
                <w:rFonts w:ascii="Times New Roman" w:hAnsi="Times New Roman" w:cs="Times New Roman"/>
                <w:sz w:val="24"/>
                <w:szCs w:val="24"/>
              </w:rPr>
            </w:pPr>
            <w:ins w:id="782" w:author="yamel peraza" w:date="2015-03-18T15:12: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(SPW5_109</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11BE1C" w14:textId="77777777" w:rsidR="003E009E" w:rsidRPr="00B42D5C" w:rsidRDefault="003E009E" w:rsidP="003E009E">
            <w:pPr>
              <w:shd w:val="clear" w:color="auto" w:fill="FFFFFF"/>
              <w:spacing w:after="0" w:line="240" w:lineRule="auto"/>
              <w:jc w:val="left"/>
              <w:outlineLvl w:val="0"/>
              <w:rPr>
                <w:ins w:id="783" w:author="yamel peraza" w:date="2015-03-18T15:12:00Z"/>
                <w:rFonts w:ascii="Times New Roman" w:eastAsia="Times New Roman" w:hAnsi="Times New Roman" w:cs="Times New Roman"/>
                <w:b/>
                <w:color w:val="000000"/>
                <w:kern w:val="36"/>
                <w:sz w:val="24"/>
                <w:szCs w:val="24"/>
              </w:rPr>
            </w:pPr>
            <w:ins w:id="784" w:author="yamel peraza" w:date="2015-03-18T15:12:00Z">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ins>
          </w:p>
        </w:tc>
      </w:tr>
      <w:tr w:rsidR="003E009E" w:rsidRPr="00DE75FA" w14:paraId="6BFC2D54" w14:textId="77777777" w:rsidTr="003E009E">
        <w:trPr>
          <w:ins w:id="785" w:author="yamel peraza" w:date="2015-03-18T15:12:00Z"/>
        </w:trPr>
        <w:tc>
          <w:tcPr>
            <w:tcW w:w="3708" w:type="dxa"/>
            <w:shd w:val="clear" w:color="auto" w:fill="B8CCE4" w:themeFill="accent1" w:themeFillTint="66"/>
            <w:tcMar>
              <w:top w:w="100" w:type="dxa"/>
              <w:left w:w="115" w:type="dxa"/>
              <w:bottom w:w="100" w:type="dxa"/>
              <w:right w:w="115" w:type="dxa"/>
            </w:tcMar>
          </w:tcPr>
          <w:p w14:paraId="45171FE5" w14:textId="77777777" w:rsidR="003E009E" w:rsidRPr="00DE75FA" w:rsidRDefault="003E009E" w:rsidP="003E009E">
            <w:pPr>
              <w:spacing w:after="0" w:line="360" w:lineRule="auto"/>
              <w:rPr>
                <w:ins w:id="786" w:author="yamel peraza" w:date="2015-03-18T15:12:00Z"/>
                <w:rFonts w:ascii="Times New Roman" w:hAnsi="Times New Roman" w:cs="Times New Roman"/>
              </w:rPr>
            </w:pPr>
            <w:ins w:id="787" w:author="yamel peraza" w:date="2015-03-18T15:12:00Z">
              <w:r w:rsidRPr="00DE75FA">
                <w:rPr>
                  <w:rFonts w:ascii="Times New Roman" w:eastAsia="Times New Roman" w:hAnsi="Times New Roman" w:cs="Times New Roman"/>
                  <w:b/>
                  <w:i/>
                  <w:sz w:val="24"/>
                </w:rPr>
                <w:t>Participating Actor</w:t>
              </w:r>
            </w:ins>
          </w:p>
        </w:tc>
        <w:tc>
          <w:tcPr>
            <w:tcW w:w="5850" w:type="dxa"/>
            <w:shd w:val="clear" w:color="auto" w:fill="B8CCE4" w:themeFill="accent1" w:themeFillTint="66"/>
            <w:tcMar>
              <w:top w:w="100" w:type="dxa"/>
              <w:left w:w="115" w:type="dxa"/>
              <w:bottom w:w="100" w:type="dxa"/>
              <w:right w:w="115" w:type="dxa"/>
            </w:tcMar>
          </w:tcPr>
          <w:p w14:paraId="232F632B" w14:textId="77777777" w:rsidR="003E009E" w:rsidRPr="00DE75FA" w:rsidRDefault="003E009E" w:rsidP="003E009E">
            <w:pPr>
              <w:spacing w:after="0" w:line="360" w:lineRule="auto"/>
              <w:rPr>
                <w:ins w:id="788" w:author="yamel peraza" w:date="2015-03-18T15:12:00Z"/>
                <w:rFonts w:ascii="Times New Roman" w:hAnsi="Times New Roman" w:cs="Times New Roman"/>
              </w:rPr>
            </w:pPr>
            <w:ins w:id="789" w:author="yamel peraza" w:date="2015-03-18T15:12:00Z">
              <w:r>
                <w:rPr>
                  <w:rFonts w:ascii="Times New Roman" w:eastAsia="Times New Roman" w:hAnsi="Times New Roman" w:cs="Times New Roman"/>
                  <w:sz w:val="24"/>
                </w:rPr>
                <w:t>Head professor, email system</w:t>
              </w:r>
            </w:ins>
          </w:p>
        </w:tc>
      </w:tr>
      <w:tr w:rsidR="003E009E" w:rsidRPr="00B42D5C" w14:paraId="33385EBA" w14:textId="77777777" w:rsidTr="003E009E">
        <w:trPr>
          <w:ins w:id="790" w:author="yamel peraza" w:date="2015-03-18T15:12:00Z"/>
        </w:trPr>
        <w:tc>
          <w:tcPr>
            <w:tcW w:w="3708" w:type="dxa"/>
            <w:tcMar>
              <w:top w:w="100" w:type="dxa"/>
              <w:left w:w="115" w:type="dxa"/>
              <w:bottom w:w="100" w:type="dxa"/>
              <w:right w:w="115" w:type="dxa"/>
            </w:tcMar>
          </w:tcPr>
          <w:p w14:paraId="4463DF02"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791" w:author="yamel peraza" w:date="2015-03-18T15:12:00Z"/>
                <w:rFonts w:ascii="Arial" w:hAnsi="Arial" w:cs="Arial"/>
                <w:color w:val="000000"/>
                <w:sz w:val="21"/>
                <w:szCs w:val="21"/>
              </w:rPr>
            </w:pPr>
            <w:ins w:id="792" w:author="yamel peraza" w:date="2015-03-18T15:12:00Z">
              <w:r>
                <w:rPr>
                  <w:b/>
                  <w:i/>
                </w:rPr>
                <w:t xml:space="preserve">User Story </w:t>
              </w:r>
              <w:r>
                <w:rPr>
                  <w:b/>
                </w:rPr>
                <w:t>#146</w:t>
              </w:r>
            </w:ins>
          </w:p>
        </w:tc>
        <w:tc>
          <w:tcPr>
            <w:tcW w:w="5850" w:type="dxa"/>
            <w:tcMar>
              <w:top w:w="100" w:type="dxa"/>
              <w:left w:w="115" w:type="dxa"/>
              <w:bottom w:w="100" w:type="dxa"/>
              <w:right w:w="115" w:type="dxa"/>
            </w:tcMar>
          </w:tcPr>
          <w:p w14:paraId="466F345B" w14:textId="77777777" w:rsidR="003E009E" w:rsidRPr="00B42D5C" w:rsidRDefault="003E009E" w:rsidP="003E009E">
            <w:pPr>
              <w:shd w:val="clear" w:color="auto" w:fill="FFFFFF"/>
              <w:spacing w:after="150" w:line="294" w:lineRule="atLeast"/>
              <w:jc w:val="left"/>
              <w:rPr>
                <w:ins w:id="793" w:author="yamel peraza" w:date="2015-03-18T15:12:00Z"/>
                <w:rFonts w:ascii="Arial" w:eastAsia="Times New Roman" w:hAnsi="Arial" w:cs="Arial"/>
                <w:color w:val="000000"/>
                <w:sz w:val="21"/>
                <w:szCs w:val="21"/>
              </w:rPr>
            </w:pPr>
            <w:ins w:id="794" w:author="yamel peraza" w:date="2015-03-18T15:12:00Z">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ins>
          </w:p>
        </w:tc>
      </w:tr>
      <w:tr w:rsidR="003E009E" w:rsidRPr="00C37503" w14:paraId="7FDF8ED7" w14:textId="77777777" w:rsidTr="003E009E">
        <w:trPr>
          <w:ins w:id="795" w:author="yamel peraza" w:date="2015-03-18T15:12:00Z"/>
        </w:trPr>
        <w:tc>
          <w:tcPr>
            <w:tcW w:w="3708" w:type="dxa"/>
            <w:tcMar>
              <w:top w:w="100" w:type="dxa"/>
              <w:left w:w="115" w:type="dxa"/>
              <w:bottom w:w="100" w:type="dxa"/>
              <w:right w:w="115" w:type="dxa"/>
            </w:tcMar>
          </w:tcPr>
          <w:p w14:paraId="1496CCFB" w14:textId="77777777" w:rsidR="003E009E" w:rsidRPr="00DE75FA" w:rsidRDefault="003E009E" w:rsidP="003E009E">
            <w:pPr>
              <w:spacing w:after="0" w:line="360" w:lineRule="auto"/>
              <w:rPr>
                <w:ins w:id="796" w:author="yamel peraza" w:date="2015-03-18T15:12:00Z"/>
                <w:rFonts w:ascii="Times New Roman" w:hAnsi="Times New Roman" w:cs="Times New Roman"/>
              </w:rPr>
            </w:pPr>
            <w:ins w:id="797" w:author="yamel peraza" w:date="2015-03-18T15:1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4270A1" w14:textId="77777777" w:rsidR="003E009E" w:rsidRPr="004C2E8A" w:rsidRDefault="003E009E" w:rsidP="003E009E">
            <w:pPr>
              <w:pStyle w:val="ListParagraph"/>
              <w:numPr>
                <w:ilvl w:val="0"/>
                <w:numId w:val="56"/>
              </w:numPr>
              <w:jc w:val="left"/>
              <w:rPr>
                <w:ins w:id="798" w:author="yamel peraza" w:date="2015-03-18T15:12:00Z"/>
                <w:rFonts w:eastAsiaTheme="minorHAnsi"/>
              </w:rPr>
            </w:pPr>
            <w:ins w:id="799" w:author="yamel peraza" w:date="2015-03-18T15:12:00Z">
              <w:r>
                <w:rPr>
                  <w:rFonts w:ascii="Times New Roman" w:eastAsiaTheme="minorHAnsi" w:hAnsi="Times New Roman" w:cs="Times New Roman"/>
                </w:rPr>
                <w:t>Head professor is logged into the system.</w:t>
              </w:r>
            </w:ins>
          </w:p>
          <w:p w14:paraId="27E7BA37" w14:textId="77777777" w:rsidR="003E009E" w:rsidRPr="00C37503" w:rsidRDefault="003E009E" w:rsidP="003E009E">
            <w:pPr>
              <w:pStyle w:val="ListParagraph"/>
              <w:numPr>
                <w:ilvl w:val="0"/>
                <w:numId w:val="56"/>
              </w:numPr>
              <w:jc w:val="left"/>
              <w:rPr>
                <w:ins w:id="800" w:author="yamel peraza" w:date="2015-03-18T15:12:00Z"/>
                <w:rFonts w:eastAsiaTheme="minorHAnsi"/>
              </w:rPr>
            </w:pPr>
            <w:ins w:id="801" w:author="yamel peraza" w:date="2015-03-18T15:12:00Z">
              <w:r>
                <w:rPr>
                  <w:rFonts w:ascii="Times New Roman" w:eastAsiaTheme="minorHAnsi" w:hAnsi="Times New Roman" w:cs="Times New Roman"/>
                </w:rPr>
                <w:t>Head professor is in VM – Requests page.</w:t>
              </w:r>
            </w:ins>
          </w:p>
        </w:tc>
      </w:tr>
      <w:tr w:rsidR="003E009E" w:rsidRPr="00A40DF2" w14:paraId="6CD2B4E2" w14:textId="77777777" w:rsidTr="003E009E">
        <w:trPr>
          <w:ins w:id="802" w:author="yamel peraza" w:date="2015-03-18T15:12:00Z"/>
        </w:trPr>
        <w:tc>
          <w:tcPr>
            <w:tcW w:w="3708" w:type="dxa"/>
            <w:shd w:val="clear" w:color="auto" w:fill="BDD6EE"/>
            <w:tcMar>
              <w:top w:w="100" w:type="dxa"/>
              <w:left w:w="115" w:type="dxa"/>
              <w:bottom w:w="100" w:type="dxa"/>
              <w:right w:w="115" w:type="dxa"/>
            </w:tcMar>
          </w:tcPr>
          <w:p w14:paraId="3E77DD85" w14:textId="77777777" w:rsidR="003E009E" w:rsidRPr="00DE75FA" w:rsidRDefault="003E009E" w:rsidP="003E009E">
            <w:pPr>
              <w:spacing w:after="0" w:line="360" w:lineRule="auto"/>
              <w:rPr>
                <w:ins w:id="803" w:author="yamel peraza" w:date="2015-03-18T15:12:00Z"/>
                <w:rFonts w:ascii="Times New Roman" w:hAnsi="Times New Roman" w:cs="Times New Roman"/>
              </w:rPr>
            </w:pPr>
            <w:ins w:id="804" w:author="yamel peraza" w:date="2015-03-18T15:12: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77A0445" w14:textId="77777777" w:rsidR="003E009E" w:rsidRPr="00A40DF2" w:rsidRDefault="003E009E" w:rsidP="003E009E">
            <w:pPr>
              <w:pStyle w:val="ListParagraph"/>
              <w:numPr>
                <w:ilvl w:val="0"/>
                <w:numId w:val="82"/>
              </w:numPr>
              <w:jc w:val="left"/>
              <w:rPr>
                <w:ins w:id="805" w:author="yamel peraza" w:date="2015-03-18T15:12:00Z"/>
                <w:rFonts w:eastAsiaTheme="minorHAnsi"/>
              </w:rPr>
            </w:pPr>
            <w:ins w:id="806" w:author="yamel peraza" w:date="2015-03-18T15:12:00Z">
              <w:r w:rsidRPr="00A40DF2">
                <w:rPr>
                  <w:rFonts w:eastAsiaTheme="minorHAnsi"/>
                </w:rPr>
                <w:t xml:space="preserve">Head professor </w:t>
              </w:r>
              <w:r>
                <w:rPr>
                  <w:rFonts w:eastAsiaTheme="minorHAnsi"/>
                </w:rPr>
                <w:t xml:space="preserve">modifies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the amount of memory RAM, the storage amount, t</w:t>
              </w:r>
              <w:r>
                <w:rPr>
                  <w:rFonts w:eastAsiaTheme="minorHAnsi"/>
                </w:rPr>
                <w:t>he number of VMs and the status of the request.</w:t>
              </w:r>
            </w:ins>
          </w:p>
          <w:p w14:paraId="3F029373" w14:textId="77777777" w:rsidR="003E009E" w:rsidRPr="00A40DF2" w:rsidRDefault="003E009E" w:rsidP="003E009E">
            <w:pPr>
              <w:pStyle w:val="ListParagraph"/>
              <w:numPr>
                <w:ilvl w:val="0"/>
                <w:numId w:val="82"/>
              </w:numPr>
              <w:jc w:val="left"/>
              <w:rPr>
                <w:ins w:id="807" w:author="yamel peraza" w:date="2015-03-18T15:12:00Z"/>
                <w:rFonts w:eastAsiaTheme="minorHAnsi"/>
              </w:rPr>
            </w:pPr>
            <w:ins w:id="808" w:author="yamel peraza" w:date="2015-03-18T15:12:00Z">
              <w:r w:rsidRPr="00A40DF2">
                <w:rPr>
                  <w:rFonts w:eastAsiaTheme="minorHAnsi"/>
                </w:rPr>
                <w:t xml:space="preserve">System displays in drop down menus the selected </w:t>
              </w:r>
              <w:r w:rsidRPr="00A40DF2">
                <w:rPr>
                  <w:rFonts w:eastAsiaTheme="minorHAnsi"/>
                </w:rPr>
                <w:lastRenderedPageBreak/>
                <w:t>image name, selected amount of RAM, selected storage amount, selected number of VMs and the status.</w:t>
              </w:r>
            </w:ins>
          </w:p>
          <w:p w14:paraId="60DF6816" w14:textId="77777777" w:rsidR="003E009E" w:rsidRPr="00A40DF2" w:rsidRDefault="003E009E" w:rsidP="003E009E">
            <w:pPr>
              <w:pStyle w:val="ListParagraph"/>
              <w:numPr>
                <w:ilvl w:val="0"/>
                <w:numId w:val="82"/>
              </w:numPr>
              <w:jc w:val="left"/>
              <w:rPr>
                <w:ins w:id="809" w:author="yamel peraza" w:date="2015-03-18T15:12:00Z"/>
                <w:rFonts w:eastAsiaTheme="minorHAnsi"/>
              </w:rPr>
            </w:pPr>
            <w:ins w:id="810" w:author="yamel peraza" w:date="2015-03-18T15:12:00Z">
              <w:r w:rsidRPr="00A40DF2">
                <w:rPr>
                  <w:rFonts w:eastAsiaTheme="minorHAnsi"/>
                </w:rPr>
                <w:t>Head professor clicks on “Submit” button.</w:t>
              </w:r>
            </w:ins>
          </w:p>
          <w:p w14:paraId="75A8EE81" w14:textId="77777777" w:rsidR="003E009E" w:rsidRPr="00A40DF2" w:rsidRDefault="003E009E" w:rsidP="003E009E">
            <w:pPr>
              <w:pStyle w:val="ListParagraph"/>
              <w:numPr>
                <w:ilvl w:val="0"/>
                <w:numId w:val="82"/>
              </w:numPr>
              <w:jc w:val="left"/>
              <w:rPr>
                <w:ins w:id="811" w:author="yamel peraza" w:date="2015-03-18T15:12:00Z"/>
                <w:rFonts w:eastAsiaTheme="minorHAnsi"/>
              </w:rPr>
            </w:pPr>
            <w:ins w:id="812" w:author="yamel peraza" w:date="2015-03-18T15:12:00Z">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ins>
          </w:p>
        </w:tc>
      </w:tr>
      <w:tr w:rsidR="003E009E" w:rsidRPr="00F066EA" w14:paraId="6E0008AC" w14:textId="77777777" w:rsidTr="003E009E">
        <w:trPr>
          <w:ins w:id="813" w:author="yamel peraza" w:date="2015-03-18T15:12:00Z"/>
        </w:trPr>
        <w:tc>
          <w:tcPr>
            <w:tcW w:w="3708" w:type="dxa"/>
            <w:tcMar>
              <w:top w:w="100" w:type="dxa"/>
              <w:left w:w="115" w:type="dxa"/>
              <w:bottom w:w="100" w:type="dxa"/>
              <w:right w:w="115" w:type="dxa"/>
            </w:tcMar>
          </w:tcPr>
          <w:p w14:paraId="6A724333" w14:textId="77777777" w:rsidR="003E009E" w:rsidRPr="00DE75FA" w:rsidRDefault="003E009E" w:rsidP="003E009E">
            <w:pPr>
              <w:spacing w:after="0" w:line="360" w:lineRule="auto"/>
              <w:rPr>
                <w:ins w:id="814" w:author="yamel peraza" w:date="2015-03-18T15:12:00Z"/>
                <w:rFonts w:ascii="Times New Roman" w:hAnsi="Times New Roman" w:cs="Times New Roman"/>
              </w:rPr>
            </w:pPr>
            <w:ins w:id="815" w:author="yamel peraza" w:date="2015-03-18T15:12: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C88FA88" w14:textId="77777777" w:rsidR="003E009E" w:rsidRPr="00F066EA" w:rsidRDefault="003E009E" w:rsidP="003E009E">
            <w:pPr>
              <w:pStyle w:val="ListParagraph"/>
              <w:numPr>
                <w:ilvl w:val="0"/>
                <w:numId w:val="70"/>
              </w:numPr>
              <w:spacing w:line="256" w:lineRule="auto"/>
              <w:jc w:val="left"/>
              <w:rPr>
                <w:ins w:id="816" w:author="yamel peraza" w:date="2015-03-18T15:12:00Z"/>
                <w:rFonts w:ascii="Times New Roman" w:eastAsiaTheme="minorHAnsi" w:hAnsi="Times New Roman" w:cs="Times New Roman"/>
              </w:rPr>
            </w:pPr>
            <w:ins w:id="817" w:author="yamel peraza" w:date="2015-03-18T15:12:00Z">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1C477956" w14:textId="77777777" w:rsidTr="003E009E">
        <w:trPr>
          <w:trHeight w:val="583"/>
          <w:ins w:id="818" w:author="yamel peraza" w:date="2015-03-18T15:12:00Z"/>
        </w:trPr>
        <w:tc>
          <w:tcPr>
            <w:tcW w:w="3708" w:type="dxa"/>
            <w:tcMar>
              <w:top w:w="100" w:type="dxa"/>
              <w:left w:w="115" w:type="dxa"/>
              <w:bottom w:w="100" w:type="dxa"/>
              <w:right w:w="115" w:type="dxa"/>
            </w:tcMar>
          </w:tcPr>
          <w:p w14:paraId="1259A373" w14:textId="77777777" w:rsidR="003E009E" w:rsidRPr="00DE75FA" w:rsidRDefault="003E009E" w:rsidP="003E009E">
            <w:pPr>
              <w:spacing w:after="0" w:line="360" w:lineRule="auto"/>
              <w:rPr>
                <w:ins w:id="819" w:author="yamel peraza" w:date="2015-03-18T15:12:00Z"/>
                <w:rFonts w:ascii="Times New Roman" w:hAnsi="Times New Roman" w:cs="Times New Roman"/>
              </w:rPr>
            </w:pPr>
            <w:ins w:id="820" w:author="yamel peraza" w:date="2015-03-18T15:12: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E03B16" w14:textId="77777777" w:rsidR="003E009E" w:rsidRPr="00453CF3" w:rsidRDefault="003E009E" w:rsidP="003E009E">
            <w:pPr>
              <w:pStyle w:val="ListParagraph"/>
              <w:numPr>
                <w:ilvl w:val="0"/>
                <w:numId w:val="69"/>
              </w:numPr>
              <w:jc w:val="left"/>
              <w:rPr>
                <w:ins w:id="821" w:author="yamel peraza" w:date="2015-03-18T15:12:00Z"/>
                <w:rFonts w:ascii="Times New Roman" w:eastAsiaTheme="minorHAnsi" w:hAnsi="Times New Roman" w:cs="Times New Roman"/>
              </w:rPr>
            </w:pPr>
            <w:ins w:id="822" w:author="yamel peraza" w:date="2015-03-18T15:12:00Z">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ins>
          </w:p>
        </w:tc>
      </w:tr>
      <w:tr w:rsidR="003E009E" w:rsidRPr="004C2E8A" w14:paraId="003782FE" w14:textId="77777777" w:rsidTr="003E009E">
        <w:trPr>
          <w:ins w:id="823" w:author="yamel peraza" w:date="2015-03-18T15:12:00Z"/>
        </w:trPr>
        <w:tc>
          <w:tcPr>
            <w:tcW w:w="3708" w:type="dxa"/>
            <w:shd w:val="clear" w:color="auto" w:fill="BDD6EE"/>
            <w:tcMar>
              <w:top w:w="100" w:type="dxa"/>
              <w:left w:w="115" w:type="dxa"/>
              <w:bottom w:w="100" w:type="dxa"/>
              <w:right w:w="115" w:type="dxa"/>
            </w:tcMar>
          </w:tcPr>
          <w:p w14:paraId="7D069083" w14:textId="77777777" w:rsidR="003E009E" w:rsidRPr="00DE75FA" w:rsidRDefault="003E009E" w:rsidP="003E009E">
            <w:pPr>
              <w:spacing w:after="0" w:line="360" w:lineRule="auto"/>
              <w:rPr>
                <w:ins w:id="824" w:author="yamel peraza" w:date="2015-03-18T15:12:00Z"/>
                <w:rFonts w:ascii="Times New Roman" w:eastAsia="Times New Roman" w:hAnsi="Times New Roman" w:cs="Times New Roman"/>
                <w:b/>
                <w:i/>
                <w:sz w:val="24"/>
              </w:rPr>
            </w:pPr>
            <w:ins w:id="825" w:author="yamel peraza" w:date="2015-03-18T15:12: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FE2DB3C" w14:textId="77777777" w:rsidR="003E009E" w:rsidRDefault="003E009E" w:rsidP="003E009E">
            <w:pPr>
              <w:pStyle w:val="ListParagraph"/>
              <w:numPr>
                <w:ilvl w:val="0"/>
                <w:numId w:val="70"/>
              </w:numPr>
              <w:jc w:val="left"/>
              <w:rPr>
                <w:ins w:id="826" w:author="yamel peraza" w:date="2015-03-18T15:12:00Z"/>
                <w:rFonts w:eastAsiaTheme="minorHAnsi"/>
              </w:rPr>
            </w:pPr>
            <w:ins w:id="827" w:author="yamel peraza" w:date="2015-03-18T15:12:00Z">
              <w:r>
                <w:rPr>
                  <w:rFonts w:eastAsiaTheme="minorHAnsi"/>
                </w:rPr>
                <w:t xml:space="preserve">If email notification input field is empty, system alerts with an error message. </w:t>
              </w:r>
            </w:ins>
          </w:p>
          <w:p w14:paraId="3D01917F" w14:textId="77777777" w:rsidR="003E009E" w:rsidRPr="004C2E8A" w:rsidRDefault="003E009E" w:rsidP="003E009E">
            <w:pPr>
              <w:pStyle w:val="ListParagraph"/>
              <w:numPr>
                <w:ilvl w:val="0"/>
                <w:numId w:val="70"/>
              </w:numPr>
              <w:jc w:val="left"/>
              <w:rPr>
                <w:ins w:id="828" w:author="yamel peraza" w:date="2015-03-18T15:12:00Z"/>
                <w:rFonts w:eastAsiaTheme="minorHAnsi"/>
              </w:rPr>
            </w:pPr>
            <w:ins w:id="829" w:author="yamel peraza" w:date="2015-03-18T15:12:00Z">
              <w:r>
                <w:rPr>
                  <w:rFonts w:eastAsiaTheme="minorHAnsi"/>
                </w:rPr>
                <w:t>If an invalid email address is used, system alerts with error message.</w:t>
              </w:r>
            </w:ins>
          </w:p>
        </w:tc>
      </w:tr>
    </w:tbl>
    <w:p w14:paraId="004690BA" w14:textId="77777777" w:rsidR="003E009E" w:rsidRDefault="003E009E" w:rsidP="00900A1E">
      <w:pPr>
        <w:rPr>
          <w:ins w:id="830" w:author="yamel peraza" w:date="2015-03-18T15:11:00Z"/>
        </w:rPr>
      </w:pPr>
    </w:p>
    <w:p w14:paraId="2E2ADACE" w14:textId="77777777" w:rsidR="003E009E" w:rsidRDefault="003E009E" w:rsidP="00900A1E">
      <w:pPr>
        <w:rPr>
          <w:ins w:id="831" w:author="yamel peraza" w:date="2015-03-18T15:11:00Z"/>
        </w:rPr>
      </w:pPr>
    </w:p>
    <w:p w14:paraId="3D18E342" w14:textId="77777777" w:rsidR="003E009E" w:rsidRDefault="003E009E" w:rsidP="00900A1E">
      <w:pPr>
        <w:rPr>
          <w:ins w:id="832"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21D25152" w14:textId="77777777" w:rsidTr="003E009E">
        <w:trPr>
          <w:ins w:id="833" w:author="yamel peraza" w:date="2015-03-18T15:13:00Z"/>
        </w:trPr>
        <w:tc>
          <w:tcPr>
            <w:tcW w:w="3708" w:type="dxa"/>
            <w:tcMar>
              <w:top w:w="100" w:type="dxa"/>
              <w:left w:w="115" w:type="dxa"/>
              <w:bottom w:w="100" w:type="dxa"/>
              <w:right w:w="115" w:type="dxa"/>
            </w:tcMar>
          </w:tcPr>
          <w:p w14:paraId="7B3C1BDE" w14:textId="51BA0DE1" w:rsidR="003E009E" w:rsidRPr="00B42D5C" w:rsidRDefault="003E009E" w:rsidP="003E009E">
            <w:pPr>
              <w:spacing w:after="0" w:line="360" w:lineRule="auto"/>
              <w:rPr>
                <w:ins w:id="834" w:author="yamel peraza" w:date="2015-03-18T15:13:00Z"/>
                <w:rFonts w:ascii="Times New Roman" w:hAnsi="Times New Roman" w:cs="Times New Roman"/>
                <w:sz w:val="24"/>
                <w:szCs w:val="24"/>
              </w:rPr>
            </w:pPr>
            <w:ins w:id="835" w:author="yamel peraza" w:date="2015-03-18T15:1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(SPW5_110</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4C061EA4" w14:textId="77777777" w:rsidR="003E009E" w:rsidRPr="00B42D5C" w:rsidRDefault="003E009E" w:rsidP="003E009E">
            <w:pPr>
              <w:shd w:val="clear" w:color="auto" w:fill="FFFFFF"/>
              <w:spacing w:after="0" w:line="240" w:lineRule="auto"/>
              <w:jc w:val="left"/>
              <w:outlineLvl w:val="0"/>
              <w:rPr>
                <w:ins w:id="836" w:author="yamel peraza" w:date="2015-03-18T15:13:00Z"/>
                <w:rFonts w:ascii="Times New Roman" w:eastAsia="Times New Roman" w:hAnsi="Times New Roman" w:cs="Times New Roman"/>
                <w:b/>
                <w:color w:val="000000"/>
                <w:kern w:val="36"/>
                <w:sz w:val="24"/>
                <w:szCs w:val="24"/>
              </w:rPr>
            </w:pPr>
            <w:ins w:id="837" w:author="yamel peraza" w:date="2015-03-18T15:13:00Z">
              <w:r>
                <w:rPr>
                  <w:rFonts w:ascii="Times New Roman" w:eastAsia="Times New Roman" w:hAnsi="Times New Roman" w:cs="Times New Roman"/>
                  <w:b/>
                  <w:color w:val="000000"/>
                  <w:kern w:val="36"/>
                  <w:sz w:val="24"/>
                  <w:szCs w:val="24"/>
                </w:rPr>
                <w:t>Notify School’s System Admin</w:t>
              </w:r>
            </w:ins>
          </w:p>
        </w:tc>
      </w:tr>
      <w:tr w:rsidR="003E009E" w:rsidRPr="00DE75FA" w14:paraId="394CAF03" w14:textId="77777777" w:rsidTr="003E009E">
        <w:trPr>
          <w:ins w:id="838" w:author="yamel peraza" w:date="2015-03-18T15:13:00Z"/>
        </w:trPr>
        <w:tc>
          <w:tcPr>
            <w:tcW w:w="3708" w:type="dxa"/>
            <w:tcMar>
              <w:top w:w="100" w:type="dxa"/>
              <w:left w:w="115" w:type="dxa"/>
              <w:bottom w:w="100" w:type="dxa"/>
              <w:right w:w="115" w:type="dxa"/>
            </w:tcMar>
          </w:tcPr>
          <w:p w14:paraId="1C86852B" w14:textId="77777777" w:rsidR="003E009E" w:rsidRPr="00DE75FA" w:rsidRDefault="003E009E" w:rsidP="003E009E">
            <w:pPr>
              <w:spacing w:after="0" w:line="360" w:lineRule="auto"/>
              <w:rPr>
                <w:ins w:id="839" w:author="yamel peraza" w:date="2015-03-18T15:13:00Z"/>
                <w:rFonts w:ascii="Times New Roman" w:hAnsi="Times New Roman" w:cs="Times New Roman"/>
              </w:rPr>
            </w:pPr>
            <w:ins w:id="840" w:author="yamel peraza" w:date="2015-03-18T15:1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FAF75F2" w14:textId="77777777" w:rsidR="003E009E" w:rsidRPr="00DE75FA" w:rsidRDefault="003E009E" w:rsidP="003E009E">
            <w:pPr>
              <w:spacing w:after="0" w:line="360" w:lineRule="auto"/>
              <w:rPr>
                <w:ins w:id="841" w:author="yamel peraza" w:date="2015-03-18T15:13:00Z"/>
                <w:rFonts w:ascii="Times New Roman" w:hAnsi="Times New Roman" w:cs="Times New Roman"/>
              </w:rPr>
            </w:pPr>
            <w:ins w:id="842" w:author="yamel peraza" w:date="2015-03-18T15:13:00Z">
              <w:r>
                <w:rPr>
                  <w:rFonts w:ascii="Times New Roman" w:eastAsia="Times New Roman" w:hAnsi="Times New Roman" w:cs="Times New Roman"/>
                  <w:sz w:val="24"/>
                </w:rPr>
                <w:t>Head professor, email system</w:t>
              </w:r>
            </w:ins>
          </w:p>
        </w:tc>
      </w:tr>
      <w:tr w:rsidR="003E009E" w:rsidRPr="00B42D5C" w14:paraId="01761960" w14:textId="77777777" w:rsidTr="003E009E">
        <w:trPr>
          <w:ins w:id="843" w:author="yamel peraza" w:date="2015-03-18T15:13:00Z"/>
        </w:trPr>
        <w:tc>
          <w:tcPr>
            <w:tcW w:w="3708" w:type="dxa"/>
            <w:tcMar>
              <w:top w:w="100" w:type="dxa"/>
              <w:left w:w="115" w:type="dxa"/>
              <w:bottom w:w="100" w:type="dxa"/>
              <w:right w:w="115" w:type="dxa"/>
            </w:tcMar>
          </w:tcPr>
          <w:p w14:paraId="4DE2E7B9"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844" w:author="yamel peraza" w:date="2015-03-18T15:13:00Z"/>
                <w:rFonts w:ascii="Arial" w:hAnsi="Arial" w:cs="Arial"/>
                <w:color w:val="000000"/>
                <w:sz w:val="21"/>
                <w:szCs w:val="21"/>
              </w:rPr>
            </w:pPr>
            <w:ins w:id="845" w:author="yamel peraza" w:date="2015-03-18T15:13:00Z">
              <w:r>
                <w:rPr>
                  <w:b/>
                  <w:i/>
                </w:rPr>
                <w:t xml:space="preserve">User Story </w:t>
              </w:r>
              <w:r>
                <w:rPr>
                  <w:b/>
                </w:rPr>
                <w:t>#144</w:t>
              </w:r>
            </w:ins>
          </w:p>
        </w:tc>
        <w:tc>
          <w:tcPr>
            <w:tcW w:w="5850" w:type="dxa"/>
            <w:tcMar>
              <w:top w:w="100" w:type="dxa"/>
              <w:left w:w="115" w:type="dxa"/>
              <w:bottom w:w="100" w:type="dxa"/>
              <w:right w:w="115" w:type="dxa"/>
            </w:tcMar>
          </w:tcPr>
          <w:p w14:paraId="14E071B0" w14:textId="77777777" w:rsidR="003E009E" w:rsidRPr="00B42D5C" w:rsidRDefault="003E009E" w:rsidP="003E009E">
            <w:pPr>
              <w:shd w:val="clear" w:color="auto" w:fill="FFFFFF"/>
              <w:spacing w:after="150" w:line="294" w:lineRule="atLeast"/>
              <w:jc w:val="left"/>
              <w:rPr>
                <w:ins w:id="846" w:author="yamel peraza" w:date="2015-03-18T15:13:00Z"/>
                <w:rFonts w:ascii="Arial" w:eastAsia="Times New Roman" w:hAnsi="Arial" w:cs="Arial"/>
                <w:color w:val="000000"/>
                <w:sz w:val="21"/>
                <w:szCs w:val="21"/>
              </w:rPr>
            </w:pPr>
            <w:ins w:id="847" w:author="yamel peraza" w:date="2015-03-18T15:13:00Z">
              <w:r w:rsidRPr="00E273D6">
                <w:rPr>
                  <w:rFonts w:ascii="Arial" w:eastAsia="Times New Roman" w:hAnsi="Arial" w:cs="Arial"/>
                  <w:color w:val="000000"/>
                  <w:sz w:val="21"/>
                  <w:szCs w:val="21"/>
                </w:rPr>
                <w:t>As a head professor, I want to be able to send email to our school’s system admins from the Senior Project Web Site based on the students’ requests for the vms that I have approved, so I don’t need to go into my email account and do it manually.</w:t>
              </w:r>
            </w:ins>
          </w:p>
        </w:tc>
      </w:tr>
      <w:tr w:rsidR="003E009E" w:rsidRPr="00E273D6" w14:paraId="733F2C15" w14:textId="77777777" w:rsidTr="003E009E">
        <w:trPr>
          <w:ins w:id="848" w:author="yamel peraza" w:date="2015-03-18T15:13:00Z"/>
        </w:trPr>
        <w:tc>
          <w:tcPr>
            <w:tcW w:w="3708" w:type="dxa"/>
            <w:tcMar>
              <w:top w:w="100" w:type="dxa"/>
              <w:left w:w="115" w:type="dxa"/>
              <w:bottom w:w="100" w:type="dxa"/>
              <w:right w:w="115" w:type="dxa"/>
            </w:tcMar>
          </w:tcPr>
          <w:p w14:paraId="2AB82057" w14:textId="77777777" w:rsidR="003E009E" w:rsidRDefault="003E009E" w:rsidP="003E009E">
            <w:pPr>
              <w:pStyle w:val="NormalWeb"/>
              <w:numPr>
                <w:ilvl w:val="0"/>
                <w:numId w:val="81"/>
              </w:numPr>
              <w:spacing w:before="0" w:beforeAutospacing="0" w:after="150" w:afterAutospacing="0" w:line="294" w:lineRule="atLeast"/>
              <w:ind w:left="150"/>
              <w:jc w:val="left"/>
              <w:rPr>
                <w:ins w:id="849" w:author="yamel peraza" w:date="2015-03-18T15:13:00Z"/>
                <w:b/>
                <w:i/>
              </w:rPr>
            </w:pPr>
            <w:ins w:id="850" w:author="yamel peraza" w:date="2015-03-18T15:13:00Z">
              <w:r w:rsidRPr="00DE75FA">
                <w:rPr>
                  <w:b/>
                  <w:i/>
                </w:rPr>
                <w:t>Entry Conditions</w:t>
              </w:r>
            </w:ins>
          </w:p>
        </w:tc>
        <w:tc>
          <w:tcPr>
            <w:tcW w:w="5850" w:type="dxa"/>
            <w:tcMar>
              <w:top w:w="100" w:type="dxa"/>
              <w:left w:w="115" w:type="dxa"/>
              <w:bottom w:w="100" w:type="dxa"/>
              <w:right w:w="115" w:type="dxa"/>
            </w:tcMar>
          </w:tcPr>
          <w:p w14:paraId="74BD6060" w14:textId="77777777" w:rsidR="003E009E" w:rsidRPr="004C2E8A" w:rsidRDefault="003E009E" w:rsidP="003E009E">
            <w:pPr>
              <w:pStyle w:val="ListParagraph"/>
              <w:numPr>
                <w:ilvl w:val="0"/>
                <w:numId w:val="81"/>
              </w:numPr>
              <w:jc w:val="left"/>
              <w:rPr>
                <w:ins w:id="851" w:author="yamel peraza" w:date="2015-03-18T15:13:00Z"/>
                <w:rFonts w:eastAsiaTheme="minorHAnsi"/>
              </w:rPr>
            </w:pPr>
            <w:ins w:id="852" w:author="yamel peraza" w:date="2015-03-18T15:13:00Z">
              <w:r>
                <w:rPr>
                  <w:rFonts w:ascii="Times New Roman" w:eastAsiaTheme="minorHAnsi" w:hAnsi="Times New Roman" w:cs="Times New Roman"/>
                </w:rPr>
                <w:t>Head professor is logged into the system</w:t>
              </w:r>
            </w:ins>
          </w:p>
          <w:p w14:paraId="2027461D" w14:textId="77777777" w:rsidR="003E009E" w:rsidRPr="009A45B0" w:rsidRDefault="003E009E" w:rsidP="003E009E">
            <w:pPr>
              <w:pStyle w:val="ListParagraph"/>
              <w:numPr>
                <w:ilvl w:val="0"/>
                <w:numId w:val="81"/>
              </w:numPr>
              <w:shd w:val="clear" w:color="auto" w:fill="FFFFFF"/>
              <w:spacing w:after="150" w:line="294" w:lineRule="atLeast"/>
              <w:jc w:val="left"/>
              <w:rPr>
                <w:ins w:id="853" w:author="yamel peraza" w:date="2015-03-18T15:13:00Z"/>
                <w:rFonts w:ascii="Arial" w:eastAsia="Times New Roman" w:hAnsi="Arial" w:cs="Arial"/>
                <w:color w:val="000000"/>
                <w:sz w:val="21"/>
                <w:szCs w:val="21"/>
              </w:rPr>
            </w:pPr>
            <w:ins w:id="854" w:author="yamel peraza" w:date="2015-03-18T15:13:00Z">
              <w:r w:rsidRPr="00E273D6">
                <w:rPr>
                  <w:rFonts w:ascii="Times New Roman" w:eastAsiaTheme="minorHAnsi" w:hAnsi="Times New Roman" w:cs="Times New Roman"/>
                </w:rPr>
                <w:t>Head professor is in VM – Requests page</w:t>
              </w:r>
            </w:ins>
          </w:p>
          <w:p w14:paraId="1DB992BD" w14:textId="77777777" w:rsidR="003E009E" w:rsidRPr="00E273D6" w:rsidRDefault="003E009E" w:rsidP="003E009E">
            <w:pPr>
              <w:pStyle w:val="ListParagraph"/>
              <w:numPr>
                <w:ilvl w:val="0"/>
                <w:numId w:val="81"/>
              </w:numPr>
              <w:shd w:val="clear" w:color="auto" w:fill="FFFFFF"/>
              <w:spacing w:after="150" w:line="294" w:lineRule="atLeast"/>
              <w:jc w:val="left"/>
              <w:rPr>
                <w:ins w:id="855" w:author="yamel peraza" w:date="2015-03-18T15:13:00Z"/>
                <w:rFonts w:ascii="Arial" w:eastAsia="Times New Roman" w:hAnsi="Arial" w:cs="Arial"/>
                <w:color w:val="000000"/>
                <w:sz w:val="21"/>
                <w:szCs w:val="21"/>
              </w:rPr>
            </w:pPr>
            <w:ins w:id="856" w:author="yamel peraza" w:date="2015-03-18T15:13:00Z">
              <w:r>
                <w:rPr>
                  <w:rFonts w:ascii="Times New Roman" w:eastAsiaTheme="minorHAnsi" w:hAnsi="Times New Roman" w:cs="Times New Roman"/>
                </w:rPr>
                <w:t>Head professor has modified virtual machine setting.</w:t>
              </w:r>
            </w:ins>
          </w:p>
        </w:tc>
      </w:tr>
      <w:tr w:rsidR="003E009E" w:rsidRPr="00F066EA" w14:paraId="71EC052E" w14:textId="77777777" w:rsidTr="003E009E">
        <w:trPr>
          <w:ins w:id="857" w:author="yamel peraza" w:date="2015-03-18T15:13:00Z"/>
        </w:trPr>
        <w:tc>
          <w:tcPr>
            <w:tcW w:w="3708" w:type="dxa"/>
            <w:shd w:val="clear" w:color="auto" w:fill="BDD6EE"/>
            <w:tcMar>
              <w:top w:w="100" w:type="dxa"/>
              <w:left w:w="115" w:type="dxa"/>
              <w:bottom w:w="100" w:type="dxa"/>
              <w:right w:w="115" w:type="dxa"/>
            </w:tcMar>
          </w:tcPr>
          <w:p w14:paraId="598B1026" w14:textId="77777777" w:rsidR="003E009E" w:rsidRPr="00DE75FA" w:rsidRDefault="003E009E" w:rsidP="003E009E">
            <w:pPr>
              <w:spacing w:after="0" w:line="360" w:lineRule="auto"/>
              <w:rPr>
                <w:ins w:id="858" w:author="yamel peraza" w:date="2015-03-18T15:13:00Z"/>
                <w:rFonts w:ascii="Times New Roman" w:hAnsi="Times New Roman" w:cs="Times New Roman"/>
              </w:rPr>
            </w:pPr>
            <w:ins w:id="859" w:author="yamel peraza" w:date="2015-03-18T15:1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46F758A5" w14:textId="77777777" w:rsidR="003E009E" w:rsidRPr="00A40DF2" w:rsidRDefault="003E009E" w:rsidP="003E009E">
            <w:pPr>
              <w:pStyle w:val="ListParagraph"/>
              <w:numPr>
                <w:ilvl w:val="0"/>
                <w:numId w:val="83"/>
              </w:numPr>
              <w:jc w:val="left"/>
              <w:rPr>
                <w:ins w:id="860" w:author="yamel peraza" w:date="2015-03-18T15:13:00Z"/>
                <w:rFonts w:eastAsiaTheme="minorHAnsi"/>
              </w:rPr>
            </w:pPr>
            <w:ins w:id="861" w:author="yamel peraza" w:date="2015-03-18T15:13:00Z">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ins>
          </w:p>
          <w:p w14:paraId="1A109FCA" w14:textId="77777777" w:rsidR="003E009E" w:rsidRDefault="003E009E" w:rsidP="003E009E">
            <w:pPr>
              <w:pStyle w:val="ListParagraph"/>
              <w:numPr>
                <w:ilvl w:val="0"/>
                <w:numId w:val="83"/>
              </w:numPr>
              <w:jc w:val="left"/>
              <w:rPr>
                <w:ins w:id="862" w:author="yamel peraza" w:date="2015-03-18T15:13:00Z"/>
                <w:rFonts w:eastAsiaTheme="minorHAnsi"/>
              </w:rPr>
            </w:pPr>
            <w:ins w:id="863" w:author="yamel peraza" w:date="2015-03-18T15:13:00Z">
              <w:r>
                <w:rPr>
                  <w:rFonts w:eastAsiaTheme="minorHAnsi"/>
                </w:rPr>
                <w:t>System displays on the drop down menu the available status for the virtual machine request.</w:t>
              </w:r>
            </w:ins>
          </w:p>
          <w:p w14:paraId="0ACEC6CD" w14:textId="77777777" w:rsidR="003E009E" w:rsidRDefault="003E009E" w:rsidP="003E009E">
            <w:pPr>
              <w:pStyle w:val="ListParagraph"/>
              <w:numPr>
                <w:ilvl w:val="0"/>
                <w:numId w:val="83"/>
              </w:numPr>
              <w:jc w:val="left"/>
              <w:rPr>
                <w:ins w:id="864" w:author="yamel peraza" w:date="2015-03-18T15:13:00Z"/>
                <w:rFonts w:eastAsiaTheme="minorHAnsi"/>
              </w:rPr>
            </w:pPr>
            <w:ins w:id="865" w:author="yamel peraza" w:date="2015-03-18T15:13:00Z">
              <w:r>
                <w:rPr>
                  <w:rFonts w:eastAsiaTheme="minorHAnsi"/>
                </w:rPr>
                <w:lastRenderedPageBreak/>
                <w:t>Head professor selects status equal to “APPROVED”.</w:t>
              </w:r>
            </w:ins>
          </w:p>
          <w:p w14:paraId="39AD65B6" w14:textId="77777777" w:rsidR="003E009E" w:rsidRDefault="003E009E" w:rsidP="003E009E">
            <w:pPr>
              <w:pStyle w:val="ListParagraph"/>
              <w:numPr>
                <w:ilvl w:val="0"/>
                <w:numId w:val="83"/>
              </w:numPr>
              <w:jc w:val="left"/>
              <w:rPr>
                <w:ins w:id="866" w:author="yamel peraza" w:date="2015-03-18T15:13:00Z"/>
                <w:rFonts w:eastAsiaTheme="minorHAnsi"/>
              </w:rPr>
            </w:pPr>
            <w:ins w:id="867" w:author="yamel peraza" w:date="2015-03-18T15:13:00Z">
              <w:r>
                <w:rPr>
                  <w:rFonts w:eastAsiaTheme="minorHAnsi"/>
                </w:rPr>
                <w:t>System displays on the drop down menu the selected status.</w:t>
              </w:r>
            </w:ins>
          </w:p>
          <w:p w14:paraId="4C23DCA5" w14:textId="77777777" w:rsidR="003E009E" w:rsidRDefault="003E009E" w:rsidP="003E009E">
            <w:pPr>
              <w:pStyle w:val="ListParagraph"/>
              <w:numPr>
                <w:ilvl w:val="0"/>
                <w:numId w:val="83"/>
              </w:numPr>
              <w:jc w:val="left"/>
              <w:rPr>
                <w:ins w:id="868" w:author="yamel peraza" w:date="2015-03-18T15:13:00Z"/>
                <w:rFonts w:eastAsiaTheme="minorHAnsi"/>
              </w:rPr>
            </w:pPr>
            <w:ins w:id="869" w:author="yamel peraza" w:date="2015-03-18T15:13:00Z">
              <w:r>
                <w:rPr>
                  <w:rFonts w:eastAsiaTheme="minorHAnsi"/>
                </w:rPr>
                <w:t>Head professor enters on the email filed the school’s system admin email address and clicks on “Submit” button.</w:t>
              </w:r>
            </w:ins>
          </w:p>
          <w:p w14:paraId="16D48481" w14:textId="77777777" w:rsidR="003E009E" w:rsidRPr="00F066EA" w:rsidRDefault="003E009E" w:rsidP="003E009E">
            <w:pPr>
              <w:pStyle w:val="ListParagraph"/>
              <w:numPr>
                <w:ilvl w:val="0"/>
                <w:numId w:val="83"/>
              </w:numPr>
              <w:jc w:val="left"/>
              <w:rPr>
                <w:ins w:id="870" w:author="yamel peraza" w:date="2015-03-18T15:13:00Z"/>
                <w:rFonts w:eastAsiaTheme="minorHAnsi"/>
              </w:rPr>
            </w:pPr>
            <w:ins w:id="871" w:author="yamel peraza" w:date="2015-03-18T15:13:00Z">
              <w:r>
                <w:rPr>
                  <w:rFonts w:eastAsiaTheme="minorHAnsi"/>
                </w:rPr>
                <w:t xml:space="preserve">System updates virtual machine status in the database and notifies school’s system admin. </w:t>
              </w:r>
            </w:ins>
          </w:p>
        </w:tc>
      </w:tr>
      <w:tr w:rsidR="003E009E" w:rsidRPr="00F066EA" w14:paraId="01CF193B" w14:textId="77777777" w:rsidTr="003E009E">
        <w:trPr>
          <w:ins w:id="872" w:author="yamel peraza" w:date="2015-03-18T15:13:00Z"/>
        </w:trPr>
        <w:tc>
          <w:tcPr>
            <w:tcW w:w="3708" w:type="dxa"/>
            <w:tcMar>
              <w:top w:w="100" w:type="dxa"/>
              <w:left w:w="115" w:type="dxa"/>
              <w:bottom w:w="100" w:type="dxa"/>
              <w:right w:w="115" w:type="dxa"/>
            </w:tcMar>
          </w:tcPr>
          <w:p w14:paraId="068F9805" w14:textId="77777777" w:rsidR="003E009E" w:rsidRPr="00DE75FA" w:rsidRDefault="003E009E" w:rsidP="003E009E">
            <w:pPr>
              <w:spacing w:after="0" w:line="360" w:lineRule="auto"/>
              <w:rPr>
                <w:ins w:id="873" w:author="yamel peraza" w:date="2015-03-18T15:13:00Z"/>
                <w:rFonts w:ascii="Times New Roman" w:hAnsi="Times New Roman" w:cs="Times New Roman"/>
              </w:rPr>
            </w:pPr>
            <w:ins w:id="874" w:author="yamel peraza" w:date="2015-03-18T15:13: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4DC7B748" w14:textId="77777777" w:rsidR="003E009E" w:rsidRPr="00F066EA" w:rsidRDefault="003E009E" w:rsidP="003E009E">
            <w:pPr>
              <w:pStyle w:val="ListParagraph"/>
              <w:numPr>
                <w:ilvl w:val="0"/>
                <w:numId w:val="70"/>
              </w:numPr>
              <w:spacing w:line="256" w:lineRule="auto"/>
              <w:jc w:val="left"/>
              <w:rPr>
                <w:ins w:id="875" w:author="yamel peraza" w:date="2015-03-18T15:13:00Z"/>
                <w:rFonts w:ascii="Times New Roman" w:eastAsiaTheme="minorHAnsi" w:hAnsi="Times New Roman" w:cs="Times New Roman"/>
              </w:rPr>
            </w:pPr>
            <w:ins w:id="876" w:author="yamel peraza" w:date="2015-03-18T15:13:00Z">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31A905F7" w14:textId="77777777" w:rsidTr="003E009E">
        <w:trPr>
          <w:trHeight w:val="583"/>
          <w:ins w:id="877" w:author="yamel peraza" w:date="2015-03-18T15:13:00Z"/>
        </w:trPr>
        <w:tc>
          <w:tcPr>
            <w:tcW w:w="3708" w:type="dxa"/>
            <w:tcMar>
              <w:top w:w="100" w:type="dxa"/>
              <w:left w:w="115" w:type="dxa"/>
              <w:bottom w:w="100" w:type="dxa"/>
              <w:right w:w="115" w:type="dxa"/>
            </w:tcMar>
          </w:tcPr>
          <w:p w14:paraId="01079845" w14:textId="77777777" w:rsidR="003E009E" w:rsidRPr="00DE75FA" w:rsidRDefault="003E009E" w:rsidP="003E009E">
            <w:pPr>
              <w:spacing w:after="0" w:line="360" w:lineRule="auto"/>
              <w:rPr>
                <w:ins w:id="878" w:author="yamel peraza" w:date="2015-03-18T15:13:00Z"/>
                <w:rFonts w:ascii="Times New Roman" w:hAnsi="Times New Roman" w:cs="Times New Roman"/>
              </w:rPr>
            </w:pPr>
            <w:ins w:id="879" w:author="yamel peraza" w:date="2015-03-18T15:1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B694C83" w14:textId="77777777" w:rsidR="003E009E" w:rsidRPr="00453CF3" w:rsidRDefault="003E009E" w:rsidP="003E009E">
            <w:pPr>
              <w:pStyle w:val="ListParagraph"/>
              <w:numPr>
                <w:ilvl w:val="0"/>
                <w:numId w:val="69"/>
              </w:numPr>
              <w:jc w:val="left"/>
              <w:rPr>
                <w:ins w:id="880" w:author="yamel peraza" w:date="2015-03-18T15:13:00Z"/>
                <w:rFonts w:ascii="Times New Roman" w:eastAsiaTheme="minorHAnsi" w:hAnsi="Times New Roman" w:cs="Times New Roman"/>
              </w:rPr>
            </w:pPr>
            <w:ins w:id="881" w:author="yamel peraza" w:date="2015-03-18T15:13:00Z">
              <w:r>
                <w:rPr>
                  <w:rFonts w:ascii="Times New Roman" w:hAnsi="Times New Roman" w:cs="Times New Roman"/>
                </w:rPr>
                <w:t>Head professor successfully notified school’s system admin.</w:t>
              </w:r>
            </w:ins>
          </w:p>
        </w:tc>
      </w:tr>
      <w:tr w:rsidR="003E009E" w:rsidRPr="004C2E8A" w14:paraId="7CE0A8D6" w14:textId="77777777" w:rsidTr="003E009E">
        <w:trPr>
          <w:ins w:id="882" w:author="yamel peraza" w:date="2015-03-18T15:13:00Z"/>
        </w:trPr>
        <w:tc>
          <w:tcPr>
            <w:tcW w:w="3708" w:type="dxa"/>
            <w:shd w:val="clear" w:color="auto" w:fill="BDD6EE"/>
            <w:tcMar>
              <w:top w:w="100" w:type="dxa"/>
              <w:left w:w="115" w:type="dxa"/>
              <w:bottom w:w="100" w:type="dxa"/>
              <w:right w:w="115" w:type="dxa"/>
            </w:tcMar>
          </w:tcPr>
          <w:p w14:paraId="3C56AD42" w14:textId="77777777" w:rsidR="003E009E" w:rsidRPr="00DE75FA" w:rsidRDefault="003E009E" w:rsidP="003E009E">
            <w:pPr>
              <w:spacing w:after="0" w:line="360" w:lineRule="auto"/>
              <w:rPr>
                <w:ins w:id="883" w:author="yamel peraza" w:date="2015-03-18T15:13:00Z"/>
                <w:rFonts w:ascii="Times New Roman" w:eastAsia="Times New Roman" w:hAnsi="Times New Roman" w:cs="Times New Roman"/>
                <w:b/>
                <w:i/>
                <w:sz w:val="24"/>
              </w:rPr>
            </w:pPr>
            <w:ins w:id="884" w:author="yamel peraza" w:date="2015-03-18T15:1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64419AF9" w14:textId="77777777" w:rsidR="003E009E" w:rsidRDefault="003E009E" w:rsidP="003E009E">
            <w:pPr>
              <w:pStyle w:val="ListParagraph"/>
              <w:numPr>
                <w:ilvl w:val="0"/>
                <w:numId w:val="70"/>
              </w:numPr>
              <w:jc w:val="left"/>
              <w:rPr>
                <w:ins w:id="885" w:author="yamel peraza" w:date="2015-03-18T15:13:00Z"/>
                <w:rFonts w:eastAsiaTheme="minorHAnsi"/>
              </w:rPr>
            </w:pPr>
            <w:ins w:id="886" w:author="yamel peraza" w:date="2015-03-18T15:13:00Z">
              <w:r>
                <w:rPr>
                  <w:rFonts w:eastAsiaTheme="minorHAnsi"/>
                </w:rPr>
                <w:t xml:space="preserve">If email notification input field is empty, system alerts with an error message. </w:t>
              </w:r>
            </w:ins>
          </w:p>
          <w:p w14:paraId="43E32A75" w14:textId="77777777" w:rsidR="003E009E" w:rsidRPr="004C2E8A" w:rsidRDefault="003E009E" w:rsidP="003E009E">
            <w:pPr>
              <w:pStyle w:val="ListParagraph"/>
              <w:numPr>
                <w:ilvl w:val="0"/>
                <w:numId w:val="70"/>
              </w:numPr>
              <w:jc w:val="left"/>
              <w:rPr>
                <w:ins w:id="887" w:author="yamel peraza" w:date="2015-03-18T15:13:00Z"/>
                <w:rFonts w:eastAsiaTheme="minorHAnsi"/>
              </w:rPr>
            </w:pPr>
            <w:ins w:id="888" w:author="yamel peraza" w:date="2015-03-18T15:13:00Z">
              <w:r>
                <w:rPr>
                  <w:rFonts w:eastAsiaTheme="minorHAnsi"/>
                </w:rPr>
                <w:t>If an invalid email address is used, system alerts with error message.</w:t>
              </w:r>
            </w:ins>
          </w:p>
        </w:tc>
      </w:tr>
    </w:tbl>
    <w:p w14:paraId="7ED33BB5" w14:textId="77777777" w:rsidR="003E009E" w:rsidRDefault="003E009E" w:rsidP="00900A1E">
      <w:pPr>
        <w:rPr>
          <w:ins w:id="889" w:author="yamel peraza" w:date="2015-03-18T15:11:00Z"/>
        </w:rPr>
      </w:pPr>
    </w:p>
    <w:p w14:paraId="08A67BB4" w14:textId="77777777" w:rsidR="003E009E" w:rsidRDefault="003E009E" w:rsidP="00900A1E">
      <w:pPr>
        <w:rPr>
          <w:ins w:id="890"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3B25E232" w14:textId="77777777" w:rsidTr="003E009E">
        <w:trPr>
          <w:ins w:id="891" w:author="yamel peraza" w:date="2015-03-18T15:14:00Z"/>
        </w:trPr>
        <w:tc>
          <w:tcPr>
            <w:tcW w:w="3708" w:type="dxa"/>
            <w:tcMar>
              <w:top w:w="100" w:type="dxa"/>
              <w:left w:w="115" w:type="dxa"/>
              <w:bottom w:w="100" w:type="dxa"/>
              <w:right w:w="115" w:type="dxa"/>
            </w:tcMar>
          </w:tcPr>
          <w:p w14:paraId="63480E12" w14:textId="5E5354E0" w:rsidR="003E009E" w:rsidRPr="00B42D5C" w:rsidRDefault="003E009E" w:rsidP="003E009E">
            <w:pPr>
              <w:spacing w:after="0" w:line="360" w:lineRule="auto"/>
              <w:rPr>
                <w:ins w:id="892" w:author="yamel peraza" w:date="2015-03-18T15:14:00Z"/>
                <w:rFonts w:ascii="Times New Roman" w:hAnsi="Times New Roman" w:cs="Times New Roman"/>
                <w:sz w:val="24"/>
                <w:szCs w:val="24"/>
              </w:rPr>
            </w:pPr>
            <w:ins w:id="893" w:author="yamel peraza" w:date="2015-03-18T15:14: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(SPW5_111</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E50A91F" w14:textId="77777777" w:rsidR="003E009E" w:rsidRPr="000C150C" w:rsidRDefault="003E009E" w:rsidP="003E009E">
            <w:pPr>
              <w:shd w:val="clear" w:color="auto" w:fill="FFFFFF"/>
              <w:spacing w:after="0" w:line="240" w:lineRule="auto"/>
              <w:jc w:val="left"/>
              <w:outlineLvl w:val="0"/>
              <w:rPr>
                <w:ins w:id="894" w:author="yamel peraza" w:date="2015-03-18T15:14:00Z"/>
                <w:rFonts w:ascii="Times New Roman" w:eastAsia="Times New Roman" w:hAnsi="Times New Roman" w:cs="Times New Roman"/>
                <w:b/>
                <w:color w:val="000000"/>
                <w:kern w:val="36"/>
              </w:rPr>
            </w:pPr>
            <w:ins w:id="895" w:author="yamel peraza" w:date="2015-03-18T15:14:00Z">
              <w:r w:rsidRPr="000C150C">
                <w:rPr>
                  <w:rFonts w:ascii="Helvetica" w:eastAsia="Times New Roman" w:hAnsi="Helvetica" w:cs="Helvetica"/>
                  <w:color w:val="000000"/>
                  <w:kern w:val="36"/>
                  <w:sz w:val="32"/>
                  <w:szCs w:val="32"/>
                </w:rPr>
                <w:t> </w:t>
              </w:r>
              <w:r>
                <w:rPr>
                  <w:rFonts w:ascii="Times New Roman" w:eastAsia="Times New Roman" w:hAnsi="Times New Roman" w:cs="Times New Roman"/>
                  <w:b/>
                  <w:color w:val="000000"/>
                  <w:kern w:val="36"/>
                </w:rPr>
                <w:t>Access Virtual Machine R</w:t>
              </w:r>
              <w:r w:rsidRPr="000C150C">
                <w:rPr>
                  <w:rFonts w:ascii="Times New Roman" w:eastAsia="Times New Roman" w:hAnsi="Times New Roman" w:cs="Times New Roman"/>
                  <w:b/>
                  <w:color w:val="000000"/>
                  <w:kern w:val="36"/>
                </w:rPr>
                <w:t>equest</w:t>
              </w:r>
            </w:ins>
          </w:p>
          <w:p w14:paraId="5774E945" w14:textId="77777777" w:rsidR="003E009E" w:rsidRPr="00B42D5C" w:rsidRDefault="003E009E" w:rsidP="003E009E">
            <w:pPr>
              <w:shd w:val="clear" w:color="auto" w:fill="FFFFFF"/>
              <w:spacing w:after="0" w:line="240" w:lineRule="auto"/>
              <w:jc w:val="left"/>
              <w:outlineLvl w:val="0"/>
              <w:rPr>
                <w:ins w:id="896" w:author="yamel peraza" w:date="2015-03-18T15:14:00Z"/>
                <w:rFonts w:ascii="Times New Roman" w:eastAsia="Times New Roman" w:hAnsi="Times New Roman" w:cs="Times New Roman"/>
                <w:b/>
                <w:color w:val="000000"/>
                <w:kern w:val="36"/>
                <w:sz w:val="24"/>
                <w:szCs w:val="24"/>
              </w:rPr>
            </w:pPr>
          </w:p>
        </w:tc>
      </w:tr>
      <w:tr w:rsidR="003E009E" w:rsidRPr="00DE75FA" w14:paraId="58230A62" w14:textId="77777777" w:rsidTr="003E009E">
        <w:trPr>
          <w:ins w:id="897" w:author="yamel peraza" w:date="2015-03-18T15:14:00Z"/>
        </w:trPr>
        <w:tc>
          <w:tcPr>
            <w:tcW w:w="3708" w:type="dxa"/>
            <w:tcMar>
              <w:top w:w="100" w:type="dxa"/>
              <w:left w:w="115" w:type="dxa"/>
              <w:bottom w:w="100" w:type="dxa"/>
              <w:right w:w="115" w:type="dxa"/>
            </w:tcMar>
          </w:tcPr>
          <w:p w14:paraId="376361BF" w14:textId="77777777" w:rsidR="003E009E" w:rsidRPr="00DE75FA" w:rsidRDefault="003E009E" w:rsidP="003E009E">
            <w:pPr>
              <w:spacing w:after="0" w:line="360" w:lineRule="auto"/>
              <w:rPr>
                <w:ins w:id="898" w:author="yamel peraza" w:date="2015-03-18T15:14:00Z"/>
                <w:rFonts w:ascii="Times New Roman" w:hAnsi="Times New Roman" w:cs="Times New Roman"/>
              </w:rPr>
            </w:pPr>
            <w:ins w:id="899" w:author="yamel peraza" w:date="2015-03-18T15:14: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AA99E18" w14:textId="77777777" w:rsidR="003E009E" w:rsidRPr="00DE75FA" w:rsidRDefault="003E009E" w:rsidP="003E009E">
            <w:pPr>
              <w:spacing w:after="0" w:line="360" w:lineRule="auto"/>
              <w:rPr>
                <w:ins w:id="900" w:author="yamel peraza" w:date="2015-03-18T15:14:00Z"/>
                <w:rFonts w:ascii="Times New Roman" w:hAnsi="Times New Roman" w:cs="Times New Roman"/>
              </w:rPr>
            </w:pPr>
            <w:ins w:id="901" w:author="yamel peraza" w:date="2015-03-18T15:14:00Z">
              <w:r>
                <w:rPr>
                  <w:rFonts w:ascii="Times New Roman" w:eastAsia="Times New Roman" w:hAnsi="Times New Roman" w:cs="Times New Roman"/>
                  <w:sz w:val="24"/>
                </w:rPr>
                <w:t>Head professor</w:t>
              </w:r>
            </w:ins>
          </w:p>
        </w:tc>
      </w:tr>
      <w:tr w:rsidR="003E009E" w:rsidRPr="000D46D3" w14:paraId="0B24853C" w14:textId="77777777" w:rsidTr="003E009E">
        <w:trPr>
          <w:ins w:id="902" w:author="yamel peraza" w:date="2015-03-18T15:14:00Z"/>
        </w:trPr>
        <w:tc>
          <w:tcPr>
            <w:tcW w:w="3708" w:type="dxa"/>
            <w:tcMar>
              <w:top w:w="100" w:type="dxa"/>
              <w:left w:w="115" w:type="dxa"/>
              <w:bottom w:w="100" w:type="dxa"/>
              <w:right w:w="115" w:type="dxa"/>
            </w:tcMar>
          </w:tcPr>
          <w:p w14:paraId="5352419E"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03" w:author="yamel peraza" w:date="2015-03-18T15:14:00Z"/>
                <w:rFonts w:ascii="Arial" w:hAnsi="Arial" w:cs="Arial"/>
                <w:color w:val="000000"/>
                <w:sz w:val="21"/>
                <w:szCs w:val="21"/>
              </w:rPr>
            </w:pPr>
            <w:ins w:id="904" w:author="yamel peraza" w:date="2015-03-18T15:14:00Z">
              <w:r>
                <w:rPr>
                  <w:b/>
                  <w:i/>
                </w:rPr>
                <w:t xml:space="preserve">User Story </w:t>
              </w:r>
              <w:r>
                <w:rPr>
                  <w:b/>
                </w:rPr>
                <w:t>#145</w:t>
              </w:r>
            </w:ins>
          </w:p>
        </w:tc>
        <w:tc>
          <w:tcPr>
            <w:tcW w:w="5850" w:type="dxa"/>
            <w:tcMar>
              <w:top w:w="100" w:type="dxa"/>
              <w:left w:w="115" w:type="dxa"/>
              <w:bottom w:w="100" w:type="dxa"/>
              <w:right w:w="115" w:type="dxa"/>
            </w:tcMar>
          </w:tcPr>
          <w:p w14:paraId="15AC3972" w14:textId="77777777" w:rsidR="003E009E" w:rsidRPr="000D46D3" w:rsidRDefault="003E009E" w:rsidP="003E009E">
            <w:pPr>
              <w:shd w:val="clear" w:color="auto" w:fill="FFFFFF"/>
              <w:spacing w:after="150" w:line="294" w:lineRule="atLeast"/>
              <w:jc w:val="left"/>
              <w:rPr>
                <w:ins w:id="905" w:author="yamel peraza" w:date="2015-03-18T15:14:00Z"/>
                <w:rFonts w:ascii="Times New Roman" w:eastAsia="Times New Roman" w:hAnsi="Times New Roman" w:cs="Times New Roman"/>
                <w:color w:val="000000"/>
              </w:rPr>
            </w:pPr>
            <w:ins w:id="906" w:author="yamel peraza" w:date="2015-03-18T15:14:00Z">
              <w:r w:rsidRPr="000D46D3">
                <w:rPr>
                  <w:rFonts w:ascii="Times New Roman" w:eastAsia="Times New Roman" w:hAnsi="Times New Roman" w:cs="Times New Roman"/>
                  <w:color w:val="000000"/>
                </w:rPr>
                <w:t>As a head professor, I want to receive an email notification when a student requests for one or more vms, so I am able to easily find the request, using a link included in the email notification.</w:t>
              </w:r>
            </w:ins>
          </w:p>
        </w:tc>
      </w:tr>
      <w:tr w:rsidR="003E009E" w:rsidRPr="002E54BB" w14:paraId="26B58DEA" w14:textId="77777777" w:rsidTr="003E009E">
        <w:trPr>
          <w:ins w:id="907" w:author="yamel peraza" w:date="2015-03-18T15:14:00Z"/>
        </w:trPr>
        <w:tc>
          <w:tcPr>
            <w:tcW w:w="3708" w:type="dxa"/>
            <w:tcMar>
              <w:top w:w="100" w:type="dxa"/>
              <w:left w:w="115" w:type="dxa"/>
              <w:bottom w:w="100" w:type="dxa"/>
              <w:right w:w="115" w:type="dxa"/>
            </w:tcMar>
          </w:tcPr>
          <w:p w14:paraId="131818D4" w14:textId="77777777" w:rsidR="003E009E" w:rsidRDefault="003E009E" w:rsidP="003E009E">
            <w:pPr>
              <w:pStyle w:val="NormalWeb"/>
              <w:numPr>
                <w:ilvl w:val="0"/>
                <w:numId w:val="81"/>
              </w:numPr>
              <w:spacing w:before="0" w:beforeAutospacing="0" w:after="150" w:afterAutospacing="0" w:line="294" w:lineRule="atLeast"/>
              <w:ind w:left="150"/>
              <w:jc w:val="left"/>
              <w:rPr>
                <w:ins w:id="908" w:author="yamel peraza" w:date="2015-03-18T15:14:00Z"/>
                <w:b/>
                <w:i/>
              </w:rPr>
            </w:pPr>
            <w:ins w:id="909" w:author="yamel peraza" w:date="2015-03-18T15:14:00Z">
              <w:r w:rsidRPr="00DE75FA">
                <w:rPr>
                  <w:b/>
                  <w:i/>
                </w:rPr>
                <w:t>Entry Conditions</w:t>
              </w:r>
            </w:ins>
          </w:p>
        </w:tc>
        <w:tc>
          <w:tcPr>
            <w:tcW w:w="5850" w:type="dxa"/>
            <w:tcMar>
              <w:top w:w="100" w:type="dxa"/>
              <w:left w:w="115" w:type="dxa"/>
              <w:bottom w:w="100" w:type="dxa"/>
              <w:right w:w="115" w:type="dxa"/>
            </w:tcMar>
          </w:tcPr>
          <w:p w14:paraId="1E7D422D" w14:textId="77777777" w:rsidR="003E009E" w:rsidRPr="006E29AE" w:rsidRDefault="003E009E" w:rsidP="003E009E">
            <w:pPr>
              <w:pStyle w:val="ListParagraph"/>
              <w:numPr>
                <w:ilvl w:val="0"/>
                <w:numId w:val="81"/>
              </w:numPr>
              <w:jc w:val="left"/>
              <w:rPr>
                <w:ins w:id="910" w:author="yamel peraza" w:date="2015-03-18T15:14:00Z"/>
                <w:rFonts w:eastAsiaTheme="minorHAnsi"/>
              </w:rPr>
            </w:pPr>
            <w:ins w:id="911" w:author="yamel peraza" w:date="2015-03-18T15:14:00Z">
              <w:r>
                <w:rPr>
                  <w:rFonts w:ascii="Times New Roman" w:eastAsiaTheme="minorHAnsi" w:hAnsi="Times New Roman" w:cs="Times New Roman"/>
                </w:rPr>
                <w:t>Student successfully submitted a virtual machine request and notified head professor via email about it.</w:t>
              </w:r>
            </w:ins>
          </w:p>
          <w:p w14:paraId="466084ED" w14:textId="77777777" w:rsidR="003E009E" w:rsidRPr="002E54BB" w:rsidRDefault="003E009E" w:rsidP="003E009E">
            <w:pPr>
              <w:pStyle w:val="ListParagraph"/>
              <w:numPr>
                <w:ilvl w:val="0"/>
                <w:numId w:val="81"/>
              </w:numPr>
              <w:jc w:val="left"/>
              <w:rPr>
                <w:ins w:id="912" w:author="yamel peraza" w:date="2015-03-18T15:14:00Z"/>
                <w:rFonts w:eastAsiaTheme="minorHAnsi"/>
              </w:rPr>
            </w:pPr>
            <w:ins w:id="913" w:author="yamel peraza" w:date="2015-03-18T15:14:00Z">
              <w:r>
                <w:rPr>
                  <w:rFonts w:ascii="Times New Roman" w:eastAsiaTheme="minorHAnsi" w:hAnsi="Times New Roman" w:cs="Times New Roman"/>
                </w:rPr>
                <w:t>Head professor is in his fiu.edu email account and in the student’s email notification.</w:t>
              </w:r>
            </w:ins>
          </w:p>
          <w:p w14:paraId="7FD843FF" w14:textId="77777777" w:rsidR="003E009E" w:rsidRPr="002E54BB" w:rsidRDefault="003E009E" w:rsidP="003E009E">
            <w:pPr>
              <w:pStyle w:val="ListParagraph"/>
              <w:numPr>
                <w:ilvl w:val="0"/>
                <w:numId w:val="81"/>
              </w:numPr>
              <w:jc w:val="left"/>
              <w:rPr>
                <w:ins w:id="914" w:author="yamel peraza" w:date="2015-03-18T15:14:00Z"/>
                <w:rFonts w:eastAsiaTheme="minorHAnsi"/>
              </w:rPr>
            </w:pPr>
            <w:ins w:id="915" w:author="yamel peraza" w:date="2015-03-18T15:14:00Z">
              <w:r>
                <w:rPr>
                  <w:rFonts w:ascii="Times New Roman" w:eastAsiaTheme="minorHAnsi" w:hAnsi="Times New Roman" w:cs="Times New Roman"/>
                </w:rPr>
                <w:t>Head professor is logged into the system.</w:t>
              </w:r>
            </w:ins>
          </w:p>
        </w:tc>
      </w:tr>
      <w:tr w:rsidR="003E009E" w:rsidRPr="00A374D0" w14:paraId="1B9F7399" w14:textId="77777777" w:rsidTr="003E009E">
        <w:trPr>
          <w:ins w:id="916" w:author="yamel peraza" w:date="2015-03-18T15:14:00Z"/>
        </w:trPr>
        <w:tc>
          <w:tcPr>
            <w:tcW w:w="3708" w:type="dxa"/>
            <w:shd w:val="clear" w:color="auto" w:fill="BDD6EE"/>
            <w:tcMar>
              <w:top w:w="100" w:type="dxa"/>
              <w:left w:w="115" w:type="dxa"/>
              <w:bottom w:w="100" w:type="dxa"/>
              <w:right w:w="115" w:type="dxa"/>
            </w:tcMar>
          </w:tcPr>
          <w:p w14:paraId="1E1222A6" w14:textId="77777777" w:rsidR="003E009E" w:rsidRPr="00DE75FA" w:rsidRDefault="003E009E" w:rsidP="003E009E">
            <w:pPr>
              <w:spacing w:after="0" w:line="360" w:lineRule="auto"/>
              <w:rPr>
                <w:ins w:id="917" w:author="yamel peraza" w:date="2015-03-18T15:14:00Z"/>
                <w:rFonts w:ascii="Times New Roman" w:hAnsi="Times New Roman" w:cs="Times New Roman"/>
              </w:rPr>
            </w:pPr>
            <w:ins w:id="918" w:author="yamel peraza" w:date="2015-03-18T15:14:00Z">
              <w:r w:rsidRPr="00DE75FA">
                <w:rPr>
                  <w:rFonts w:ascii="Times New Roman" w:eastAsia="Times New Roman" w:hAnsi="Times New Roman" w:cs="Times New Roman"/>
                  <w:b/>
                  <w:i/>
                  <w:sz w:val="24"/>
                </w:rPr>
                <w:lastRenderedPageBreak/>
                <w:t>Flow of Events</w:t>
              </w:r>
            </w:ins>
          </w:p>
        </w:tc>
        <w:tc>
          <w:tcPr>
            <w:tcW w:w="5850" w:type="dxa"/>
            <w:shd w:val="clear" w:color="auto" w:fill="BDD6EE"/>
            <w:tcMar>
              <w:top w:w="100" w:type="dxa"/>
              <w:left w:w="115" w:type="dxa"/>
              <w:bottom w:w="100" w:type="dxa"/>
              <w:right w:w="115" w:type="dxa"/>
            </w:tcMar>
          </w:tcPr>
          <w:p w14:paraId="38C80F93" w14:textId="77777777" w:rsidR="003E009E" w:rsidRDefault="003E009E" w:rsidP="003E009E">
            <w:pPr>
              <w:pStyle w:val="ListParagraph"/>
              <w:numPr>
                <w:ilvl w:val="0"/>
                <w:numId w:val="84"/>
              </w:numPr>
              <w:jc w:val="left"/>
              <w:rPr>
                <w:ins w:id="919" w:author="yamel peraza" w:date="2015-03-18T15:14:00Z"/>
                <w:rFonts w:eastAsiaTheme="minorHAnsi"/>
              </w:rPr>
            </w:pPr>
            <w:ins w:id="920" w:author="yamel peraza" w:date="2015-03-18T15:14:00Z">
              <w:r>
                <w:rPr>
                  <w:rFonts w:eastAsiaTheme="minorHAnsi"/>
                </w:rPr>
                <w:t>The use case begins when the head professor clicks on the existing link on the email’s body page.</w:t>
              </w:r>
            </w:ins>
          </w:p>
          <w:p w14:paraId="6E0A4900" w14:textId="77777777" w:rsidR="003E009E" w:rsidRPr="00A374D0" w:rsidRDefault="003E009E" w:rsidP="003E009E">
            <w:pPr>
              <w:pStyle w:val="ListParagraph"/>
              <w:numPr>
                <w:ilvl w:val="0"/>
                <w:numId w:val="84"/>
              </w:numPr>
              <w:jc w:val="left"/>
              <w:rPr>
                <w:ins w:id="921" w:author="yamel peraza" w:date="2015-03-18T15:14:00Z"/>
                <w:rFonts w:eastAsiaTheme="minorHAnsi"/>
              </w:rPr>
            </w:pPr>
            <w:ins w:id="922" w:author="yamel peraza" w:date="2015-03-18T15:14:00Z">
              <w:r>
                <w:rPr>
                  <w:rFonts w:eastAsiaTheme="minorHAnsi"/>
                </w:rPr>
                <w:t>System navigates to VM – Request page in Senior Project Website and loads all virtual machine request from the corresponding project with status equal to “PENDING”.</w:t>
              </w:r>
              <w:r w:rsidRPr="00A374D0">
                <w:rPr>
                  <w:rFonts w:eastAsiaTheme="minorHAnsi"/>
                </w:rPr>
                <w:t xml:space="preserve"> </w:t>
              </w:r>
            </w:ins>
          </w:p>
        </w:tc>
      </w:tr>
      <w:tr w:rsidR="003E009E" w:rsidRPr="00F066EA" w14:paraId="3329D5F7" w14:textId="77777777" w:rsidTr="003E009E">
        <w:trPr>
          <w:ins w:id="923" w:author="yamel peraza" w:date="2015-03-18T15:14:00Z"/>
        </w:trPr>
        <w:tc>
          <w:tcPr>
            <w:tcW w:w="3708" w:type="dxa"/>
            <w:tcMar>
              <w:top w:w="100" w:type="dxa"/>
              <w:left w:w="115" w:type="dxa"/>
              <w:bottom w:w="100" w:type="dxa"/>
              <w:right w:w="115" w:type="dxa"/>
            </w:tcMar>
          </w:tcPr>
          <w:p w14:paraId="4F226BF4" w14:textId="77777777" w:rsidR="003E009E" w:rsidRPr="00DE75FA" w:rsidRDefault="003E009E" w:rsidP="003E009E">
            <w:pPr>
              <w:spacing w:after="0" w:line="360" w:lineRule="auto"/>
              <w:rPr>
                <w:ins w:id="924" w:author="yamel peraza" w:date="2015-03-18T15:14:00Z"/>
                <w:rFonts w:ascii="Times New Roman" w:hAnsi="Times New Roman" w:cs="Times New Roman"/>
              </w:rPr>
            </w:pPr>
            <w:ins w:id="925" w:author="yamel peraza" w:date="2015-03-18T15:14: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6945265" w14:textId="77777777" w:rsidR="003E009E" w:rsidRPr="00F066EA" w:rsidRDefault="003E009E" w:rsidP="003E009E">
            <w:pPr>
              <w:pStyle w:val="ListParagraph"/>
              <w:numPr>
                <w:ilvl w:val="0"/>
                <w:numId w:val="70"/>
              </w:numPr>
              <w:spacing w:line="256" w:lineRule="auto"/>
              <w:jc w:val="left"/>
              <w:rPr>
                <w:ins w:id="926" w:author="yamel peraza" w:date="2015-03-18T15:14:00Z"/>
                <w:rFonts w:ascii="Times New Roman" w:eastAsiaTheme="minorHAnsi" w:hAnsi="Times New Roman" w:cs="Times New Roman"/>
              </w:rPr>
            </w:pPr>
            <w:ins w:id="927" w:author="yamel peraza" w:date="2015-03-18T15:14:00Z">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ins>
          </w:p>
        </w:tc>
      </w:tr>
      <w:tr w:rsidR="003E009E" w:rsidRPr="00453CF3" w14:paraId="10DF4FEC" w14:textId="77777777" w:rsidTr="003E009E">
        <w:trPr>
          <w:trHeight w:val="583"/>
          <w:ins w:id="928" w:author="yamel peraza" w:date="2015-03-18T15:14:00Z"/>
        </w:trPr>
        <w:tc>
          <w:tcPr>
            <w:tcW w:w="3708" w:type="dxa"/>
            <w:tcMar>
              <w:top w:w="100" w:type="dxa"/>
              <w:left w:w="115" w:type="dxa"/>
              <w:bottom w:w="100" w:type="dxa"/>
              <w:right w:w="115" w:type="dxa"/>
            </w:tcMar>
          </w:tcPr>
          <w:p w14:paraId="67024683" w14:textId="77777777" w:rsidR="003E009E" w:rsidRPr="00DE75FA" w:rsidRDefault="003E009E" w:rsidP="003E009E">
            <w:pPr>
              <w:spacing w:after="0" w:line="360" w:lineRule="auto"/>
              <w:rPr>
                <w:ins w:id="929" w:author="yamel peraza" w:date="2015-03-18T15:14:00Z"/>
                <w:rFonts w:ascii="Times New Roman" w:hAnsi="Times New Roman" w:cs="Times New Roman"/>
              </w:rPr>
            </w:pPr>
            <w:ins w:id="930" w:author="yamel peraza" w:date="2015-03-18T15:14: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D57EB00" w14:textId="77777777" w:rsidR="003E009E" w:rsidRPr="00453CF3" w:rsidRDefault="003E009E" w:rsidP="003E009E">
            <w:pPr>
              <w:pStyle w:val="ListParagraph"/>
              <w:numPr>
                <w:ilvl w:val="0"/>
                <w:numId w:val="69"/>
              </w:numPr>
              <w:jc w:val="left"/>
              <w:rPr>
                <w:ins w:id="931" w:author="yamel peraza" w:date="2015-03-18T15:14:00Z"/>
                <w:rFonts w:ascii="Times New Roman" w:eastAsiaTheme="minorHAnsi" w:hAnsi="Times New Roman" w:cs="Times New Roman"/>
              </w:rPr>
            </w:pPr>
            <w:ins w:id="932" w:author="yamel peraza" w:date="2015-03-18T15:14:00Z">
              <w:r>
                <w:rPr>
                  <w:rFonts w:ascii="Times New Roman" w:hAnsi="Times New Roman" w:cs="Times New Roman"/>
                </w:rPr>
                <w:t>Head professor successfully accessed virtual machine request.</w:t>
              </w:r>
            </w:ins>
          </w:p>
        </w:tc>
      </w:tr>
      <w:tr w:rsidR="003E009E" w:rsidRPr="004C2E8A" w14:paraId="73F6CE40" w14:textId="77777777" w:rsidTr="003E009E">
        <w:trPr>
          <w:ins w:id="933" w:author="yamel peraza" w:date="2015-03-18T15:14:00Z"/>
        </w:trPr>
        <w:tc>
          <w:tcPr>
            <w:tcW w:w="3708" w:type="dxa"/>
            <w:shd w:val="clear" w:color="auto" w:fill="BDD6EE"/>
            <w:tcMar>
              <w:top w:w="100" w:type="dxa"/>
              <w:left w:w="115" w:type="dxa"/>
              <w:bottom w:w="100" w:type="dxa"/>
              <w:right w:w="115" w:type="dxa"/>
            </w:tcMar>
          </w:tcPr>
          <w:p w14:paraId="6209B9F1" w14:textId="77777777" w:rsidR="003E009E" w:rsidRPr="00DE75FA" w:rsidRDefault="003E009E" w:rsidP="003E009E">
            <w:pPr>
              <w:spacing w:after="0" w:line="360" w:lineRule="auto"/>
              <w:rPr>
                <w:ins w:id="934" w:author="yamel peraza" w:date="2015-03-18T15:14:00Z"/>
                <w:rFonts w:ascii="Times New Roman" w:eastAsia="Times New Roman" w:hAnsi="Times New Roman" w:cs="Times New Roman"/>
                <w:b/>
                <w:i/>
                <w:sz w:val="24"/>
              </w:rPr>
            </w:pPr>
            <w:ins w:id="935" w:author="yamel peraza" w:date="2015-03-18T15:14: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A2F4F02" w14:textId="77777777" w:rsidR="003E009E" w:rsidRPr="004C2E8A" w:rsidRDefault="003E009E" w:rsidP="003E009E">
            <w:pPr>
              <w:pStyle w:val="ListParagraph"/>
              <w:numPr>
                <w:ilvl w:val="0"/>
                <w:numId w:val="70"/>
              </w:numPr>
              <w:jc w:val="left"/>
              <w:rPr>
                <w:ins w:id="936" w:author="yamel peraza" w:date="2015-03-18T15:14:00Z"/>
                <w:rFonts w:eastAsiaTheme="minorHAnsi"/>
              </w:rPr>
            </w:pPr>
            <w:ins w:id="937" w:author="yamel peraza" w:date="2015-03-18T15:14:00Z">
              <w:r>
                <w:rPr>
                  <w:rFonts w:eastAsiaTheme="minorHAnsi"/>
                </w:rPr>
                <w:t>If a user other than head professor attempts to access/hack into VM – Requests page, system denies user’s access to VM-Requests page and prompts warning message.</w:t>
              </w:r>
            </w:ins>
          </w:p>
        </w:tc>
      </w:tr>
    </w:tbl>
    <w:p w14:paraId="75E4600F" w14:textId="77777777" w:rsidR="003E009E" w:rsidRDefault="003E009E" w:rsidP="00900A1E">
      <w:pPr>
        <w:rPr>
          <w:ins w:id="938" w:author="yamel peraza" w:date="2015-03-18T15:11:00Z"/>
        </w:rPr>
      </w:pPr>
    </w:p>
    <w:p w14:paraId="55461E14" w14:textId="77777777" w:rsidR="003E009E" w:rsidRDefault="003E009E" w:rsidP="00900A1E">
      <w:pPr>
        <w:rPr>
          <w:ins w:id="93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956535" w14:paraId="0F1ACF43" w14:textId="77777777" w:rsidTr="003E009E">
        <w:trPr>
          <w:ins w:id="940" w:author="yamel peraza" w:date="2015-03-18T15:15:00Z"/>
        </w:trPr>
        <w:tc>
          <w:tcPr>
            <w:tcW w:w="3708" w:type="dxa"/>
            <w:tcMar>
              <w:top w:w="100" w:type="dxa"/>
              <w:left w:w="115" w:type="dxa"/>
              <w:bottom w:w="100" w:type="dxa"/>
              <w:right w:w="115" w:type="dxa"/>
            </w:tcMar>
          </w:tcPr>
          <w:p w14:paraId="43B0EDB8" w14:textId="12FBFD8A" w:rsidR="003E009E" w:rsidRPr="00B42D5C" w:rsidRDefault="003E009E" w:rsidP="003E009E">
            <w:pPr>
              <w:spacing w:after="0" w:line="360" w:lineRule="auto"/>
              <w:rPr>
                <w:ins w:id="941" w:author="yamel peraza" w:date="2015-03-18T15:15:00Z"/>
                <w:rFonts w:ascii="Times New Roman" w:hAnsi="Times New Roman" w:cs="Times New Roman"/>
                <w:sz w:val="24"/>
                <w:szCs w:val="24"/>
              </w:rPr>
            </w:pPr>
            <w:ins w:id="942" w:author="yamel peraza" w:date="2015-03-18T15:15: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(SPW5_112</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9C7AAA" w14:textId="77777777" w:rsidR="003E009E" w:rsidRPr="00956535" w:rsidRDefault="003E009E">
            <w:pPr>
              <w:pStyle w:val="Heading1"/>
              <w:numPr>
                <w:ilvl w:val="0"/>
                <w:numId w:val="0"/>
              </w:numPr>
              <w:shd w:val="clear" w:color="auto" w:fill="FFFFFF"/>
              <w:spacing w:before="0" w:after="0"/>
              <w:rPr>
                <w:ins w:id="943" w:author="yamel peraza" w:date="2015-03-18T15:15:00Z"/>
                <w:bCs w:val="0"/>
                <w:color w:val="000000"/>
                <w:szCs w:val="24"/>
              </w:rPr>
              <w:pPrChange w:id="944" w:author="yamel peraza" w:date="2015-03-21T15:29:00Z">
                <w:pPr>
                  <w:pStyle w:val="Heading1"/>
                  <w:shd w:val="clear" w:color="auto" w:fill="FFFFFF"/>
                  <w:spacing w:before="0" w:after="0"/>
                </w:pPr>
              </w:pPrChange>
            </w:pPr>
            <w:ins w:id="945" w:author="yamel peraza" w:date="2015-03-18T15:15:00Z">
              <w:r w:rsidRPr="00956535">
                <w:rPr>
                  <w:rStyle w:val="card-name"/>
                  <w:bCs w:val="0"/>
                  <w:color w:val="000000"/>
                  <w:szCs w:val="24"/>
                </w:rPr>
                <w:t>Set Default Email Notification</w:t>
              </w:r>
            </w:ins>
          </w:p>
        </w:tc>
      </w:tr>
      <w:tr w:rsidR="003E009E" w:rsidRPr="00DE75FA" w14:paraId="34319A38" w14:textId="77777777" w:rsidTr="003E009E">
        <w:trPr>
          <w:ins w:id="946" w:author="yamel peraza" w:date="2015-03-18T15:15:00Z"/>
        </w:trPr>
        <w:tc>
          <w:tcPr>
            <w:tcW w:w="3708" w:type="dxa"/>
            <w:tcMar>
              <w:top w:w="100" w:type="dxa"/>
              <w:left w:w="115" w:type="dxa"/>
              <w:bottom w:w="100" w:type="dxa"/>
              <w:right w:w="115" w:type="dxa"/>
            </w:tcMar>
          </w:tcPr>
          <w:p w14:paraId="128DE86D" w14:textId="77777777" w:rsidR="003E009E" w:rsidRPr="00DE75FA" w:rsidRDefault="003E009E" w:rsidP="003E009E">
            <w:pPr>
              <w:spacing w:after="0" w:line="360" w:lineRule="auto"/>
              <w:rPr>
                <w:ins w:id="947" w:author="yamel peraza" w:date="2015-03-18T15:15:00Z"/>
                <w:rFonts w:ascii="Times New Roman" w:hAnsi="Times New Roman" w:cs="Times New Roman"/>
              </w:rPr>
            </w:pPr>
            <w:ins w:id="948" w:author="yamel peraza" w:date="2015-03-18T15:15: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91A6214" w14:textId="77777777" w:rsidR="003E009E" w:rsidRPr="00DE75FA" w:rsidRDefault="003E009E" w:rsidP="003E009E">
            <w:pPr>
              <w:spacing w:after="0" w:line="360" w:lineRule="auto"/>
              <w:rPr>
                <w:ins w:id="949" w:author="yamel peraza" w:date="2015-03-18T15:15:00Z"/>
                <w:rFonts w:ascii="Times New Roman" w:hAnsi="Times New Roman" w:cs="Times New Roman"/>
              </w:rPr>
            </w:pPr>
            <w:ins w:id="950" w:author="yamel peraza" w:date="2015-03-18T15:15:00Z">
              <w:r>
                <w:rPr>
                  <w:rFonts w:ascii="Times New Roman" w:eastAsia="Times New Roman" w:hAnsi="Times New Roman" w:cs="Times New Roman"/>
                  <w:sz w:val="24"/>
                </w:rPr>
                <w:t>Head professor</w:t>
              </w:r>
            </w:ins>
          </w:p>
        </w:tc>
      </w:tr>
      <w:tr w:rsidR="003E009E" w:rsidRPr="00956535" w14:paraId="59EE1D0C" w14:textId="77777777" w:rsidTr="003E009E">
        <w:trPr>
          <w:ins w:id="951" w:author="yamel peraza" w:date="2015-03-18T15:15:00Z"/>
        </w:trPr>
        <w:tc>
          <w:tcPr>
            <w:tcW w:w="3708" w:type="dxa"/>
            <w:tcMar>
              <w:top w:w="100" w:type="dxa"/>
              <w:left w:w="115" w:type="dxa"/>
              <w:bottom w:w="100" w:type="dxa"/>
              <w:right w:w="115" w:type="dxa"/>
            </w:tcMar>
          </w:tcPr>
          <w:p w14:paraId="6DF620F8"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52" w:author="yamel peraza" w:date="2015-03-18T15:15:00Z"/>
                <w:rFonts w:ascii="Arial" w:hAnsi="Arial" w:cs="Arial"/>
                <w:color w:val="000000"/>
                <w:sz w:val="21"/>
                <w:szCs w:val="21"/>
              </w:rPr>
            </w:pPr>
            <w:ins w:id="953" w:author="yamel peraza" w:date="2015-03-18T15:15:00Z">
              <w:r>
                <w:rPr>
                  <w:b/>
                  <w:i/>
                </w:rPr>
                <w:t xml:space="preserve">User Story </w:t>
              </w:r>
              <w:r>
                <w:rPr>
                  <w:b/>
                </w:rPr>
                <w:t>#145</w:t>
              </w:r>
            </w:ins>
          </w:p>
        </w:tc>
        <w:tc>
          <w:tcPr>
            <w:tcW w:w="5850" w:type="dxa"/>
            <w:tcMar>
              <w:top w:w="100" w:type="dxa"/>
              <w:left w:w="115" w:type="dxa"/>
              <w:bottom w:w="100" w:type="dxa"/>
              <w:right w:w="115" w:type="dxa"/>
            </w:tcMar>
          </w:tcPr>
          <w:p w14:paraId="165BC701" w14:textId="77777777" w:rsidR="003E009E" w:rsidRPr="00956535" w:rsidRDefault="003E009E" w:rsidP="003E009E">
            <w:pPr>
              <w:shd w:val="clear" w:color="auto" w:fill="FFFFFF"/>
              <w:spacing w:before="75" w:after="75" w:line="294" w:lineRule="atLeast"/>
              <w:jc w:val="left"/>
              <w:rPr>
                <w:ins w:id="954" w:author="yamel peraza" w:date="2015-03-18T15:15:00Z"/>
                <w:rFonts w:ascii="Times New Roman" w:eastAsia="Times New Roman" w:hAnsi="Times New Roman" w:cs="Times New Roman"/>
                <w:color w:val="000000"/>
                <w:sz w:val="24"/>
                <w:szCs w:val="24"/>
              </w:rPr>
            </w:pPr>
            <w:ins w:id="955" w:author="yamel peraza" w:date="2015-03-18T15:15:00Z">
              <w:r w:rsidRPr="00956535">
                <w:rPr>
                  <w:rFonts w:ascii="Times New Roman" w:eastAsia="Times New Roman" w:hAnsi="Times New Roman" w:cs="Times New Roman"/>
                  <w:color w:val="000000"/>
                  <w:sz w:val="24"/>
                  <w:szCs w:val="24"/>
                </w:rPr>
                <w:t>As a head professor I want to be able to choose a default person’s email to notify him about vm creation, so I don’t have to memorize his email, neither input it every time manually.</w:t>
              </w:r>
            </w:ins>
          </w:p>
        </w:tc>
      </w:tr>
      <w:tr w:rsidR="003E009E" w:rsidRPr="002E54BB" w14:paraId="599B64D9" w14:textId="77777777" w:rsidTr="003E009E">
        <w:trPr>
          <w:ins w:id="956" w:author="yamel peraza" w:date="2015-03-18T15:15:00Z"/>
        </w:trPr>
        <w:tc>
          <w:tcPr>
            <w:tcW w:w="3708" w:type="dxa"/>
            <w:tcMar>
              <w:top w:w="100" w:type="dxa"/>
              <w:left w:w="115" w:type="dxa"/>
              <w:bottom w:w="100" w:type="dxa"/>
              <w:right w:w="115" w:type="dxa"/>
            </w:tcMar>
          </w:tcPr>
          <w:p w14:paraId="1EDD2B3B" w14:textId="77777777" w:rsidR="003E009E" w:rsidRDefault="003E009E" w:rsidP="003E009E">
            <w:pPr>
              <w:pStyle w:val="NormalWeb"/>
              <w:numPr>
                <w:ilvl w:val="0"/>
                <w:numId w:val="81"/>
              </w:numPr>
              <w:spacing w:before="0" w:beforeAutospacing="0" w:after="150" w:afterAutospacing="0" w:line="294" w:lineRule="atLeast"/>
              <w:ind w:left="150"/>
              <w:jc w:val="left"/>
              <w:rPr>
                <w:ins w:id="957" w:author="yamel peraza" w:date="2015-03-18T15:15:00Z"/>
                <w:b/>
                <w:i/>
              </w:rPr>
            </w:pPr>
            <w:ins w:id="958" w:author="yamel peraza" w:date="2015-03-18T15:15:00Z">
              <w:r w:rsidRPr="00DE75FA">
                <w:rPr>
                  <w:b/>
                  <w:i/>
                </w:rPr>
                <w:t>Entry Conditions</w:t>
              </w:r>
            </w:ins>
          </w:p>
        </w:tc>
        <w:tc>
          <w:tcPr>
            <w:tcW w:w="5850" w:type="dxa"/>
            <w:tcMar>
              <w:top w:w="100" w:type="dxa"/>
              <w:left w:w="115" w:type="dxa"/>
              <w:bottom w:w="100" w:type="dxa"/>
              <w:right w:w="115" w:type="dxa"/>
            </w:tcMar>
          </w:tcPr>
          <w:p w14:paraId="25D0300E" w14:textId="77777777" w:rsidR="003E009E" w:rsidRDefault="003E009E" w:rsidP="003E009E">
            <w:pPr>
              <w:pStyle w:val="ListParagraph"/>
              <w:numPr>
                <w:ilvl w:val="0"/>
                <w:numId w:val="81"/>
              </w:numPr>
              <w:jc w:val="left"/>
              <w:rPr>
                <w:ins w:id="959" w:author="yamel peraza" w:date="2015-03-18T15:15:00Z"/>
                <w:rFonts w:eastAsiaTheme="minorHAnsi"/>
              </w:rPr>
            </w:pPr>
            <w:ins w:id="960" w:author="yamel peraza" w:date="2015-03-18T15:15:00Z">
              <w:r>
                <w:rPr>
                  <w:rFonts w:eastAsiaTheme="minorHAnsi"/>
                </w:rPr>
                <w:t>Head professor is logged in the system.</w:t>
              </w:r>
            </w:ins>
          </w:p>
          <w:p w14:paraId="3ED056B6" w14:textId="77777777" w:rsidR="003E009E" w:rsidRPr="002E54BB" w:rsidRDefault="003E009E" w:rsidP="003E009E">
            <w:pPr>
              <w:pStyle w:val="ListParagraph"/>
              <w:numPr>
                <w:ilvl w:val="0"/>
                <w:numId w:val="81"/>
              </w:numPr>
              <w:jc w:val="left"/>
              <w:rPr>
                <w:ins w:id="961" w:author="yamel peraza" w:date="2015-03-18T15:15:00Z"/>
                <w:rFonts w:eastAsiaTheme="minorHAnsi"/>
              </w:rPr>
            </w:pPr>
            <w:ins w:id="962" w:author="yamel peraza" w:date="2015-03-18T15:15:00Z">
              <w:r>
                <w:rPr>
                  <w:rFonts w:eastAsiaTheme="minorHAnsi"/>
                </w:rPr>
                <w:t>Head professor is in admin_dashboard page.</w:t>
              </w:r>
            </w:ins>
          </w:p>
        </w:tc>
      </w:tr>
      <w:tr w:rsidR="003E009E" w:rsidRPr="00956535" w14:paraId="21C3D521" w14:textId="77777777" w:rsidTr="003E009E">
        <w:trPr>
          <w:ins w:id="963" w:author="yamel peraza" w:date="2015-03-18T15:15:00Z"/>
        </w:trPr>
        <w:tc>
          <w:tcPr>
            <w:tcW w:w="3708" w:type="dxa"/>
            <w:shd w:val="clear" w:color="auto" w:fill="BDD6EE"/>
            <w:tcMar>
              <w:top w:w="100" w:type="dxa"/>
              <w:left w:w="115" w:type="dxa"/>
              <w:bottom w:w="100" w:type="dxa"/>
              <w:right w:w="115" w:type="dxa"/>
            </w:tcMar>
          </w:tcPr>
          <w:p w14:paraId="3978C5C7" w14:textId="77777777" w:rsidR="003E009E" w:rsidRPr="00DE75FA" w:rsidRDefault="003E009E" w:rsidP="003E009E">
            <w:pPr>
              <w:spacing w:after="0" w:line="360" w:lineRule="auto"/>
              <w:rPr>
                <w:ins w:id="964" w:author="yamel peraza" w:date="2015-03-18T15:15:00Z"/>
                <w:rFonts w:ascii="Times New Roman" w:hAnsi="Times New Roman" w:cs="Times New Roman"/>
              </w:rPr>
            </w:pPr>
            <w:ins w:id="965" w:author="yamel peraza" w:date="2015-03-18T15:15: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6948412D" w14:textId="77777777" w:rsidR="003E009E" w:rsidRDefault="003E009E" w:rsidP="003E009E">
            <w:pPr>
              <w:pStyle w:val="ListParagraph"/>
              <w:numPr>
                <w:ilvl w:val="0"/>
                <w:numId w:val="85"/>
              </w:numPr>
              <w:jc w:val="left"/>
              <w:rPr>
                <w:ins w:id="966" w:author="yamel peraza" w:date="2015-03-18T15:15:00Z"/>
                <w:rFonts w:eastAsiaTheme="minorHAnsi"/>
              </w:rPr>
            </w:pPr>
            <w:ins w:id="967" w:author="yamel peraza" w:date="2015-03-18T15:15:00Z">
              <w:r>
                <w:rPr>
                  <w:rFonts w:eastAsiaTheme="minorHAnsi"/>
                </w:rPr>
                <w:t>Head professors enters school’s system admin name in the input field named “Full Name”.</w:t>
              </w:r>
            </w:ins>
          </w:p>
          <w:p w14:paraId="13F94C0B" w14:textId="77777777" w:rsidR="003E009E" w:rsidRDefault="003E009E" w:rsidP="003E009E">
            <w:pPr>
              <w:pStyle w:val="ListParagraph"/>
              <w:numPr>
                <w:ilvl w:val="0"/>
                <w:numId w:val="85"/>
              </w:numPr>
              <w:jc w:val="left"/>
              <w:rPr>
                <w:ins w:id="968" w:author="yamel peraza" w:date="2015-03-18T15:15:00Z"/>
                <w:rFonts w:eastAsiaTheme="minorHAnsi"/>
              </w:rPr>
            </w:pPr>
            <w:ins w:id="969" w:author="yamel peraza" w:date="2015-03-18T15:15:00Z">
              <w:r>
                <w:rPr>
                  <w:rFonts w:eastAsiaTheme="minorHAnsi"/>
                </w:rPr>
                <w:t>System shows inputted name.</w:t>
              </w:r>
            </w:ins>
          </w:p>
          <w:p w14:paraId="5DE6FCAA" w14:textId="77777777" w:rsidR="003E009E" w:rsidRDefault="003E009E" w:rsidP="003E009E">
            <w:pPr>
              <w:pStyle w:val="ListParagraph"/>
              <w:numPr>
                <w:ilvl w:val="0"/>
                <w:numId w:val="85"/>
              </w:numPr>
              <w:jc w:val="left"/>
              <w:rPr>
                <w:ins w:id="970" w:author="yamel peraza" w:date="2015-03-18T15:15:00Z"/>
                <w:rFonts w:eastAsiaTheme="minorHAnsi"/>
              </w:rPr>
            </w:pPr>
            <w:ins w:id="971" w:author="yamel peraza" w:date="2015-03-18T15:15:00Z">
              <w:r>
                <w:rPr>
                  <w:rFonts w:eastAsiaTheme="minorHAnsi"/>
                </w:rPr>
                <w:t>Head professor enters school’s system admin name in the input filed named email.</w:t>
              </w:r>
            </w:ins>
          </w:p>
          <w:p w14:paraId="0177E838" w14:textId="77777777" w:rsidR="003E009E" w:rsidRDefault="003E009E" w:rsidP="003E009E">
            <w:pPr>
              <w:pStyle w:val="ListParagraph"/>
              <w:numPr>
                <w:ilvl w:val="0"/>
                <w:numId w:val="85"/>
              </w:numPr>
              <w:jc w:val="left"/>
              <w:rPr>
                <w:ins w:id="972" w:author="yamel peraza" w:date="2015-03-18T15:15:00Z"/>
                <w:rFonts w:eastAsiaTheme="minorHAnsi"/>
              </w:rPr>
            </w:pPr>
            <w:ins w:id="973" w:author="yamel peraza" w:date="2015-03-18T15:15:00Z">
              <w:r>
                <w:rPr>
                  <w:rFonts w:eastAsiaTheme="minorHAnsi"/>
                </w:rPr>
                <w:t>System shows inputted email address.</w:t>
              </w:r>
            </w:ins>
          </w:p>
          <w:p w14:paraId="70145361" w14:textId="77777777" w:rsidR="003E009E" w:rsidRDefault="003E009E" w:rsidP="003E009E">
            <w:pPr>
              <w:pStyle w:val="ListParagraph"/>
              <w:numPr>
                <w:ilvl w:val="0"/>
                <w:numId w:val="85"/>
              </w:numPr>
              <w:jc w:val="left"/>
              <w:rPr>
                <w:ins w:id="974" w:author="yamel peraza" w:date="2015-03-18T15:15:00Z"/>
                <w:rFonts w:eastAsiaTheme="minorHAnsi"/>
              </w:rPr>
            </w:pPr>
            <w:ins w:id="975" w:author="yamel peraza" w:date="2015-03-18T15:15:00Z">
              <w:r>
                <w:rPr>
                  <w:rFonts w:eastAsiaTheme="minorHAnsi"/>
                </w:rPr>
                <w:t xml:space="preserve">Head professor clicks on “Set Default Email” button. </w:t>
              </w:r>
            </w:ins>
          </w:p>
          <w:p w14:paraId="56CFA26E" w14:textId="77777777" w:rsidR="003E009E" w:rsidRDefault="003E009E" w:rsidP="003E009E">
            <w:pPr>
              <w:pStyle w:val="ListParagraph"/>
              <w:numPr>
                <w:ilvl w:val="0"/>
                <w:numId w:val="85"/>
              </w:numPr>
              <w:jc w:val="left"/>
              <w:rPr>
                <w:ins w:id="976" w:author="yamel peraza" w:date="2015-03-18T15:15:00Z"/>
                <w:rFonts w:eastAsiaTheme="minorHAnsi"/>
              </w:rPr>
            </w:pPr>
            <w:ins w:id="977" w:author="yamel peraza" w:date="2015-03-18T15:15:00Z">
              <w:r>
                <w:rPr>
                  <w:rFonts w:eastAsiaTheme="minorHAnsi"/>
                </w:rPr>
                <w:t>System validates email address and process request.</w:t>
              </w:r>
            </w:ins>
          </w:p>
          <w:p w14:paraId="76973471" w14:textId="77777777" w:rsidR="003E009E" w:rsidRPr="00956535" w:rsidRDefault="003E009E" w:rsidP="003E009E">
            <w:pPr>
              <w:pStyle w:val="ListParagraph"/>
              <w:numPr>
                <w:ilvl w:val="0"/>
                <w:numId w:val="85"/>
              </w:numPr>
              <w:jc w:val="left"/>
              <w:rPr>
                <w:ins w:id="978" w:author="yamel peraza" w:date="2015-03-18T15:15:00Z"/>
                <w:rFonts w:eastAsiaTheme="minorHAnsi"/>
              </w:rPr>
            </w:pPr>
            <w:ins w:id="979" w:author="yamel peraza" w:date="2015-03-18T15:15:00Z">
              <w:r>
                <w:rPr>
                  <w:rFonts w:eastAsiaTheme="minorHAnsi"/>
                </w:rPr>
                <w:lastRenderedPageBreak/>
                <w:t>Head professor sees default name and email address.</w:t>
              </w:r>
            </w:ins>
          </w:p>
        </w:tc>
      </w:tr>
      <w:tr w:rsidR="003E009E" w:rsidRPr="00F066EA" w14:paraId="7911F916" w14:textId="77777777" w:rsidTr="003E009E">
        <w:trPr>
          <w:ins w:id="980" w:author="yamel peraza" w:date="2015-03-18T15:15:00Z"/>
        </w:trPr>
        <w:tc>
          <w:tcPr>
            <w:tcW w:w="3708" w:type="dxa"/>
            <w:tcMar>
              <w:top w:w="100" w:type="dxa"/>
              <w:left w:w="115" w:type="dxa"/>
              <w:bottom w:w="100" w:type="dxa"/>
              <w:right w:w="115" w:type="dxa"/>
            </w:tcMar>
          </w:tcPr>
          <w:p w14:paraId="70D4130D" w14:textId="77777777" w:rsidR="003E009E" w:rsidRPr="00DE75FA" w:rsidRDefault="003E009E" w:rsidP="003E009E">
            <w:pPr>
              <w:spacing w:after="0" w:line="360" w:lineRule="auto"/>
              <w:rPr>
                <w:ins w:id="981" w:author="yamel peraza" w:date="2015-03-18T15:15:00Z"/>
                <w:rFonts w:ascii="Times New Roman" w:hAnsi="Times New Roman" w:cs="Times New Roman"/>
              </w:rPr>
            </w:pPr>
            <w:ins w:id="982" w:author="yamel peraza" w:date="2015-03-18T15:15: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12EBBF2E" w14:textId="77777777" w:rsidR="003E009E" w:rsidRPr="00F066EA" w:rsidRDefault="003E009E" w:rsidP="003E009E">
            <w:pPr>
              <w:pStyle w:val="ListParagraph"/>
              <w:numPr>
                <w:ilvl w:val="0"/>
                <w:numId w:val="70"/>
              </w:numPr>
              <w:spacing w:line="256" w:lineRule="auto"/>
              <w:jc w:val="left"/>
              <w:rPr>
                <w:ins w:id="983" w:author="yamel peraza" w:date="2015-03-18T15:15:00Z"/>
                <w:rFonts w:ascii="Times New Roman" w:eastAsiaTheme="minorHAnsi" w:hAnsi="Times New Roman" w:cs="Times New Roman"/>
              </w:rPr>
            </w:pPr>
            <w:ins w:id="984" w:author="yamel peraza" w:date="2015-03-18T15:15:00Z">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ins>
          </w:p>
        </w:tc>
      </w:tr>
      <w:tr w:rsidR="003E009E" w:rsidRPr="00453CF3" w14:paraId="2C019D9A" w14:textId="77777777" w:rsidTr="003E009E">
        <w:trPr>
          <w:trHeight w:val="583"/>
          <w:ins w:id="985" w:author="yamel peraza" w:date="2015-03-18T15:15:00Z"/>
        </w:trPr>
        <w:tc>
          <w:tcPr>
            <w:tcW w:w="3708" w:type="dxa"/>
            <w:tcMar>
              <w:top w:w="100" w:type="dxa"/>
              <w:left w:w="115" w:type="dxa"/>
              <w:bottom w:w="100" w:type="dxa"/>
              <w:right w:w="115" w:type="dxa"/>
            </w:tcMar>
          </w:tcPr>
          <w:p w14:paraId="418DB5BB" w14:textId="77777777" w:rsidR="003E009E" w:rsidRPr="00DE75FA" w:rsidRDefault="003E009E" w:rsidP="003E009E">
            <w:pPr>
              <w:spacing w:after="0" w:line="360" w:lineRule="auto"/>
              <w:rPr>
                <w:ins w:id="986" w:author="yamel peraza" w:date="2015-03-18T15:15:00Z"/>
                <w:rFonts w:ascii="Times New Roman" w:hAnsi="Times New Roman" w:cs="Times New Roman"/>
              </w:rPr>
            </w:pPr>
            <w:ins w:id="987" w:author="yamel peraza" w:date="2015-03-18T15:15: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7481A0C5" w14:textId="77777777" w:rsidR="003E009E" w:rsidRPr="00453CF3" w:rsidRDefault="003E009E" w:rsidP="003E009E">
            <w:pPr>
              <w:pStyle w:val="ListParagraph"/>
              <w:numPr>
                <w:ilvl w:val="0"/>
                <w:numId w:val="69"/>
              </w:numPr>
              <w:jc w:val="left"/>
              <w:rPr>
                <w:ins w:id="988" w:author="yamel peraza" w:date="2015-03-18T15:15:00Z"/>
                <w:rFonts w:ascii="Times New Roman" w:eastAsiaTheme="minorHAnsi" w:hAnsi="Times New Roman" w:cs="Times New Roman"/>
              </w:rPr>
            </w:pPr>
            <w:ins w:id="989" w:author="yamel peraza" w:date="2015-03-18T15:15:00Z">
              <w:r>
                <w:rPr>
                  <w:rFonts w:ascii="Times New Roman" w:hAnsi="Times New Roman" w:cs="Times New Roman"/>
                </w:rPr>
                <w:t>Head professor successfully set/changed default name and email address.</w:t>
              </w:r>
            </w:ins>
          </w:p>
        </w:tc>
      </w:tr>
      <w:tr w:rsidR="003E009E" w:rsidRPr="004C2E8A" w14:paraId="3B3C4A52" w14:textId="77777777" w:rsidTr="003E009E">
        <w:trPr>
          <w:ins w:id="990" w:author="yamel peraza" w:date="2015-03-18T15:15:00Z"/>
        </w:trPr>
        <w:tc>
          <w:tcPr>
            <w:tcW w:w="3708" w:type="dxa"/>
            <w:shd w:val="clear" w:color="auto" w:fill="BDD6EE"/>
            <w:tcMar>
              <w:top w:w="100" w:type="dxa"/>
              <w:left w:w="115" w:type="dxa"/>
              <w:bottom w:w="100" w:type="dxa"/>
              <w:right w:w="115" w:type="dxa"/>
            </w:tcMar>
          </w:tcPr>
          <w:p w14:paraId="5507F67C" w14:textId="77777777" w:rsidR="003E009E" w:rsidRPr="00DE75FA" w:rsidRDefault="003E009E" w:rsidP="003E009E">
            <w:pPr>
              <w:spacing w:after="0" w:line="360" w:lineRule="auto"/>
              <w:rPr>
                <w:ins w:id="991" w:author="yamel peraza" w:date="2015-03-18T15:15:00Z"/>
                <w:rFonts w:ascii="Times New Roman" w:eastAsia="Times New Roman" w:hAnsi="Times New Roman" w:cs="Times New Roman"/>
                <w:b/>
                <w:i/>
                <w:sz w:val="24"/>
              </w:rPr>
            </w:pPr>
            <w:ins w:id="992" w:author="yamel peraza" w:date="2015-03-18T15:15: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D87CF36" w14:textId="77777777" w:rsidR="003E009E" w:rsidRDefault="003E009E" w:rsidP="003E009E">
            <w:pPr>
              <w:pStyle w:val="ListParagraph"/>
              <w:numPr>
                <w:ilvl w:val="0"/>
                <w:numId w:val="70"/>
              </w:numPr>
              <w:jc w:val="left"/>
              <w:rPr>
                <w:ins w:id="993" w:author="yamel peraza" w:date="2015-03-18T15:15:00Z"/>
                <w:rFonts w:eastAsiaTheme="minorHAnsi"/>
              </w:rPr>
            </w:pPr>
            <w:ins w:id="994" w:author="yamel peraza" w:date="2015-03-18T15:15:00Z">
              <w:r>
                <w:rPr>
                  <w:rFonts w:eastAsiaTheme="minorHAnsi"/>
                </w:rPr>
                <w:t>If head professor leaves “Full Name” filed empty and clicks on “Set Default Email” button, system shows error message.</w:t>
              </w:r>
            </w:ins>
          </w:p>
          <w:p w14:paraId="4E250E21" w14:textId="77777777" w:rsidR="003E009E" w:rsidRDefault="003E009E" w:rsidP="003E009E">
            <w:pPr>
              <w:pStyle w:val="ListParagraph"/>
              <w:numPr>
                <w:ilvl w:val="0"/>
                <w:numId w:val="70"/>
              </w:numPr>
              <w:jc w:val="left"/>
              <w:rPr>
                <w:ins w:id="995" w:author="yamel peraza" w:date="2015-03-18T15:15:00Z"/>
                <w:rFonts w:eastAsiaTheme="minorHAnsi"/>
              </w:rPr>
            </w:pPr>
            <w:ins w:id="996" w:author="yamel peraza" w:date="2015-03-18T15:15:00Z">
              <w:r>
                <w:rPr>
                  <w:rFonts w:eastAsiaTheme="minorHAnsi"/>
                </w:rPr>
                <w:t>If head professor leaves “Email” field empty and clicks on “Set Default Email” empty, system shows error message.</w:t>
              </w:r>
            </w:ins>
          </w:p>
          <w:p w14:paraId="7E9BD4B6" w14:textId="77777777" w:rsidR="003E009E" w:rsidRPr="004C2E8A" w:rsidRDefault="003E009E" w:rsidP="003E009E">
            <w:pPr>
              <w:pStyle w:val="ListParagraph"/>
              <w:numPr>
                <w:ilvl w:val="0"/>
                <w:numId w:val="70"/>
              </w:numPr>
              <w:jc w:val="left"/>
              <w:rPr>
                <w:ins w:id="997" w:author="yamel peraza" w:date="2015-03-18T15:15:00Z"/>
                <w:rFonts w:eastAsiaTheme="minorHAnsi"/>
              </w:rPr>
            </w:pPr>
            <w:ins w:id="998" w:author="yamel peraza" w:date="2015-03-18T15:15:00Z">
              <w:r>
                <w:rPr>
                  <w:rFonts w:eastAsiaTheme="minorHAnsi"/>
                </w:rPr>
                <w:t>If head professor enters an invalid email address, system shows error message.</w:t>
              </w:r>
            </w:ins>
          </w:p>
        </w:tc>
      </w:tr>
    </w:tbl>
    <w:p w14:paraId="7DFCBE34" w14:textId="77777777" w:rsidR="003E009E" w:rsidRDefault="003E009E" w:rsidP="00900A1E">
      <w:pPr>
        <w:rPr>
          <w:ins w:id="999" w:author="yamel peraza" w:date="2015-03-18T15:11:00Z"/>
        </w:rPr>
      </w:pPr>
    </w:p>
    <w:p w14:paraId="6419C208" w14:textId="77777777" w:rsidR="003E009E" w:rsidRDefault="003E009E" w:rsidP="00900A1E">
      <w:pPr>
        <w:rPr>
          <w:ins w:id="1000" w:author="yamel peraza" w:date="2015-03-18T15:11:00Z"/>
        </w:rPr>
      </w:pPr>
    </w:p>
    <w:p w14:paraId="4B359189" w14:textId="77777777" w:rsidR="003E009E" w:rsidRDefault="003E009E" w:rsidP="00900A1E">
      <w:pPr>
        <w:rPr>
          <w:ins w:id="1001"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5A6E6B" w:rsidRPr="00C873EF" w14:paraId="1DDA4BDA" w14:textId="77777777" w:rsidTr="00F70EB6">
        <w:trPr>
          <w:ins w:id="1002" w:author="yamel peraza" w:date="2015-03-18T15:17:00Z"/>
        </w:trPr>
        <w:tc>
          <w:tcPr>
            <w:tcW w:w="3708" w:type="dxa"/>
            <w:tcMar>
              <w:top w:w="100" w:type="dxa"/>
              <w:left w:w="115" w:type="dxa"/>
              <w:bottom w:w="100" w:type="dxa"/>
              <w:right w:w="115" w:type="dxa"/>
            </w:tcMar>
          </w:tcPr>
          <w:p w14:paraId="59AA598F" w14:textId="1D33CF1D" w:rsidR="005A6E6B" w:rsidRPr="00B42D5C" w:rsidRDefault="005A6E6B" w:rsidP="00F70EB6">
            <w:pPr>
              <w:spacing w:after="0" w:line="360" w:lineRule="auto"/>
              <w:rPr>
                <w:ins w:id="1003" w:author="yamel peraza" w:date="2015-03-18T15:17:00Z"/>
                <w:rFonts w:ascii="Times New Roman" w:hAnsi="Times New Roman" w:cs="Times New Roman"/>
                <w:sz w:val="24"/>
                <w:szCs w:val="24"/>
              </w:rPr>
            </w:pPr>
            <w:ins w:id="1004" w:author="yamel peraza" w:date="2015-03-18T15:17: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005" w:author="yamel peraza" w:date="2015-03-21T11:44:00Z">
              <w:r w:rsidR="00E76938">
                <w:rPr>
                  <w:rFonts w:ascii="Times New Roman" w:eastAsia="Times New Roman" w:hAnsi="Times New Roman" w:cs="Times New Roman"/>
                  <w:b/>
                  <w:sz w:val="24"/>
                  <w:szCs w:val="24"/>
                </w:rPr>
                <w:t>113</w:t>
              </w:r>
            </w:ins>
            <w:ins w:id="1006" w:author="yamel peraza" w:date="2015-03-18T15:17: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73A97B1" w14:textId="77777777" w:rsidR="005A6E6B" w:rsidRPr="00C873EF" w:rsidRDefault="005A6E6B">
            <w:pPr>
              <w:pStyle w:val="Heading1"/>
              <w:numPr>
                <w:ilvl w:val="0"/>
                <w:numId w:val="0"/>
              </w:numPr>
              <w:shd w:val="clear" w:color="auto" w:fill="FFFFFF"/>
              <w:spacing w:before="0" w:after="0"/>
              <w:rPr>
                <w:ins w:id="1007" w:author="yamel peraza" w:date="2015-03-18T15:17:00Z"/>
                <w:bCs w:val="0"/>
                <w:color w:val="000000"/>
                <w:szCs w:val="24"/>
              </w:rPr>
              <w:pPrChange w:id="1008" w:author="yamel peraza" w:date="2015-03-21T15:29:00Z">
                <w:pPr>
                  <w:pStyle w:val="Heading1"/>
                  <w:shd w:val="clear" w:color="auto" w:fill="FFFFFF"/>
                  <w:spacing w:before="0" w:after="0"/>
                </w:pPr>
              </w:pPrChange>
            </w:pPr>
            <w:ins w:id="1009" w:author="yamel peraza" w:date="2015-03-18T15:17:00Z">
              <w:r w:rsidRPr="00C873EF">
                <w:rPr>
                  <w:rStyle w:val="card-name"/>
                  <w:bCs w:val="0"/>
                  <w:color w:val="000000"/>
                  <w:szCs w:val="24"/>
                </w:rPr>
                <w:t>Add Virtual Machine Image</w:t>
              </w:r>
            </w:ins>
          </w:p>
        </w:tc>
      </w:tr>
      <w:tr w:rsidR="005A6E6B" w:rsidRPr="00DE75FA" w14:paraId="1457344E" w14:textId="77777777" w:rsidTr="00F70EB6">
        <w:trPr>
          <w:ins w:id="1010" w:author="yamel peraza" w:date="2015-03-18T15:17:00Z"/>
        </w:trPr>
        <w:tc>
          <w:tcPr>
            <w:tcW w:w="3708" w:type="dxa"/>
            <w:tcMar>
              <w:top w:w="100" w:type="dxa"/>
              <w:left w:w="115" w:type="dxa"/>
              <w:bottom w:w="100" w:type="dxa"/>
              <w:right w:w="115" w:type="dxa"/>
            </w:tcMar>
          </w:tcPr>
          <w:p w14:paraId="5A9CA90F" w14:textId="77777777" w:rsidR="005A6E6B" w:rsidRPr="00DE75FA" w:rsidRDefault="005A6E6B" w:rsidP="00F70EB6">
            <w:pPr>
              <w:spacing w:after="0" w:line="360" w:lineRule="auto"/>
              <w:rPr>
                <w:ins w:id="1011" w:author="yamel peraza" w:date="2015-03-18T15:17:00Z"/>
                <w:rFonts w:ascii="Times New Roman" w:hAnsi="Times New Roman" w:cs="Times New Roman"/>
              </w:rPr>
            </w:pPr>
            <w:ins w:id="1012" w:author="yamel peraza" w:date="2015-03-18T15:17: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470E8D80" w14:textId="77777777" w:rsidR="005A6E6B" w:rsidRPr="00DE75FA" w:rsidRDefault="005A6E6B" w:rsidP="00F70EB6">
            <w:pPr>
              <w:spacing w:after="0" w:line="360" w:lineRule="auto"/>
              <w:rPr>
                <w:ins w:id="1013" w:author="yamel peraza" w:date="2015-03-18T15:17:00Z"/>
                <w:rFonts w:ascii="Times New Roman" w:hAnsi="Times New Roman" w:cs="Times New Roman"/>
              </w:rPr>
            </w:pPr>
            <w:ins w:id="1014" w:author="yamel peraza" w:date="2015-03-18T15:17:00Z">
              <w:r>
                <w:rPr>
                  <w:rFonts w:ascii="Times New Roman" w:eastAsia="Times New Roman" w:hAnsi="Times New Roman" w:cs="Times New Roman"/>
                  <w:sz w:val="24"/>
                </w:rPr>
                <w:t>Head professor</w:t>
              </w:r>
            </w:ins>
          </w:p>
        </w:tc>
      </w:tr>
      <w:tr w:rsidR="005A6E6B" w:rsidRPr="00C873EF" w14:paraId="17C3F719" w14:textId="77777777" w:rsidTr="00F70EB6">
        <w:trPr>
          <w:ins w:id="1015" w:author="yamel peraza" w:date="2015-03-18T15:17:00Z"/>
        </w:trPr>
        <w:tc>
          <w:tcPr>
            <w:tcW w:w="3708" w:type="dxa"/>
            <w:tcMar>
              <w:top w:w="100" w:type="dxa"/>
              <w:left w:w="115" w:type="dxa"/>
              <w:bottom w:w="100" w:type="dxa"/>
              <w:right w:w="115" w:type="dxa"/>
            </w:tcMar>
          </w:tcPr>
          <w:p w14:paraId="707E4EC7" w14:textId="77777777" w:rsidR="005A6E6B" w:rsidRPr="00B42D5C" w:rsidRDefault="005A6E6B" w:rsidP="005A6E6B">
            <w:pPr>
              <w:pStyle w:val="NormalWeb"/>
              <w:numPr>
                <w:ilvl w:val="0"/>
                <w:numId w:val="81"/>
              </w:numPr>
              <w:spacing w:before="0" w:beforeAutospacing="0" w:after="150" w:afterAutospacing="0" w:line="294" w:lineRule="atLeast"/>
              <w:ind w:left="150"/>
              <w:jc w:val="left"/>
              <w:rPr>
                <w:ins w:id="1016" w:author="yamel peraza" w:date="2015-03-18T15:17:00Z"/>
                <w:rFonts w:ascii="Arial" w:hAnsi="Arial" w:cs="Arial"/>
                <w:color w:val="000000"/>
                <w:sz w:val="21"/>
                <w:szCs w:val="21"/>
              </w:rPr>
            </w:pPr>
            <w:ins w:id="1017" w:author="yamel peraza" w:date="2015-03-18T15:17:00Z">
              <w:r>
                <w:rPr>
                  <w:b/>
                  <w:i/>
                </w:rPr>
                <w:t xml:space="preserve">User Story </w:t>
              </w:r>
              <w:r>
                <w:rPr>
                  <w:b/>
                </w:rPr>
                <w:t>#218</w:t>
              </w:r>
            </w:ins>
          </w:p>
        </w:tc>
        <w:tc>
          <w:tcPr>
            <w:tcW w:w="5850" w:type="dxa"/>
            <w:tcMar>
              <w:top w:w="100" w:type="dxa"/>
              <w:left w:w="115" w:type="dxa"/>
              <w:bottom w:w="100" w:type="dxa"/>
              <w:right w:w="115" w:type="dxa"/>
            </w:tcMar>
          </w:tcPr>
          <w:p w14:paraId="38A11C35" w14:textId="77777777" w:rsidR="005A6E6B" w:rsidRPr="00C873EF" w:rsidRDefault="005A6E6B" w:rsidP="00F70EB6">
            <w:pPr>
              <w:shd w:val="clear" w:color="auto" w:fill="FFFFFF"/>
              <w:spacing w:before="75" w:after="75" w:line="294" w:lineRule="atLeast"/>
              <w:jc w:val="left"/>
              <w:rPr>
                <w:ins w:id="1018" w:author="yamel peraza" w:date="2015-03-18T15:17:00Z"/>
                <w:rFonts w:ascii="Arial" w:eastAsia="Times New Roman" w:hAnsi="Arial" w:cs="Arial"/>
                <w:color w:val="000000"/>
                <w:sz w:val="21"/>
                <w:szCs w:val="21"/>
              </w:rPr>
            </w:pPr>
            <w:ins w:id="1019" w:author="yamel peraza" w:date="2015-03-18T15:17:00Z">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ins>
          </w:p>
        </w:tc>
      </w:tr>
      <w:tr w:rsidR="005A6E6B" w:rsidRPr="002E54BB" w14:paraId="0EBBB14B" w14:textId="77777777" w:rsidTr="00F70EB6">
        <w:trPr>
          <w:ins w:id="1020" w:author="yamel peraza" w:date="2015-03-18T15:17:00Z"/>
        </w:trPr>
        <w:tc>
          <w:tcPr>
            <w:tcW w:w="3708" w:type="dxa"/>
            <w:tcMar>
              <w:top w:w="100" w:type="dxa"/>
              <w:left w:w="115" w:type="dxa"/>
              <w:bottom w:w="100" w:type="dxa"/>
              <w:right w:w="115" w:type="dxa"/>
            </w:tcMar>
          </w:tcPr>
          <w:p w14:paraId="53EB2564" w14:textId="77777777" w:rsidR="005A6E6B" w:rsidRDefault="005A6E6B" w:rsidP="005A6E6B">
            <w:pPr>
              <w:pStyle w:val="NormalWeb"/>
              <w:numPr>
                <w:ilvl w:val="0"/>
                <w:numId w:val="81"/>
              </w:numPr>
              <w:spacing w:before="0" w:beforeAutospacing="0" w:after="150" w:afterAutospacing="0" w:line="294" w:lineRule="atLeast"/>
              <w:ind w:left="150"/>
              <w:jc w:val="left"/>
              <w:rPr>
                <w:ins w:id="1021" w:author="yamel peraza" w:date="2015-03-18T15:17:00Z"/>
                <w:b/>
                <w:i/>
              </w:rPr>
            </w:pPr>
            <w:ins w:id="1022" w:author="yamel peraza" w:date="2015-03-18T15:17:00Z">
              <w:r w:rsidRPr="00DE75FA">
                <w:rPr>
                  <w:b/>
                  <w:i/>
                </w:rPr>
                <w:t>Entry Conditions</w:t>
              </w:r>
            </w:ins>
          </w:p>
        </w:tc>
        <w:tc>
          <w:tcPr>
            <w:tcW w:w="5850" w:type="dxa"/>
            <w:tcMar>
              <w:top w:w="100" w:type="dxa"/>
              <w:left w:w="115" w:type="dxa"/>
              <w:bottom w:w="100" w:type="dxa"/>
              <w:right w:w="115" w:type="dxa"/>
            </w:tcMar>
          </w:tcPr>
          <w:p w14:paraId="7F0646B7" w14:textId="77777777" w:rsidR="005A6E6B" w:rsidRDefault="005A6E6B" w:rsidP="005A6E6B">
            <w:pPr>
              <w:pStyle w:val="ListParagraph"/>
              <w:numPr>
                <w:ilvl w:val="0"/>
                <w:numId w:val="81"/>
              </w:numPr>
              <w:jc w:val="left"/>
              <w:rPr>
                <w:ins w:id="1023" w:author="yamel peraza" w:date="2015-03-18T15:17:00Z"/>
                <w:rFonts w:eastAsiaTheme="minorHAnsi"/>
              </w:rPr>
            </w:pPr>
            <w:ins w:id="1024" w:author="yamel peraza" w:date="2015-03-18T15:17:00Z">
              <w:r>
                <w:rPr>
                  <w:rFonts w:eastAsiaTheme="minorHAnsi"/>
                </w:rPr>
                <w:t>Head professor is logged in the system.</w:t>
              </w:r>
            </w:ins>
          </w:p>
          <w:p w14:paraId="2ED3CF12" w14:textId="77777777" w:rsidR="005A6E6B" w:rsidRPr="002E54BB" w:rsidRDefault="005A6E6B" w:rsidP="005A6E6B">
            <w:pPr>
              <w:pStyle w:val="ListParagraph"/>
              <w:numPr>
                <w:ilvl w:val="0"/>
                <w:numId w:val="81"/>
              </w:numPr>
              <w:jc w:val="left"/>
              <w:rPr>
                <w:ins w:id="1025" w:author="yamel peraza" w:date="2015-03-18T15:17:00Z"/>
                <w:rFonts w:eastAsiaTheme="minorHAnsi"/>
              </w:rPr>
            </w:pPr>
            <w:ins w:id="1026" w:author="yamel peraza" w:date="2015-03-18T15:17:00Z">
              <w:r>
                <w:rPr>
                  <w:rFonts w:eastAsiaTheme="minorHAnsi"/>
                </w:rPr>
                <w:t>Head professor is in admin_dashboard page.</w:t>
              </w:r>
            </w:ins>
          </w:p>
        </w:tc>
      </w:tr>
      <w:tr w:rsidR="005A6E6B" w:rsidRPr="00C873EF" w14:paraId="7F1B1661" w14:textId="77777777" w:rsidTr="00F70EB6">
        <w:trPr>
          <w:ins w:id="1027" w:author="yamel peraza" w:date="2015-03-18T15:17:00Z"/>
        </w:trPr>
        <w:tc>
          <w:tcPr>
            <w:tcW w:w="3708" w:type="dxa"/>
            <w:shd w:val="clear" w:color="auto" w:fill="BDD6EE"/>
            <w:tcMar>
              <w:top w:w="100" w:type="dxa"/>
              <w:left w:w="115" w:type="dxa"/>
              <w:bottom w:w="100" w:type="dxa"/>
              <w:right w:w="115" w:type="dxa"/>
            </w:tcMar>
          </w:tcPr>
          <w:p w14:paraId="518D5639" w14:textId="77777777" w:rsidR="005A6E6B" w:rsidRPr="00DE75FA" w:rsidRDefault="005A6E6B" w:rsidP="00F70EB6">
            <w:pPr>
              <w:spacing w:after="0" w:line="360" w:lineRule="auto"/>
              <w:rPr>
                <w:ins w:id="1028" w:author="yamel peraza" w:date="2015-03-18T15:17:00Z"/>
                <w:rFonts w:ascii="Times New Roman" w:hAnsi="Times New Roman" w:cs="Times New Roman"/>
              </w:rPr>
            </w:pPr>
            <w:ins w:id="1029" w:author="yamel peraza" w:date="2015-03-18T15:17: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3631A997" w14:textId="77777777" w:rsidR="005A6E6B" w:rsidRDefault="005A6E6B" w:rsidP="005A6E6B">
            <w:pPr>
              <w:pStyle w:val="ListParagraph"/>
              <w:numPr>
                <w:ilvl w:val="0"/>
                <w:numId w:val="86"/>
              </w:numPr>
              <w:jc w:val="left"/>
              <w:rPr>
                <w:ins w:id="1030" w:author="yamel peraza" w:date="2015-03-18T15:17:00Z"/>
                <w:rFonts w:eastAsiaTheme="minorHAnsi"/>
              </w:rPr>
            </w:pPr>
            <w:ins w:id="1031" w:author="yamel peraza" w:date="2015-03-18T15:17:00Z">
              <w:r>
                <w:rPr>
                  <w:rFonts w:eastAsiaTheme="minorHAnsi"/>
                </w:rPr>
                <w:t>Head professor clicks on “VM Images” button.</w:t>
              </w:r>
            </w:ins>
          </w:p>
          <w:p w14:paraId="2A43DA60" w14:textId="77777777" w:rsidR="005A6E6B" w:rsidRDefault="005A6E6B" w:rsidP="005A6E6B">
            <w:pPr>
              <w:pStyle w:val="ListParagraph"/>
              <w:numPr>
                <w:ilvl w:val="0"/>
                <w:numId w:val="86"/>
              </w:numPr>
              <w:jc w:val="left"/>
              <w:rPr>
                <w:ins w:id="1032" w:author="yamel peraza" w:date="2015-03-18T15:17:00Z"/>
                <w:rFonts w:eastAsiaTheme="minorHAnsi"/>
              </w:rPr>
            </w:pPr>
            <w:ins w:id="1033" w:author="yamel peraza" w:date="2015-03-18T15:17:00Z">
              <w:r>
                <w:rPr>
                  <w:rFonts w:eastAsiaTheme="minorHAnsi"/>
                </w:rPr>
                <w:t>System navigates to vm_images page.</w:t>
              </w:r>
            </w:ins>
          </w:p>
          <w:p w14:paraId="081D6A86" w14:textId="77777777" w:rsidR="005A6E6B" w:rsidRDefault="005A6E6B" w:rsidP="005A6E6B">
            <w:pPr>
              <w:pStyle w:val="ListParagraph"/>
              <w:numPr>
                <w:ilvl w:val="0"/>
                <w:numId w:val="86"/>
              </w:numPr>
              <w:jc w:val="left"/>
              <w:rPr>
                <w:ins w:id="1034" w:author="yamel peraza" w:date="2015-03-18T15:17:00Z"/>
                <w:rFonts w:eastAsiaTheme="minorHAnsi"/>
              </w:rPr>
            </w:pPr>
            <w:ins w:id="1035" w:author="yamel peraza" w:date="2015-03-18T15:17:00Z">
              <w:r>
                <w:rPr>
                  <w:rFonts w:eastAsiaTheme="minorHAnsi"/>
                </w:rPr>
                <w:t>Head professor enters the new image in the input field named “Image Name”.</w:t>
              </w:r>
            </w:ins>
          </w:p>
          <w:p w14:paraId="6B8C3B64" w14:textId="77777777" w:rsidR="005A6E6B" w:rsidRDefault="005A6E6B" w:rsidP="005A6E6B">
            <w:pPr>
              <w:pStyle w:val="ListParagraph"/>
              <w:numPr>
                <w:ilvl w:val="0"/>
                <w:numId w:val="86"/>
              </w:numPr>
              <w:jc w:val="left"/>
              <w:rPr>
                <w:ins w:id="1036" w:author="yamel peraza" w:date="2015-03-18T15:17:00Z"/>
                <w:rFonts w:eastAsiaTheme="minorHAnsi"/>
              </w:rPr>
            </w:pPr>
            <w:ins w:id="1037" w:author="yamel peraza" w:date="2015-03-18T15:17:00Z">
              <w:r>
                <w:rPr>
                  <w:rFonts w:eastAsiaTheme="minorHAnsi"/>
                </w:rPr>
                <w:t>System shows inputted image name.</w:t>
              </w:r>
            </w:ins>
          </w:p>
          <w:p w14:paraId="7DCF6BAD" w14:textId="77777777" w:rsidR="005A6E6B" w:rsidRDefault="005A6E6B" w:rsidP="005A6E6B">
            <w:pPr>
              <w:pStyle w:val="ListParagraph"/>
              <w:numPr>
                <w:ilvl w:val="0"/>
                <w:numId w:val="86"/>
              </w:numPr>
              <w:jc w:val="left"/>
              <w:rPr>
                <w:ins w:id="1038" w:author="yamel peraza" w:date="2015-03-18T15:17:00Z"/>
                <w:rFonts w:eastAsiaTheme="minorHAnsi"/>
              </w:rPr>
            </w:pPr>
            <w:ins w:id="1039" w:author="yamel peraza" w:date="2015-03-18T15:17:00Z">
              <w:r>
                <w:rPr>
                  <w:rFonts w:eastAsiaTheme="minorHAnsi"/>
                </w:rPr>
                <w:t>Head professor clicks on “Add Image Name” button.</w:t>
              </w:r>
            </w:ins>
          </w:p>
          <w:p w14:paraId="1962D1E6" w14:textId="77777777" w:rsidR="005A6E6B" w:rsidRPr="00C873EF" w:rsidRDefault="005A6E6B" w:rsidP="005A6E6B">
            <w:pPr>
              <w:pStyle w:val="ListParagraph"/>
              <w:numPr>
                <w:ilvl w:val="0"/>
                <w:numId w:val="86"/>
              </w:numPr>
              <w:jc w:val="left"/>
              <w:rPr>
                <w:ins w:id="1040" w:author="yamel peraza" w:date="2015-03-18T15:17:00Z"/>
                <w:rFonts w:eastAsiaTheme="minorHAnsi"/>
              </w:rPr>
            </w:pPr>
            <w:ins w:id="1041" w:author="yamel peraza" w:date="2015-03-18T15:17:00Z">
              <w:r>
                <w:rPr>
                  <w:rFonts w:eastAsiaTheme="minorHAnsi"/>
                </w:rPr>
                <w:lastRenderedPageBreak/>
                <w:t>System processes request and prompts success message.</w:t>
              </w:r>
            </w:ins>
          </w:p>
        </w:tc>
      </w:tr>
      <w:tr w:rsidR="005A6E6B" w:rsidRPr="00F066EA" w14:paraId="62840F4B" w14:textId="77777777" w:rsidTr="00F70EB6">
        <w:trPr>
          <w:ins w:id="1042" w:author="yamel peraza" w:date="2015-03-18T15:17:00Z"/>
        </w:trPr>
        <w:tc>
          <w:tcPr>
            <w:tcW w:w="3708" w:type="dxa"/>
            <w:tcMar>
              <w:top w:w="100" w:type="dxa"/>
              <w:left w:w="115" w:type="dxa"/>
              <w:bottom w:w="100" w:type="dxa"/>
              <w:right w:w="115" w:type="dxa"/>
            </w:tcMar>
          </w:tcPr>
          <w:p w14:paraId="4D367F6C" w14:textId="77777777" w:rsidR="005A6E6B" w:rsidRPr="00DE75FA" w:rsidRDefault="005A6E6B" w:rsidP="00F70EB6">
            <w:pPr>
              <w:spacing w:after="0" w:line="360" w:lineRule="auto"/>
              <w:rPr>
                <w:ins w:id="1043" w:author="yamel peraza" w:date="2015-03-18T15:17:00Z"/>
                <w:rFonts w:ascii="Times New Roman" w:hAnsi="Times New Roman" w:cs="Times New Roman"/>
              </w:rPr>
            </w:pPr>
            <w:ins w:id="1044" w:author="yamel peraza" w:date="2015-03-18T15:17: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EC33990" w14:textId="77777777" w:rsidR="005A6E6B" w:rsidRPr="00F066EA" w:rsidRDefault="005A6E6B" w:rsidP="005A6E6B">
            <w:pPr>
              <w:pStyle w:val="ListParagraph"/>
              <w:numPr>
                <w:ilvl w:val="0"/>
                <w:numId w:val="70"/>
              </w:numPr>
              <w:spacing w:line="256" w:lineRule="auto"/>
              <w:jc w:val="left"/>
              <w:rPr>
                <w:ins w:id="1045" w:author="yamel peraza" w:date="2015-03-18T15:17:00Z"/>
                <w:rFonts w:ascii="Times New Roman" w:eastAsiaTheme="minorHAnsi" w:hAnsi="Times New Roman" w:cs="Times New Roman"/>
              </w:rPr>
            </w:pPr>
            <w:ins w:id="1046" w:author="yamel peraza" w:date="2015-03-18T15:17: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5A6E6B" w:rsidRPr="00453CF3" w14:paraId="615E5DA1" w14:textId="77777777" w:rsidTr="00F70EB6">
        <w:trPr>
          <w:trHeight w:val="583"/>
          <w:ins w:id="1047" w:author="yamel peraza" w:date="2015-03-18T15:17:00Z"/>
        </w:trPr>
        <w:tc>
          <w:tcPr>
            <w:tcW w:w="3708" w:type="dxa"/>
            <w:tcMar>
              <w:top w:w="100" w:type="dxa"/>
              <w:left w:w="115" w:type="dxa"/>
              <w:bottom w:w="100" w:type="dxa"/>
              <w:right w:w="115" w:type="dxa"/>
            </w:tcMar>
          </w:tcPr>
          <w:p w14:paraId="7F4BA31C" w14:textId="77777777" w:rsidR="005A6E6B" w:rsidRPr="00DE75FA" w:rsidRDefault="005A6E6B" w:rsidP="00F70EB6">
            <w:pPr>
              <w:spacing w:after="0" w:line="360" w:lineRule="auto"/>
              <w:rPr>
                <w:ins w:id="1048" w:author="yamel peraza" w:date="2015-03-18T15:17:00Z"/>
                <w:rFonts w:ascii="Times New Roman" w:hAnsi="Times New Roman" w:cs="Times New Roman"/>
              </w:rPr>
            </w:pPr>
            <w:ins w:id="1049" w:author="yamel peraza" w:date="2015-03-18T15:17: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BD5479" w14:textId="77777777" w:rsidR="005A6E6B" w:rsidRPr="00453CF3" w:rsidRDefault="005A6E6B" w:rsidP="005A6E6B">
            <w:pPr>
              <w:pStyle w:val="ListParagraph"/>
              <w:numPr>
                <w:ilvl w:val="0"/>
                <w:numId w:val="69"/>
              </w:numPr>
              <w:jc w:val="left"/>
              <w:rPr>
                <w:ins w:id="1050" w:author="yamel peraza" w:date="2015-03-18T15:17:00Z"/>
                <w:rFonts w:ascii="Times New Roman" w:eastAsiaTheme="minorHAnsi" w:hAnsi="Times New Roman" w:cs="Times New Roman"/>
              </w:rPr>
            </w:pPr>
            <w:ins w:id="1051" w:author="yamel peraza" w:date="2015-03-18T15:17:00Z">
              <w:r>
                <w:rPr>
                  <w:rFonts w:ascii="Times New Roman" w:hAnsi="Times New Roman" w:cs="Times New Roman"/>
                </w:rPr>
                <w:t>Head professor successfully added a new virtual machine image.</w:t>
              </w:r>
            </w:ins>
          </w:p>
        </w:tc>
      </w:tr>
      <w:tr w:rsidR="005A6E6B" w:rsidRPr="004C2E8A" w14:paraId="087C314B" w14:textId="77777777" w:rsidTr="00F70EB6">
        <w:trPr>
          <w:ins w:id="1052" w:author="yamel peraza" w:date="2015-03-18T15:17:00Z"/>
        </w:trPr>
        <w:tc>
          <w:tcPr>
            <w:tcW w:w="3708" w:type="dxa"/>
            <w:shd w:val="clear" w:color="auto" w:fill="BDD6EE"/>
            <w:tcMar>
              <w:top w:w="100" w:type="dxa"/>
              <w:left w:w="115" w:type="dxa"/>
              <w:bottom w:w="100" w:type="dxa"/>
              <w:right w:w="115" w:type="dxa"/>
            </w:tcMar>
          </w:tcPr>
          <w:p w14:paraId="7C3AC1C0" w14:textId="77777777" w:rsidR="005A6E6B" w:rsidRPr="00DE75FA" w:rsidRDefault="005A6E6B" w:rsidP="00F70EB6">
            <w:pPr>
              <w:spacing w:after="0" w:line="360" w:lineRule="auto"/>
              <w:rPr>
                <w:ins w:id="1053" w:author="yamel peraza" w:date="2015-03-18T15:17:00Z"/>
                <w:rFonts w:ascii="Times New Roman" w:eastAsia="Times New Roman" w:hAnsi="Times New Roman" w:cs="Times New Roman"/>
                <w:b/>
                <w:i/>
                <w:sz w:val="24"/>
              </w:rPr>
            </w:pPr>
            <w:ins w:id="1054" w:author="yamel peraza" w:date="2015-03-18T15:17: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527E1E7" w14:textId="77777777" w:rsidR="005A6E6B" w:rsidRDefault="005A6E6B" w:rsidP="005A6E6B">
            <w:pPr>
              <w:pStyle w:val="ListParagraph"/>
              <w:numPr>
                <w:ilvl w:val="0"/>
                <w:numId w:val="70"/>
              </w:numPr>
              <w:jc w:val="left"/>
              <w:rPr>
                <w:ins w:id="1055" w:author="yamel peraza" w:date="2015-03-18T15:17:00Z"/>
                <w:rFonts w:eastAsiaTheme="minorHAnsi"/>
              </w:rPr>
            </w:pPr>
            <w:ins w:id="1056" w:author="yamel peraza" w:date="2015-03-18T15:17:00Z">
              <w:r>
                <w:rPr>
                  <w:rFonts w:eastAsiaTheme="minorHAnsi"/>
                </w:rPr>
                <w:t>If head professor leaves “Image Name” filed empty and clicks on “Add Image Name” button, system displays an error message.</w:t>
              </w:r>
            </w:ins>
          </w:p>
          <w:p w14:paraId="16123E33" w14:textId="77777777" w:rsidR="005A6E6B" w:rsidRDefault="005A6E6B" w:rsidP="005A6E6B">
            <w:pPr>
              <w:pStyle w:val="ListParagraph"/>
              <w:numPr>
                <w:ilvl w:val="0"/>
                <w:numId w:val="70"/>
              </w:numPr>
              <w:jc w:val="left"/>
              <w:rPr>
                <w:ins w:id="1057" w:author="yamel peraza" w:date="2015-03-18T15:17:00Z"/>
                <w:rFonts w:eastAsiaTheme="minorHAnsi"/>
              </w:rPr>
            </w:pPr>
            <w:ins w:id="1058" w:author="yamel peraza" w:date="2015-03-18T15:17:00Z">
              <w:r>
                <w:rPr>
                  <w:rFonts w:eastAsiaTheme="minorHAnsi"/>
                </w:rPr>
                <w:t>If head professor enters an image name that already exists on the system, system displays an error message.</w:t>
              </w:r>
            </w:ins>
          </w:p>
          <w:p w14:paraId="54E8F7ED" w14:textId="77777777" w:rsidR="005A6E6B" w:rsidRPr="004C2E8A" w:rsidRDefault="005A6E6B" w:rsidP="005A6E6B">
            <w:pPr>
              <w:pStyle w:val="ListParagraph"/>
              <w:numPr>
                <w:ilvl w:val="0"/>
                <w:numId w:val="70"/>
              </w:numPr>
              <w:jc w:val="left"/>
              <w:rPr>
                <w:ins w:id="1059" w:author="yamel peraza" w:date="2015-03-18T15:17:00Z"/>
                <w:rFonts w:eastAsiaTheme="minorHAnsi"/>
              </w:rPr>
            </w:pPr>
            <w:ins w:id="1060" w:author="yamel peraza" w:date="2015-03-18T15:17:00Z">
              <w:r>
                <w:rPr>
                  <w:rFonts w:eastAsiaTheme="minorHAnsi"/>
                </w:rPr>
                <w:t>If a user other than head professor attempts to access/hack into image name page, system denies user’s access to such a page and prompts warning message.</w:t>
              </w:r>
            </w:ins>
          </w:p>
        </w:tc>
      </w:tr>
    </w:tbl>
    <w:p w14:paraId="611D0C6F" w14:textId="77777777" w:rsidR="003E009E" w:rsidRDefault="003E009E" w:rsidP="00900A1E">
      <w:pPr>
        <w:rPr>
          <w:ins w:id="1061" w:author="yamel peraza" w:date="2015-03-18T15:11:00Z"/>
        </w:rPr>
      </w:pPr>
    </w:p>
    <w:p w14:paraId="3272EC18" w14:textId="77777777" w:rsidR="003E009E" w:rsidRDefault="003E009E" w:rsidP="00900A1E">
      <w:pPr>
        <w:rPr>
          <w:ins w:id="1062"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B7267D" w:rsidRPr="00C873EF" w14:paraId="00E65F1A" w14:textId="77777777" w:rsidTr="0011613B">
        <w:trPr>
          <w:ins w:id="1063" w:author="yamel peraza" w:date="2015-03-28T09:31:00Z"/>
        </w:trPr>
        <w:tc>
          <w:tcPr>
            <w:tcW w:w="3708" w:type="dxa"/>
            <w:tcMar>
              <w:top w:w="100" w:type="dxa"/>
              <w:left w:w="115" w:type="dxa"/>
              <w:bottom w:w="100" w:type="dxa"/>
              <w:right w:w="115" w:type="dxa"/>
            </w:tcMar>
          </w:tcPr>
          <w:p w14:paraId="4D031200" w14:textId="77777777" w:rsidR="00B7267D" w:rsidRPr="00B42D5C" w:rsidRDefault="00B7267D" w:rsidP="0011613B">
            <w:pPr>
              <w:spacing w:after="0" w:line="360" w:lineRule="auto"/>
              <w:rPr>
                <w:ins w:id="1064" w:author="yamel peraza" w:date="2015-03-28T09:31:00Z"/>
                <w:rFonts w:ascii="Times New Roman" w:hAnsi="Times New Roman" w:cs="Times New Roman"/>
                <w:sz w:val="24"/>
                <w:szCs w:val="24"/>
              </w:rPr>
            </w:pPr>
            <w:ins w:id="1065" w:author="yamel peraza" w:date="2015-03-28T09:31: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(SPW5_114</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09D664D1" w14:textId="77777777" w:rsidR="00B7267D" w:rsidRPr="00C873EF" w:rsidRDefault="00B7267D">
            <w:pPr>
              <w:pStyle w:val="Heading1"/>
              <w:numPr>
                <w:ilvl w:val="0"/>
                <w:numId w:val="0"/>
              </w:numPr>
              <w:shd w:val="clear" w:color="auto" w:fill="FFFFFF"/>
              <w:spacing w:before="0" w:after="0"/>
              <w:rPr>
                <w:ins w:id="1066" w:author="yamel peraza" w:date="2015-03-28T09:31:00Z"/>
                <w:bCs w:val="0"/>
                <w:color w:val="000000"/>
                <w:szCs w:val="24"/>
              </w:rPr>
              <w:pPrChange w:id="1067" w:author="yamel peraza" w:date="2015-03-28T09:31:00Z">
                <w:pPr>
                  <w:pStyle w:val="Heading1"/>
                  <w:shd w:val="clear" w:color="auto" w:fill="FFFFFF"/>
                  <w:spacing w:before="0" w:after="0"/>
                </w:pPr>
              </w:pPrChange>
            </w:pPr>
            <w:ins w:id="1068" w:author="yamel peraza" w:date="2015-03-28T09:31:00Z">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ins>
          </w:p>
        </w:tc>
      </w:tr>
      <w:tr w:rsidR="00B7267D" w:rsidRPr="00DE75FA" w14:paraId="4F124D86" w14:textId="77777777" w:rsidTr="0011613B">
        <w:trPr>
          <w:ins w:id="1069" w:author="yamel peraza" w:date="2015-03-28T09:31:00Z"/>
        </w:trPr>
        <w:tc>
          <w:tcPr>
            <w:tcW w:w="3708" w:type="dxa"/>
            <w:tcMar>
              <w:top w:w="100" w:type="dxa"/>
              <w:left w:w="115" w:type="dxa"/>
              <w:bottom w:w="100" w:type="dxa"/>
              <w:right w:w="115" w:type="dxa"/>
            </w:tcMar>
          </w:tcPr>
          <w:p w14:paraId="20DB0C43" w14:textId="77777777" w:rsidR="00B7267D" w:rsidRPr="00DE75FA" w:rsidRDefault="00B7267D" w:rsidP="0011613B">
            <w:pPr>
              <w:spacing w:after="0" w:line="360" w:lineRule="auto"/>
              <w:rPr>
                <w:ins w:id="1070" w:author="yamel peraza" w:date="2015-03-28T09:31:00Z"/>
                <w:rFonts w:ascii="Times New Roman" w:hAnsi="Times New Roman" w:cs="Times New Roman"/>
              </w:rPr>
            </w:pPr>
            <w:ins w:id="1071" w:author="yamel peraza" w:date="2015-03-28T09:31: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0E723971" w14:textId="77777777" w:rsidR="00B7267D" w:rsidRPr="00DE75FA" w:rsidRDefault="00B7267D" w:rsidP="0011613B">
            <w:pPr>
              <w:spacing w:after="0" w:line="360" w:lineRule="auto"/>
              <w:rPr>
                <w:ins w:id="1072" w:author="yamel peraza" w:date="2015-03-28T09:31:00Z"/>
                <w:rFonts w:ascii="Times New Roman" w:hAnsi="Times New Roman" w:cs="Times New Roman"/>
              </w:rPr>
            </w:pPr>
            <w:ins w:id="1073" w:author="yamel peraza" w:date="2015-03-28T09:31:00Z">
              <w:r>
                <w:rPr>
                  <w:rFonts w:ascii="Times New Roman" w:eastAsia="Times New Roman" w:hAnsi="Times New Roman" w:cs="Times New Roman"/>
                  <w:sz w:val="24"/>
                </w:rPr>
                <w:t>Head professor</w:t>
              </w:r>
            </w:ins>
          </w:p>
        </w:tc>
      </w:tr>
      <w:tr w:rsidR="00B7267D" w:rsidRPr="00C873EF" w14:paraId="35E5061B" w14:textId="77777777" w:rsidTr="0011613B">
        <w:trPr>
          <w:ins w:id="1074" w:author="yamel peraza" w:date="2015-03-28T09:31:00Z"/>
        </w:trPr>
        <w:tc>
          <w:tcPr>
            <w:tcW w:w="3708" w:type="dxa"/>
            <w:tcMar>
              <w:top w:w="100" w:type="dxa"/>
              <w:left w:w="115" w:type="dxa"/>
              <w:bottom w:w="100" w:type="dxa"/>
              <w:right w:w="115" w:type="dxa"/>
            </w:tcMar>
          </w:tcPr>
          <w:p w14:paraId="0C34E8FC" w14:textId="77777777" w:rsidR="00B7267D" w:rsidRPr="00B42D5C" w:rsidRDefault="00B7267D" w:rsidP="00B7267D">
            <w:pPr>
              <w:pStyle w:val="NormalWeb"/>
              <w:numPr>
                <w:ilvl w:val="0"/>
                <w:numId w:val="81"/>
              </w:numPr>
              <w:spacing w:before="0" w:beforeAutospacing="0" w:after="150" w:afterAutospacing="0" w:line="294" w:lineRule="atLeast"/>
              <w:ind w:left="150"/>
              <w:jc w:val="left"/>
              <w:rPr>
                <w:ins w:id="1075" w:author="yamel peraza" w:date="2015-03-28T09:31:00Z"/>
                <w:rFonts w:ascii="Arial" w:hAnsi="Arial" w:cs="Arial"/>
                <w:color w:val="000000"/>
                <w:sz w:val="21"/>
                <w:szCs w:val="21"/>
              </w:rPr>
            </w:pPr>
            <w:ins w:id="1076" w:author="yamel peraza" w:date="2015-03-28T09:31:00Z">
              <w:r>
                <w:rPr>
                  <w:b/>
                  <w:i/>
                </w:rPr>
                <w:t xml:space="preserve">User Story </w:t>
              </w:r>
              <w:r>
                <w:rPr>
                  <w:b/>
                </w:rPr>
                <w:t>#355</w:t>
              </w:r>
            </w:ins>
          </w:p>
        </w:tc>
        <w:tc>
          <w:tcPr>
            <w:tcW w:w="5850" w:type="dxa"/>
            <w:tcMar>
              <w:top w:w="100" w:type="dxa"/>
              <w:left w:w="115" w:type="dxa"/>
              <w:bottom w:w="100" w:type="dxa"/>
              <w:right w:w="115" w:type="dxa"/>
            </w:tcMar>
          </w:tcPr>
          <w:p w14:paraId="64DAB880" w14:textId="77777777" w:rsidR="00B7267D" w:rsidRPr="00C873EF" w:rsidRDefault="00B7267D" w:rsidP="0011613B">
            <w:pPr>
              <w:shd w:val="clear" w:color="auto" w:fill="FFFFFF"/>
              <w:spacing w:before="75" w:after="75" w:line="294" w:lineRule="atLeast"/>
              <w:jc w:val="left"/>
              <w:rPr>
                <w:ins w:id="1077" w:author="yamel peraza" w:date="2015-03-28T09:31:00Z"/>
                <w:rFonts w:ascii="Arial" w:eastAsia="Times New Roman" w:hAnsi="Arial" w:cs="Arial"/>
                <w:color w:val="000000"/>
                <w:sz w:val="21"/>
                <w:szCs w:val="21"/>
              </w:rPr>
            </w:pPr>
            <w:ins w:id="1078" w:author="yamel peraza" w:date="2015-03-28T09:31:00Z">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ins>
          </w:p>
        </w:tc>
      </w:tr>
      <w:tr w:rsidR="00B7267D" w:rsidRPr="002E54BB" w14:paraId="217A78B3" w14:textId="77777777" w:rsidTr="0011613B">
        <w:trPr>
          <w:ins w:id="1079" w:author="yamel peraza" w:date="2015-03-28T09:31:00Z"/>
        </w:trPr>
        <w:tc>
          <w:tcPr>
            <w:tcW w:w="3708" w:type="dxa"/>
            <w:tcMar>
              <w:top w:w="100" w:type="dxa"/>
              <w:left w:w="115" w:type="dxa"/>
              <w:bottom w:w="100" w:type="dxa"/>
              <w:right w:w="115" w:type="dxa"/>
            </w:tcMar>
          </w:tcPr>
          <w:p w14:paraId="2E27FA19" w14:textId="77777777" w:rsidR="00B7267D" w:rsidRDefault="00B7267D" w:rsidP="00B7267D">
            <w:pPr>
              <w:pStyle w:val="NormalWeb"/>
              <w:numPr>
                <w:ilvl w:val="0"/>
                <w:numId w:val="81"/>
              </w:numPr>
              <w:spacing w:before="0" w:beforeAutospacing="0" w:after="150" w:afterAutospacing="0" w:line="294" w:lineRule="atLeast"/>
              <w:ind w:left="150"/>
              <w:jc w:val="left"/>
              <w:rPr>
                <w:ins w:id="1080" w:author="yamel peraza" w:date="2015-03-28T09:31:00Z"/>
                <w:b/>
                <w:i/>
              </w:rPr>
            </w:pPr>
            <w:ins w:id="1081" w:author="yamel peraza" w:date="2015-03-28T09:31:00Z">
              <w:r w:rsidRPr="00DE75FA">
                <w:rPr>
                  <w:b/>
                  <w:i/>
                </w:rPr>
                <w:t>Entry Conditions</w:t>
              </w:r>
            </w:ins>
          </w:p>
        </w:tc>
        <w:tc>
          <w:tcPr>
            <w:tcW w:w="5850" w:type="dxa"/>
            <w:tcMar>
              <w:top w:w="100" w:type="dxa"/>
              <w:left w:w="115" w:type="dxa"/>
              <w:bottom w:w="100" w:type="dxa"/>
              <w:right w:w="115" w:type="dxa"/>
            </w:tcMar>
          </w:tcPr>
          <w:p w14:paraId="4EB26513" w14:textId="77777777" w:rsidR="00B7267D" w:rsidRDefault="00B7267D" w:rsidP="00B7267D">
            <w:pPr>
              <w:pStyle w:val="ListParagraph"/>
              <w:numPr>
                <w:ilvl w:val="0"/>
                <w:numId w:val="81"/>
              </w:numPr>
              <w:jc w:val="left"/>
              <w:rPr>
                <w:ins w:id="1082" w:author="yamel peraza" w:date="2015-03-28T09:31:00Z"/>
                <w:rFonts w:eastAsiaTheme="minorHAnsi"/>
              </w:rPr>
            </w:pPr>
            <w:ins w:id="1083" w:author="yamel peraza" w:date="2015-03-28T09:31:00Z">
              <w:r>
                <w:rPr>
                  <w:rFonts w:eastAsiaTheme="minorHAnsi"/>
                </w:rPr>
                <w:t>Head professor is logged in the system.</w:t>
              </w:r>
            </w:ins>
          </w:p>
          <w:p w14:paraId="2CDC7B7F" w14:textId="77777777" w:rsidR="00B7267D" w:rsidRPr="002E54BB" w:rsidRDefault="00B7267D" w:rsidP="00B7267D">
            <w:pPr>
              <w:pStyle w:val="ListParagraph"/>
              <w:numPr>
                <w:ilvl w:val="0"/>
                <w:numId w:val="81"/>
              </w:numPr>
              <w:jc w:val="left"/>
              <w:rPr>
                <w:ins w:id="1084" w:author="yamel peraza" w:date="2015-03-28T09:31:00Z"/>
                <w:rFonts w:eastAsiaTheme="minorHAnsi"/>
              </w:rPr>
            </w:pPr>
            <w:ins w:id="1085" w:author="yamel peraza" w:date="2015-03-28T09:31:00Z">
              <w:r>
                <w:rPr>
                  <w:rFonts w:eastAsiaTheme="minorHAnsi"/>
                </w:rPr>
                <w:t>Head professor is in vm_images page.</w:t>
              </w:r>
            </w:ins>
          </w:p>
        </w:tc>
      </w:tr>
      <w:tr w:rsidR="00B7267D" w:rsidRPr="00FB0FF3" w14:paraId="4D816EE5" w14:textId="77777777" w:rsidTr="0011613B">
        <w:trPr>
          <w:ins w:id="1086" w:author="yamel peraza" w:date="2015-03-28T09:31:00Z"/>
        </w:trPr>
        <w:tc>
          <w:tcPr>
            <w:tcW w:w="3708" w:type="dxa"/>
            <w:shd w:val="clear" w:color="auto" w:fill="BDD6EE"/>
            <w:tcMar>
              <w:top w:w="100" w:type="dxa"/>
              <w:left w:w="115" w:type="dxa"/>
              <w:bottom w:w="100" w:type="dxa"/>
              <w:right w:w="115" w:type="dxa"/>
            </w:tcMar>
          </w:tcPr>
          <w:p w14:paraId="72754264" w14:textId="77777777" w:rsidR="00B7267D" w:rsidRPr="00DE75FA" w:rsidRDefault="00B7267D" w:rsidP="0011613B">
            <w:pPr>
              <w:spacing w:after="0" w:line="360" w:lineRule="auto"/>
              <w:rPr>
                <w:ins w:id="1087" w:author="yamel peraza" w:date="2015-03-28T09:31:00Z"/>
                <w:rFonts w:ascii="Times New Roman" w:hAnsi="Times New Roman" w:cs="Times New Roman"/>
              </w:rPr>
            </w:pPr>
            <w:ins w:id="1088" w:author="yamel peraza" w:date="2015-03-28T09:31: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780EE97" w14:textId="77777777" w:rsidR="00B7267D" w:rsidRDefault="00B7267D" w:rsidP="00B7267D">
            <w:pPr>
              <w:pStyle w:val="ListParagraph"/>
              <w:numPr>
                <w:ilvl w:val="0"/>
                <w:numId w:val="87"/>
              </w:numPr>
              <w:jc w:val="left"/>
              <w:rPr>
                <w:ins w:id="1089" w:author="yamel peraza" w:date="2015-03-28T09:31:00Z"/>
                <w:rFonts w:eastAsiaTheme="minorHAnsi"/>
              </w:rPr>
            </w:pPr>
            <w:ins w:id="1090" w:author="yamel peraza" w:date="2015-03-28T09:31:00Z">
              <w:r w:rsidRPr="00FB0FF3">
                <w:rPr>
                  <w:rFonts w:eastAsiaTheme="minorHAnsi"/>
                </w:rPr>
                <w:t>This use case starts when the head p</w:t>
              </w:r>
              <w:r>
                <w:rPr>
                  <w:rFonts w:eastAsiaTheme="minorHAnsi"/>
                </w:rPr>
                <w:t>rofessor selects from a drop down</w:t>
              </w:r>
              <w:r w:rsidRPr="00FB0FF3">
                <w:rPr>
                  <w:rFonts w:eastAsiaTheme="minorHAnsi"/>
                </w:rPr>
                <w:t xml:space="preserve"> </w:t>
              </w:r>
              <w:r>
                <w:rPr>
                  <w:rFonts w:eastAsiaTheme="minorHAnsi"/>
                </w:rPr>
                <w:t xml:space="preserve">menu one of </w:t>
              </w:r>
              <w:r w:rsidRPr="00FB0FF3">
                <w:rPr>
                  <w:rFonts w:eastAsiaTheme="minorHAnsi"/>
                </w:rPr>
                <w:t>the available option</w:t>
              </w:r>
              <w:r>
                <w:rPr>
                  <w:rFonts w:eastAsiaTheme="minorHAnsi"/>
                </w:rPr>
                <w:t>s “All Images”, “ACTIVE”, “INACTIVE” and/or input the full or partial name of an image</w:t>
              </w:r>
              <w:r w:rsidRPr="00FB0FF3">
                <w:rPr>
                  <w:rFonts w:eastAsiaTheme="minorHAnsi"/>
                </w:rPr>
                <w:t>.</w:t>
              </w:r>
            </w:ins>
          </w:p>
          <w:p w14:paraId="484DDEDD" w14:textId="77777777" w:rsidR="00B7267D" w:rsidRDefault="00B7267D" w:rsidP="00B7267D">
            <w:pPr>
              <w:pStyle w:val="ListParagraph"/>
              <w:numPr>
                <w:ilvl w:val="0"/>
                <w:numId w:val="87"/>
              </w:numPr>
              <w:jc w:val="left"/>
              <w:rPr>
                <w:ins w:id="1091" w:author="yamel peraza" w:date="2015-03-28T09:31:00Z"/>
                <w:rFonts w:eastAsiaTheme="minorHAnsi"/>
              </w:rPr>
            </w:pPr>
            <w:ins w:id="1092" w:author="yamel peraza" w:date="2015-03-28T09:31:00Z">
              <w:r>
                <w:rPr>
                  <w:rFonts w:eastAsiaTheme="minorHAnsi"/>
                </w:rPr>
                <w:t>System displays the selected filter option.</w:t>
              </w:r>
            </w:ins>
          </w:p>
          <w:p w14:paraId="6E6B8D1D" w14:textId="77777777" w:rsidR="00B7267D" w:rsidRDefault="00B7267D" w:rsidP="00B7267D">
            <w:pPr>
              <w:pStyle w:val="ListParagraph"/>
              <w:numPr>
                <w:ilvl w:val="0"/>
                <w:numId w:val="87"/>
              </w:numPr>
              <w:jc w:val="left"/>
              <w:rPr>
                <w:ins w:id="1093" w:author="yamel peraza" w:date="2015-03-28T09:31:00Z"/>
                <w:rFonts w:eastAsiaTheme="minorHAnsi"/>
              </w:rPr>
            </w:pPr>
            <w:ins w:id="1094" w:author="yamel peraza" w:date="2015-03-28T09:31:00Z">
              <w:r>
                <w:rPr>
                  <w:rFonts w:eastAsiaTheme="minorHAnsi"/>
                </w:rPr>
                <w:lastRenderedPageBreak/>
                <w:t>Head professor clicks on “Search Filtered Images” button.</w:t>
              </w:r>
            </w:ins>
          </w:p>
          <w:p w14:paraId="2F1180A8" w14:textId="77777777" w:rsidR="00B7267D" w:rsidRPr="00FB0FF3" w:rsidRDefault="00B7267D" w:rsidP="00B7267D">
            <w:pPr>
              <w:pStyle w:val="ListParagraph"/>
              <w:numPr>
                <w:ilvl w:val="0"/>
                <w:numId w:val="87"/>
              </w:numPr>
              <w:jc w:val="left"/>
              <w:rPr>
                <w:ins w:id="1095" w:author="yamel peraza" w:date="2015-03-28T09:31:00Z"/>
                <w:rFonts w:eastAsiaTheme="minorHAnsi"/>
              </w:rPr>
            </w:pPr>
            <w:ins w:id="1096" w:author="yamel peraza" w:date="2015-03-28T09:31:00Z">
              <w:r>
                <w:rPr>
                  <w:rFonts w:eastAsiaTheme="minorHAnsi"/>
                </w:rPr>
                <w:t xml:space="preserve">System processes request and prompts the images according to the selected filter option. </w:t>
              </w:r>
            </w:ins>
          </w:p>
        </w:tc>
      </w:tr>
      <w:tr w:rsidR="00B7267D" w:rsidRPr="00F066EA" w14:paraId="6EACCD9F" w14:textId="77777777" w:rsidTr="0011613B">
        <w:trPr>
          <w:ins w:id="1097" w:author="yamel peraza" w:date="2015-03-28T09:31:00Z"/>
        </w:trPr>
        <w:tc>
          <w:tcPr>
            <w:tcW w:w="3708" w:type="dxa"/>
            <w:tcMar>
              <w:top w:w="100" w:type="dxa"/>
              <w:left w:w="115" w:type="dxa"/>
              <w:bottom w:w="100" w:type="dxa"/>
              <w:right w:w="115" w:type="dxa"/>
            </w:tcMar>
          </w:tcPr>
          <w:p w14:paraId="79881411" w14:textId="77777777" w:rsidR="00B7267D" w:rsidRPr="00DE75FA" w:rsidRDefault="00B7267D" w:rsidP="0011613B">
            <w:pPr>
              <w:spacing w:after="0" w:line="360" w:lineRule="auto"/>
              <w:rPr>
                <w:ins w:id="1098" w:author="yamel peraza" w:date="2015-03-28T09:31:00Z"/>
                <w:rFonts w:ascii="Times New Roman" w:hAnsi="Times New Roman" w:cs="Times New Roman"/>
              </w:rPr>
            </w:pPr>
            <w:ins w:id="1099" w:author="yamel peraza" w:date="2015-03-28T09:31: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097BD526" w14:textId="69A0548C" w:rsidR="00B7267D" w:rsidRPr="00B7267D" w:rsidRDefault="00B7267D">
            <w:pPr>
              <w:pStyle w:val="ListParagraph"/>
              <w:numPr>
                <w:ilvl w:val="0"/>
                <w:numId w:val="70"/>
              </w:numPr>
              <w:spacing w:line="256" w:lineRule="auto"/>
              <w:jc w:val="left"/>
              <w:rPr>
                <w:ins w:id="1100" w:author="yamel peraza" w:date="2015-03-28T09:31:00Z"/>
                <w:rFonts w:ascii="Times New Roman" w:eastAsiaTheme="minorHAnsi" w:hAnsi="Times New Roman" w:cs="Times New Roman"/>
                <w:rPrChange w:id="1101" w:author="yamel peraza" w:date="2015-03-28T09:31:00Z">
                  <w:rPr>
                    <w:ins w:id="1102" w:author="yamel peraza" w:date="2015-03-28T09:31:00Z"/>
                  </w:rPr>
                </w:rPrChange>
              </w:rPr>
            </w:pPr>
            <w:ins w:id="1103" w:author="yamel peraza" w:date="2015-03-28T09:31:00Z">
              <w:r>
                <w:rPr>
                  <w:rFonts w:eastAsiaTheme="minorHAnsi"/>
                </w:rPr>
                <w:t xml:space="preserve">{From step 1} </w:t>
              </w:r>
              <w:r>
                <w:rPr>
                  <w:rFonts w:ascii="Times New Roman" w:eastAsiaTheme="minorHAnsi" w:hAnsi="Times New Roman" w:cs="Times New Roman"/>
                </w:rPr>
                <w:t xml:space="preserve">Head professor selects from the filter options the search criteria, </w:t>
              </w:r>
              <w:r w:rsidRPr="00F066EA">
                <w:rPr>
                  <w:rFonts w:ascii="Times New Roman" w:eastAsiaTheme="minorHAnsi" w:hAnsi="Times New Roman" w:cs="Times New Roman"/>
                </w:rPr>
                <w:t xml:space="preserve">but does not click on </w:t>
              </w:r>
              <w:r>
                <w:rPr>
                  <w:rFonts w:eastAsiaTheme="minorHAnsi"/>
                </w:rPr>
                <w:t xml:space="preserve">“Search Filtered Images”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B7267D" w:rsidRPr="00453CF3" w14:paraId="0B040EF5" w14:textId="77777777" w:rsidTr="0011613B">
        <w:trPr>
          <w:trHeight w:val="583"/>
          <w:ins w:id="1104" w:author="yamel peraza" w:date="2015-03-28T09:31:00Z"/>
        </w:trPr>
        <w:tc>
          <w:tcPr>
            <w:tcW w:w="3708" w:type="dxa"/>
            <w:tcMar>
              <w:top w:w="100" w:type="dxa"/>
              <w:left w:w="115" w:type="dxa"/>
              <w:bottom w:w="100" w:type="dxa"/>
              <w:right w:w="115" w:type="dxa"/>
            </w:tcMar>
          </w:tcPr>
          <w:p w14:paraId="76593D27" w14:textId="77777777" w:rsidR="00B7267D" w:rsidRPr="00DE75FA" w:rsidRDefault="00B7267D" w:rsidP="0011613B">
            <w:pPr>
              <w:spacing w:after="0" w:line="360" w:lineRule="auto"/>
              <w:rPr>
                <w:ins w:id="1105" w:author="yamel peraza" w:date="2015-03-28T09:31:00Z"/>
                <w:rFonts w:ascii="Times New Roman" w:hAnsi="Times New Roman" w:cs="Times New Roman"/>
              </w:rPr>
            </w:pPr>
            <w:ins w:id="1106" w:author="yamel peraza" w:date="2015-03-28T09:31: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88BECB0" w14:textId="77777777" w:rsidR="00B7267D" w:rsidRPr="00453CF3" w:rsidRDefault="00B7267D" w:rsidP="00B7267D">
            <w:pPr>
              <w:pStyle w:val="ListParagraph"/>
              <w:numPr>
                <w:ilvl w:val="0"/>
                <w:numId w:val="69"/>
              </w:numPr>
              <w:jc w:val="left"/>
              <w:rPr>
                <w:ins w:id="1107" w:author="yamel peraza" w:date="2015-03-28T09:31:00Z"/>
                <w:rFonts w:ascii="Times New Roman" w:eastAsiaTheme="minorHAnsi" w:hAnsi="Times New Roman" w:cs="Times New Roman"/>
              </w:rPr>
            </w:pPr>
            <w:ins w:id="1108" w:author="yamel peraza" w:date="2015-03-28T09:31:00Z">
              <w:r>
                <w:rPr>
                  <w:rFonts w:ascii="Times New Roman" w:hAnsi="Times New Roman" w:cs="Times New Roman"/>
                </w:rPr>
                <w:t>Head professor successfully filtered images.</w:t>
              </w:r>
            </w:ins>
          </w:p>
        </w:tc>
      </w:tr>
    </w:tbl>
    <w:p w14:paraId="7DD83287" w14:textId="77777777" w:rsidR="003E009E" w:rsidRDefault="003E009E" w:rsidP="00900A1E">
      <w:pPr>
        <w:rPr>
          <w:ins w:id="1109" w:author="yamel peraza" w:date="2015-03-18T15:11:00Z"/>
        </w:rPr>
      </w:pPr>
    </w:p>
    <w:p w14:paraId="6A174EC4" w14:textId="77777777" w:rsidR="003E009E" w:rsidRDefault="003E009E" w:rsidP="00900A1E">
      <w:pPr>
        <w:rPr>
          <w:ins w:id="1110" w:author="yamel peraza" w:date="2015-03-28T09:3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B7267D" w:rsidRPr="00C873EF" w14:paraId="446AB1F4" w14:textId="77777777" w:rsidTr="0011613B">
        <w:trPr>
          <w:ins w:id="1111" w:author="yamel peraza" w:date="2015-03-28T09:32:00Z"/>
        </w:trPr>
        <w:tc>
          <w:tcPr>
            <w:tcW w:w="3708" w:type="dxa"/>
            <w:tcMar>
              <w:top w:w="100" w:type="dxa"/>
              <w:left w:w="115" w:type="dxa"/>
              <w:bottom w:w="100" w:type="dxa"/>
              <w:right w:w="115" w:type="dxa"/>
            </w:tcMar>
          </w:tcPr>
          <w:p w14:paraId="679F6E7C" w14:textId="3CFEEEA4" w:rsidR="00B7267D" w:rsidRPr="00B42D5C" w:rsidRDefault="00B7267D" w:rsidP="0011613B">
            <w:pPr>
              <w:spacing w:after="0" w:line="360" w:lineRule="auto"/>
              <w:rPr>
                <w:ins w:id="1112" w:author="yamel peraza" w:date="2015-03-28T09:32:00Z"/>
                <w:rFonts w:ascii="Times New Roman" w:hAnsi="Times New Roman" w:cs="Times New Roman"/>
                <w:sz w:val="24"/>
                <w:szCs w:val="24"/>
              </w:rPr>
            </w:pPr>
            <w:ins w:id="1113" w:author="yamel peraza" w:date="2015-03-28T09:32: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(SPW5_115</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6A5E72E5" w14:textId="77777777" w:rsidR="00B7267D" w:rsidRPr="00C873EF" w:rsidRDefault="00B7267D" w:rsidP="0008282A">
            <w:pPr>
              <w:pStyle w:val="Heading1"/>
              <w:numPr>
                <w:ilvl w:val="0"/>
                <w:numId w:val="0"/>
              </w:numPr>
              <w:shd w:val="clear" w:color="auto" w:fill="FFFFFF"/>
              <w:spacing w:before="0" w:after="0"/>
              <w:rPr>
                <w:ins w:id="1114" w:author="yamel peraza" w:date="2015-03-28T09:32:00Z"/>
                <w:bCs w:val="0"/>
                <w:color w:val="000000"/>
                <w:szCs w:val="24"/>
              </w:rPr>
              <w:pPrChange w:id="1115" w:author="yamel peraza" w:date="2015-03-28T19:39:00Z">
                <w:pPr>
                  <w:pStyle w:val="Heading1"/>
                  <w:shd w:val="clear" w:color="auto" w:fill="FFFFFF"/>
                  <w:spacing w:before="0" w:after="0"/>
                </w:pPr>
              </w:pPrChange>
            </w:pPr>
            <w:ins w:id="1116" w:author="yamel peraza" w:date="2015-03-28T09:32:00Z">
              <w:r>
                <w:rPr>
                  <w:rStyle w:val="card-name"/>
                  <w:bCs w:val="0"/>
                  <w:color w:val="000000"/>
                  <w:szCs w:val="24"/>
                </w:rPr>
                <w:t>Set Image Status</w:t>
              </w:r>
            </w:ins>
          </w:p>
        </w:tc>
      </w:tr>
      <w:tr w:rsidR="00B7267D" w:rsidRPr="00DE75FA" w14:paraId="1F595307" w14:textId="77777777" w:rsidTr="0011613B">
        <w:trPr>
          <w:ins w:id="1117" w:author="yamel peraza" w:date="2015-03-28T09:32:00Z"/>
        </w:trPr>
        <w:tc>
          <w:tcPr>
            <w:tcW w:w="3708" w:type="dxa"/>
            <w:tcMar>
              <w:top w:w="100" w:type="dxa"/>
              <w:left w:w="115" w:type="dxa"/>
              <w:bottom w:w="100" w:type="dxa"/>
              <w:right w:w="115" w:type="dxa"/>
            </w:tcMar>
          </w:tcPr>
          <w:p w14:paraId="4C39B3A8" w14:textId="77777777" w:rsidR="00B7267D" w:rsidRPr="00DE75FA" w:rsidRDefault="00B7267D" w:rsidP="0011613B">
            <w:pPr>
              <w:spacing w:after="0" w:line="360" w:lineRule="auto"/>
              <w:rPr>
                <w:ins w:id="1118" w:author="yamel peraza" w:date="2015-03-28T09:32:00Z"/>
                <w:rFonts w:ascii="Times New Roman" w:hAnsi="Times New Roman" w:cs="Times New Roman"/>
              </w:rPr>
            </w:pPr>
            <w:ins w:id="1119" w:author="yamel peraza" w:date="2015-03-28T09:32: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5CAE21F3" w14:textId="77777777" w:rsidR="00B7267D" w:rsidRPr="00DE75FA" w:rsidRDefault="00B7267D" w:rsidP="0011613B">
            <w:pPr>
              <w:spacing w:after="0" w:line="360" w:lineRule="auto"/>
              <w:rPr>
                <w:ins w:id="1120" w:author="yamel peraza" w:date="2015-03-28T09:32:00Z"/>
                <w:rFonts w:ascii="Times New Roman" w:hAnsi="Times New Roman" w:cs="Times New Roman"/>
              </w:rPr>
            </w:pPr>
            <w:ins w:id="1121" w:author="yamel peraza" w:date="2015-03-28T09:32:00Z">
              <w:r>
                <w:rPr>
                  <w:rFonts w:ascii="Times New Roman" w:eastAsia="Times New Roman" w:hAnsi="Times New Roman" w:cs="Times New Roman"/>
                  <w:sz w:val="24"/>
                </w:rPr>
                <w:t>Head professor</w:t>
              </w:r>
            </w:ins>
          </w:p>
        </w:tc>
      </w:tr>
      <w:tr w:rsidR="00B7267D" w:rsidRPr="00C873EF" w14:paraId="55C3D1A5" w14:textId="77777777" w:rsidTr="0011613B">
        <w:trPr>
          <w:ins w:id="1122" w:author="yamel peraza" w:date="2015-03-28T09:32:00Z"/>
        </w:trPr>
        <w:tc>
          <w:tcPr>
            <w:tcW w:w="3708" w:type="dxa"/>
            <w:tcMar>
              <w:top w:w="100" w:type="dxa"/>
              <w:left w:w="115" w:type="dxa"/>
              <w:bottom w:w="100" w:type="dxa"/>
              <w:right w:w="115" w:type="dxa"/>
            </w:tcMar>
          </w:tcPr>
          <w:p w14:paraId="40D2EEA9" w14:textId="77777777" w:rsidR="00B7267D" w:rsidRPr="00B42D5C" w:rsidRDefault="00B7267D" w:rsidP="00B7267D">
            <w:pPr>
              <w:pStyle w:val="NormalWeb"/>
              <w:numPr>
                <w:ilvl w:val="0"/>
                <w:numId w:val="81"/>
              </w:numPr>
              <w:spacing w:before="0" w:beforeAutospacing="0" w:after="150" w:afterAutospacing="0" w:line="294" w:lineRule="atLeast"/>
              <w:ind w:left="150"/>
              <w:jc w:val="left"/>
              <w:rPr>
                <w:ins w:id="1123" w:author="yamel peraza" w:date="2015-03-28T09:32:00Z"/>
                <w:rFonts w:ascii="Arial" w:hAnsi="Arial" w:cs="Arial"/>
                <w:color w:val="000000"/>
                <w:sz w:val="21"/>
                <w:szCs w:val="21"/>
              </w:rPr>
            </w:pPr>
            <w:ins w:id="1124" w:author="yamel peraza" w:date="2015-03-28T09:32:00Z">
              <w:r>
                <w:rPr>
                  <w:b/>
                  <w:i/>
                </w:rPr>
                <w:t xml:space="preserve">User Story </w:t>
              </w:r>
              <w:r>
                <w:rPr>
                  <w:b/>
                </w:rPr>
                <w:t>#355</w:t>
              </w:r>
            </w:ins>
          </w:p>
        </w:tc>
        <w:tc>
          <w:tcPr>
            <w:tcW w:w="5850" w:type="dxa"/>
            <w:tcMar>
              <w:top w:w="100" w:type="dxa"/>
              <w:left w:w="115" w:type="dxa"/>
              <w:bottom w:w="100" w:type="dxa"/>
              <w:right w:w="115" w:type="dxa"/>
            </w:tcMar>
          </w:tcPr>
          <w:p w14:paraId="771AAF4B" w14:textId="77777777" w:rsidR="00B7267D" w:rsidRPr="00C873EF" w:rsidRDefault="00B7267D" w:rsidP="0011613B">
            <w:pPr>
              <w:shd w:val="clear" w:color="auto" w:fill="FFFFFF"/>
              <w:spacing w:before="75" w:after="75" w:line="294" w:lineRule="atLeast"/>
              <w:jc w:val="left"/>
              <w:rPr>
                <w:ins w:id="1125" w:author="yamel peraza" w:date="2015-03-28T09:32:00Z"/>
                <w:rFonts w:ascii="Arial" w:eastAsia="Times New Roman" w:hAnsi="Arial" w:cs="Arial"/>
                <w:color w:val="000000"/>
                <w:sz w:val="21"/>
                <w:szCs w:val="21"/>
              </w:rPr>
            </w:pPr>
            <w:ins w:id="1126" w:author="yamel peraza" w:date="2015-03-28T09:32:00Z">
              <w:r w:rsidRPr="00F542C0">
                <w:rPr>
                  <w:rFonts w:ascii="Arial" w:eastAsia="Times New Roman" w:hAnsi="Arial" w:cs="Arial"/>
                  <w:color w:val="000000"/>
                  <w:sz w:val="21"/>
                  <w:szCs w:val="21"/>
                </w:rPr>
                <w:t>As a head professor I want to be able to set the status of the images in the system, so just active images are offered to students.</w:t>
              </w:r>
            </w:ins>
          </w:p>
        </w:tc>
      </w:tr>
      <w:tr w:rsidR="00B7267D" w:rsidRPr="002E54BB" w14:paraId="6B4987B0" w14:textId="77777777" w:rsidTr="0011613B">
        <w:trPr>
          <w:ins w:id="1127" w:author="yamel peraza" w:date="2015-03-28T09:32:00Z"/>
        </w:trPr>
        <w:tc>
          <w:tcPr>
            <w:tcW w:w="3708" w:type="dxa"/>
            <w:tcMar>
              <w:top w:w="100" w:type="dxa"/>
              <w:left w:w="115" w:type="dxa"/>
              <w:bottom w:w="100" w:type="dxa"/>
              <w:right w:w="115" w:type="dxa"/>
            </w:tcMar>
          </w:tcPr>
          <w:p w14:paraId="544E9B74" w14:textId="77777777" w:rsidR="00B7267D" w:rsidRDefault="00B7267D" w:rsidP="00B7267D">
            <w:pPr>
              <w:pStyle w:val="NormalWeb"/>
              <w:numPr>
                <w:ilvl w:val="0"/>
                <w:numId w:val="81"/>
              </w:numPr>
              <w:spacing w:before="0" w:beforeAutospacing="0" w:after="150" w:afterAutospacing="0" w:line="294" w:lineRule="atLeast"/>
              <w:ind w:left="150"/>
              <w:jc w:val="left"/>
              <w:rPr>
                <w:ins w:id="1128" w:author="yamel peraza" w:date="2015-03-28T09:32:00Z"/>
                <w:b/>
                <w:i/>
              </w:rPr>
            </w:pPr>
            <w:ins w:id="1129" w:author="yamel peraza" w:date="2015-03-28T09:32:00Z">
              <w:r w:rsidRPr="00DE75FA">
                <w:rPr>
                  <w:b/>
                  <w:i/>
                </w:rPr>
                <w:t>Entry Conditions</w:t>
              </w:r>
            </w:ins>
          </w:p>
        </w:tc>
        <w:tc>
          <w:tcPr>
            <w:tcW w:w="5850" w:type="dxa"/>
            <w:tcMar>
              <w:top w:w="100" w:type="dxa"/>
              <w:left w:w="115" w:type="dxa"/>
              <w:bottom w:w="100" w:type="dxa"/>
              <w:right w:w="115" w:type="dxa"/>
            </w:tcMar>
          </w:tcPr>
          <w:p w14:paraId="66AE9C49" w14:textId="77777777" w:rsidR="00B7267D" w:rsidRDefault="00B7267D" w:rsidP="00B7267D">
            <w:pPr>
              <w:pStyle w:val="ListParagraph"/>
              <w:numPr>
                <w:ilvl w:val="0"/>
                <w:numId w:val="81"/>
              </w:numPr>
              <w:jc w:val="left"/>
              <w:rPr>
                <w:ins w:id="1130" w:author="yamel peraza" w:date="2015-03-28T09:32:00Z"/>
                <w:rFonts w:eastAsiaTheme="minorHAnsi"/>
              </w:rPr>
            </w:pPr>
            <w:ins w:id="1131" w:author="yamel peraza" w:date="2015-03-28T09:32:00Z">
              <w:r>
                <w:rPr>
                  <w:rFonts w:eastAsiaTheme="minorHAnsi"/>
                </w:rPr>
                <w:t>Head professor is logged in the system.</w:t>
              </w:r>
            </w:ins>
          </w:p>
          <w:p w14:paraId="53AE92FB" w14:textId="77777777" w:rsidR="00B7267D" w:rsidRPr="002E54BB" w:rsidRDefault="00B7267D" w:rsidP="00B7267D">
            <w:pPr>
              <w:pStyle w:val="ListParagraph"/>
              <w:numPr>
                <w:ilvl w:val="0"/>
                <w:numId w:val="81"/>
              </w:numPr>
              <w:jc w:val="left"/>
              <w:rPr>
                <w:ins w:id="1132" w:author="yamel peraza" w:date="2015-03-28T09:32:00Z"/>
                <w:rFonts w:eastAsiaTheme="minorHAnsi"/>
              </w:rPr>
            </w:pPr>
            <w:ins w:id="1133" w:author="yamel peraza" w:date="2015-03-28T09:32:00Z">
              <w:r>
                <w:rPr>
                  <w:rFonts w:eastAsiaTheme="minorHAnsi"/>
                </w:rPr>
                <w:t>Head professor is in vm_images page.</w:t>
              </w:r>
            </w:ins>
          </w:p>
        </w:tc>
      </w:tr>
      <w:tr w:rsidR="00B7267D" w:rsidRPr="00B91C3B" w14:paraId="3A343833" w14:textId="77777777" w:rsidTr="0011613B">
        <w:trPr>
          <w:ins w:id="1134" w:author="yamel peraza" w:date="2015-03-28T09:32:00Z"/>
        </w:trPr>
        <w:tc>
          <w:tcPr>
            <w:tcW w:w="3708" w:type="dxa"/>
            <w:shd w:val="clear" w:color="auto" w:fill="BDD6EE"/>
            <w:tcMar>
              <w:top w:w="100" w:type="dxa"/>
              <w:left w:w="115" w:type="dxa"/>
              <w:bottom w:w="100" w:type="dxa"/>
              <w:right w:w="115" w:type="dxa"/>
            </w:tcMar>
          </w:tcPr>
          <w:p w14:paraId="7EE76957" w14:textId="77777777" w:rsidR="00B7267D" w:rsidRPr="00DE75FA" w:rsidRDefault="00B7267D" w:rsidP="0011613B">
            <w:pPr>
              <w:spacing w:after="0" w:line="360" w:lineRule="auto"/>
              <w:rPr>
                <w:ins w:id="1135" w:author="yamel peraza" w:date="2015-03-28T09:32:00Z"/>
                <w:rFonts w:ascii="Times New Roman" w:hAnsi="Times New Roman" w:cs="Times New Roman"/>
              </w:rPr>
            </w:pPr>
            <w:ins w:id="1136" w:author="yamel peraza" w:date="2015-03-28T09:32: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EC118EF" w14:textId="77777777" w:rsidR="00B7267D" w:rsidRDefault="00B7267D" w:rsidP="00B7267D">
            <w:pPr>
              <w:pStyle w:val="ListParagraph"/>
              <w:numPr>
                <w:ilvl w:val="0"/>
                <w:numId w:val="88"/>
              </w:numPr>
              <w:jc w:val="left"/>
              <w:rPr>
                <w:ins w:id="1137" w:author="yamel peraza" w:date="2015-03-28T09:32:00Z"/>
                <w:rFonts w:eastAsiaTheme="minorHAnsi"/>
              </w:rPr>
            </w:pPr>
            <w:ins w:id="1138" w:author="yamel peraza" w:date="2015-03-28T09:32:00Z">
              <w:r w:rsidRPr="009540A1">
                <w:rPr>
                  <w:rFonts w:eastAsiaTheme="minorHAnsi"/>
                </w:rPr>
                <w:t>This use case starts when the head professor</w:t>
              </w:r>
              <w:r>
                <w:rPr>
                  <w:rFonts w:eastAsiaTheme="minorHAnsi"/>
                </w:rPr>
                <w:t xml:space="preserve"> clicks on an existing semaphore link/button in vm_images page</w:t>
              </w:r>
              <w:r w:rsidRPr="009540A1">
                <w:rPr>
                  <w:rFonts w:eastAsiaTheme="minorHAnsi"/>
                </w:rPr>
                <w:t>.</w:t>
              </w:r>
            </w:ins>
          </w:p>
          <w:p w14:paraId="20E632B6" w14:textId="77777777" w:rsidR="00B7267D" w:rsidRPr="00B91C3B" w:rsidRDefault="00B7267D" w:rsidP="00B7267D">
            <w:pPr>
              <w:pStyle w:val="ListParagraph"/>
              <w:numPr>
                <w:ilvl w:val="0"/>
                <w:numId w:val="88"/>
              </w:numPr>
              <w:jc w:val="left"/>
              <w:rPr>
                <w:ins w:id="1139" w:author="yamel peraza" w:date="2015-03-28T09:32:00Z"/>
                <w:rFonts w:eastAsiaTheme="minorHAnsi"/>
              </w:rPr>
            </w:pPr>
            <w:ins w:id="1140" w:author="yamel peraza" w:date="2015-03-28T09:32:00Z">
              <w:r>
                <w:rPr>
                  <w:rFonts w:eastAsiaTheme="minorHAnsi"/>
                </w:rPr>
                <w:t>System collects image’s information, processes change status request and prompts success message.</w:t>
              </w:r>
              <w:r w:rsidRPr="00B91C3B">
                <w:rPr>
                  <w:rFonts w:eastAsiaTheme="minorHAnsi"/>
                </w:rPr>
                <w:t xml:space="preserve"> </w:t>
              </w:r>
            </w:ins>
          </w:p>
        </w:tc>
      </w:tr>
      <w:tr w:rsidR="00B7267D" w:rsidRPr="00453CF3" w14:paraId="3642D555" w14:textId="77777777" w:rsidTr="0011613B">
        <w:trPr>
          <w:trHeight w:val="583"/>
          <w:ins w:id="1141" w:author="yamel peraza" w:date="2015-03-28T09:32:00Z"/>
        </w:trPr>
        <w:tc>
          <w:tcPr>
            <w:tcW w:w="3708" w:type="dxa"/>
            <w:tcMar>
              <w:top w:w="100" w:type="dxa"/>
              <w:left w:w="115" w:type="dxa"/>
              <w:bottom w:w="100" w:type="dxa"/>
              <w:right w:w="115" w:type="dxa"/>
            </w:tcMar>
          </w:tcPr>
          <w:p w14:paraId="005CCC55" w14:textId="77777777" w:rsidR="00B7267D" w:rsidRPr="00DE75FA" w:rsidRDefault="00B7267D" w:rsidP="0011613B">
            <w:pPr>
              <w:spacing w:after="0" w:line="360" w:lineRule="auto"/>
              <w:rPr>
                <w:ins w:id="1142" w:author="yamel peraza" w:date="2015-03-28T09:32:00Z"/>
                <w:rFonts w:ascii="Times New Roman" w:hAnsi="Times New Roman" w:cs="Times New Roman"/>
              </w:rPr>
            </w:pPr>
            <w:ins w:id="1143" w:author="yamel peraza" w:date="2015-03-28T09:32: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03177727" w14:textId="77777777" w:rsidR="00B7267D" w:rsidRPr="00453CF3" w:rsidRDefault="00B7267D" w:rsidP="00B7267D">
            <w:pPr>
              <w:pStyle w:val="ListParagraph"/>
              <w:numPr>
                <w:ilvl w:val="0"/>
                <w:numId w:val="69"/>
              </w:numPr>
              <w:jc w:val="left"/>
              <w:rPr>
                <w:ins w:id="1144" w:author="yamel peraza" w:date="2015-03-28T09:32:00Z"/>
                <w:rFonts w:ascii="Times New Roman" w:eastAsiaTheme="minorHAnsi" w:hAnsi="Times New Roman" w:cs="Times New Roman"/>
              </w:rPr>
            </w:pPr>
            <w:ins w:id="1145" w:author="yamel peraza" w:date="2015-03-28T09:32:00Z">
              <w:r>
                <w:rPr>
                  <w:rFonts w:ascii="Times New Roman" w:hAnsi="Times New Roman" w:cs="Times New Roman"/>
                </w:rPr>
                <w:t>Head professor successfully changed images status.</w:t>
              </w:r>
            </w:ins>
          </w:p>
        </w:tc>
      </w:tr>
    </w:tbl>
    <w:p w14:paraId="16475954" w14:textId="77777777" w:rsidR="00B7267D" w:rsidRDefault="00B7267D" w:rsidP="00900A1E">
      <w:pPr>
        <w:rPr>
          <w:ins w:id="1146" w:author="yamel peraza" w:date="2015-03-28T09:31:00Z"/>
        </w:rPr>
      </w:pPr>
    </w:p>
    <w:p w14:paraId="2041B342" w14:textId="77777777" w:rsidR="00E40FD8" w:rsidRDefault="00E40FD8" w:rsidP="00900A1E">
      <w:pPr>
        <w:rPr>
          <w:ins w:id="1147" w:author="yamel peraza" w:date="2015-03-21T15:28:00Z"/>
        </w:rPr>
      </w:pPr>
    </w:p>
    <w:p w14:paraId="1386A247" w14:textId="77777777" w:rsidR="00E40FD8" w:rsidRDefault="00E40FD8" w:rsidP="00900A1E">
      <w:pPr>
        <w:rPr>
          <w:ins w:id="1148" w:author="yamel peraza" w:date="2015-03-21T15:28:00Z"/>
        </w:rPr>
      </w:pPr>
    </w:p>
    <w:p w14:paraId="2F0C3338" w14:textId="77777777" w:rsidR="00E40FD8" w:rsidRDefault="00E40FD8" w:rsidP="00900A1E">
      <w:pPr>
        <w:rPr>
          <w:ins w:id="1149" w:author="yamel peraza" w:date="2015-03-21T15:28:00Z"/>
        </w:rPr>
      </w:pPr>
    </w:p>
    <w:p w14:paraId="0215B261" w14:textId="77777777" w:rsidR="00E40FD8" w:rsidRDefault="00E40FD8" w:rsidP="00900A1E">
      <w:pPr>
        <w:rPr>
          <w:ins w:id="1150" w:author="yamel peraza" w:date="2015-03-21T15:28: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08282A" w:rsidRPr="00C873EF" w14:paraId="3C4BD170" w14:textId="77777777" w:rsidTr="00BB4AF3">
        <w:trPr>
          <w:ins w:id="1151" w:author="yamel peraza" w:date="2015-03-28T19:40:00Z"/>
        </w:trPr>
        <w:tc>
          <w:tcPr>
            <w:tcW w:w="3708" w:type="dxa"/>
            <w:tcMar>
              <w:top w:w="100" w:type="dxa"/>
              <w:left w:w="115" w:type="dxa"/>
              <w:bottom w:w="100" w:type="dxa"/>
              <w:right w:w="115" w:type="dxa"/>
            </w:tcMar>
          </w:tcPr>
          <w:p w14:paraId="176D0D24" w14:textId="77777777" w:rsidR="0008282A" w:rsidRPr="00B42D5C" w:rsidRDefault="0008282A" w:rsidP="00BB4AF3">
            <w:pPr>
              <w:spacing w:after="0" w:line="360" w:lineRule="auto"/>
              <w:rPr>
                <w:ins w:id="1152" w:author="yamel peraza" w:date="2015-03-28T19:40:00Z"/>
                <w:rFonts w:ascii="Times New Roman" w:hAnsi="Times New Roman" w:cs="Times New Roman"/>
                <w:sz w:val="24"/>
                <w:szCs w:val="24"/>
              </w:rPr>
            </w:pPr>
            <w:ins w:id="1153" w:author="yamel peraza" w:date="2015-03-28T19:40:00Z">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4D9DDD9E" w14:textId="77777777" w:rsidR="0008282A" w:rsidRPr="00C873EF" w:rsidRDefault="0008282A" w:rsidP="0008282A">
            <w:pPr>
              <w:pStyle w:val="Heading1"/>
              <w:numPr>
                <w:ilvl w:val="0"/>
                <w:numId w:val="0"/>
              </w:numPr>
              <w:shd w:val="clear" w:color="auto" w:fill="FFFFFF"/>
              <w:spacing w:before="0" w:after="0"/>
              <w:rPr>
                <w:ins w:id="1154" w:author="yamel peraza" w:date="2015-03-28T19:40:00Z"/>
                <w:bCs w:val="0"/>
                <w:color w:val="000000"/>
                <w:szCs w:val="24"/>
              </w:rPr>
              <w:pPrChange w:id="1155" w:author="yamel peraza" w:date="2015-03-28T19:40:00Z">
                <w:pPr>
                  <w:pStyle w:val="Heading1"/>
                  <w:shd w:val="clear" w:color="auto" w:fill="FFFFFF"/>
                  <w:spacing w:before="0" w:after="0"/>
                </w:pPr>
              </w:pPrChange>
            </w:pPr>
            <w:ins w:id="1156" w:author="yamel peraza" w:date="2015-03-28T19:40:00Z">
              <w:r>
                <w:rPr>
                  <w:rStyle w:val="card-name"/>
                  <w:bCs w:val="0"/>
                  <w:color w:val="000000"/>
                  <w:szCs w:val="24"/>
                </w:rPr>
                <w:t xml:space="preserve">Delete Image </w:t>
              </w:r>
            </w:ins>
          </w:p>
        </w:tc>
      </w:tr>
      <w:tr w:rsidR="0008282A" w:rsidRPr="00DE75FA" w14:paraId="7163F808" w14:textId="77777777" w:rsidTr="00BB4AF3">
        <w:trPr>
          <w:ins w:id="1157" w:author="yamel peraza" w:date="2015-03-28T19:40:00Z"/>
        </w:trPr>
        <w:tc>
          <w:tcPr>
            <w:tcW w:w="3708" w:type="dxa"/>
            <w:tcMar>
              <w:top w:w="100" w:type="dxa"/>
              <w:left w:w="115" w:type="dxa"/>
              <w:bottom w:w="100" w:type="dxa"/>
              <w:right w:w="115" w:type="dxa"/>
            </w:tcMar>
          </w:tcPr>
          <w:p w14:paraId="43AE83C3" w14:textId="77777777" w:rsidR="0008282A" w:rsidRPr="00DE75FA" w:rsidRDefault="0008282A" w:rsidP="00BB4AF3">
            <w:pPr>
              <w:spacing w:after="0" w:line="360" w:lineRule="auto"/>
              <w:rPr>
                <w:ins w:id="1158" w:author="yamel peraza" w:date="2015-03-28T19:40:00Z"/>
                <w:rFonts w:ascii="Times New Roman" w:hAnsi="Times New Roman" w:cs="Times New Roman"/>
              </w:rPr>
            </w:pPr>
            <w:ins w:id="1159" w:author="yamel peraza" w:date="2015-03-28T19:40: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1901B406" w14:textId="77777777" w:rsidR="0008282A" w:rsidRPr="00DE75FA" w:rsidRDefault="0008282A" w:rsidP="00BB4AF3">
            <w:pPr>
              <w:spacing w:after="0" w:line="360" w:lineRule="auto"/>
              <w:rPr>
                <w:ins w:id="1160" w:author="yamel peraza" w:date="2015-03-28T19:40:00Z"/>
                <w:rFonts w:ascii="Times New Roman" w:hAnsi="Times New Roman" w:cs="Times New Roman"/>
              </w:rPr>
            </w:pPr>
            <w:ins w:id="1161" w:author="yamel peraza" w:date="2015-03-28T19:40:00Z">
              <w:r>
                <w:rPr>
                  <w:rFonts w:ascii="Times New Roman" w:eastAsia="Times New Roman" w:hAnsi="Times New Roman" w:cs="Times New Roman"/>
                  <w:sz w:val="24"/>
                </w:rPr>
                <w:t>Head professor</w:t>
              </w:r>
            </w:ins>
          </w:p>
        </w:tc>
      </w:tr>
      <w:tr w:rsidR="0008282A" w:rsidRPr="00C873EF" w14:paraId="256BD08C" w14:textId="77777777" w:rsidTr="00BB4AF3">
        <w:trPr>
          <w:ins w:id="1162" w:author="yamel peraza" w:date="2015-03-28T19:40:00Z"/>
        </w:trPr>
        <w:tc>
          <w:tcPr>
            <w:tcW w:w="3708" w:type="dxa"/>
            <w:tcMar>
              <w:top w:w="100" w:type="dxa"/>
              <w:left w:w="115" w:type="dxa"/>
              <w:bottom w:w="100" w:type="dxa"/>
              <w:right w:w="115" w:type="dxa"/>
            </w:tcMar>
          </w:tcPr>
          <w:p w14:paraId="232F5168" w14:textId="77777777" w:rsidR="0008282A" w:rsidRPr="00B42D5C" w:rsidRDefault="0008282A" w:rsidP="0008282A">
            <w:pPr>
              <w:pStyle w:val="NormalWeb"/>
              <w:numPr>
                <w:ilvl w:val="0"/>
                <w:numId w:val="81"/>
              </w:numPr>
              <w:spacing w:before="0" w:beforeAutospacing="0" w:after="150" w:afterAutospacing="0" w:line="294" w:lineRule="atLeast"/>
              <w:ind w:left="150"/>
              <w:jc w:val="left"/>
              <w:rPr>
                <w:ins w:id="1163" w:author="yamel peraza" w:date="2015-03-28T19:40:00Z"/>
                <w:rFonts w:ascii="Arial" w:hAnsi="Arial" w:cs="Arial"/>
                <w:color w:val="000000"/>
                <w:sz w:val="21"/>
                <w:szCs w:val="21"/>
              </w:rPr>
            </w:pPr>
            <w:ins w:id="1164" w:author="yamel peraza" w:date="2015-03-28T19:40:00Z">
              <w:r>
                <w:rPr>
                  <w:b/>
                  <w:i/>
                </w:rPr>
                <w:t xml:space="preserve">User Story </w:t>
              </w:r>
              <w:r>
                <w:rPr>
                  <w:b/>
                </w:rPr>
                <w:t>#355</w:t>
              </w:r>
            </w:ins>
          </w:p>
        </w:tc>
        <w:tc>
          <w:tcPr>
            <w:tcW w:w="5850" w:type="dxa"/>
            <w:tcMar>
              <w:top w:w="100" w:type="dxa"/>
              <w:left w:w="115" w:type="dxa"/>
              <w:bottom w:w="100" w:type="dxa"/>
              <w:right w:w="115" w:type="dxa"/>
            </w:tcMar>
          </w:tcPr>
          <w:p w14:paraId="6952B80E" w14:textId="77777777" w:rsidR="0008282A" w:rsidRPr="00C873EF" w:rsidRDefault="0008282A" w:rsidP="00BB4AF3">
            <w:pPr>
              <w:shd w:val="clear" w:color="auto" w:fill="FFFFFF"/>
              <w:spacing w:before="75" w:after="75" w:line="294" w:lineRule="atLeast"/>
              <w:jc w:val="left"/>
              <w:rPr>
                <w:ins w:id="1165" w:author="yamel peraza" w:date="2015-03-28T19:40:00Z"/>
                <w:rFonts w:ascii="Arial" w:eastAsia="Times New Roman" w:hAnsi="Arial" w:cs="Arial"/>
                <w:color w:val="000000"/>
                <w:sz w:val="21"/>
                <w:szCs w:val="21"/>
              </w:rPr>
            </w:pPr>
            <w:ins w:id="1166" w:author="yamel peraza" w:date="2015-03-28T19:40:00Z">
              <w:r w:rsidRPr="00AE337E">
                <w:rPr>
                  <w:rFonts w:ascii="Arial" w:eastAsia="Times New Roman" w:hAnsi="Arial" w:cs="Arial"/>
                  <w:color w:val="000000"/>
                  <w:sz w:val="21"/>
                  <w:szCs w:val="21"/>
                </w:rPr>
                <w:t>As a head professor I want to be able to delete an image from th</w:t>
              </w:r>
              <w:r>
                <w:rPr>
                  <w:rFonts w:ascii="Arial" w:eastAsia="Times New Roman" w:hAnsi="Arial" w:cs="Arial"/>
                  <w:color w:val="000000"/>
                  <w:sz w:val="21"/>
                  <w:szCs w:val="21"/>
                </w:rPr>
                <w:t>e system, so images that are no</w:t>
              </w:r>
              <w:r w:rsidRPr="00AE337E">
                <w:rPr>
                  <w:rFonts w:ascii="Arial" w:eastAsia="Times New Roman" w:hAnsi="Arial" w:cs="Arial"/>
                  <w:color w:val="000000"/>
                  <w:sz w:val="21"/>
                  <w:szCs w:val="21"/>
                </w:rPr>
                <w:t xml:space="preserve"> longer in used can be removed.</w:t>
              </w:r>
            </w:ins>
          </w:p>
        </w:tc>
      </w:tr>
      <w:tr w:rsidR="0008282A" w:rsidRPr="002E54BB" w14:paraId="09396DDD" w14:textId="77777777" w:rsidTr="00BB4AF3">
        <w:trPr>
          <w:ins w:id="1167" w:author="yamel peraza" w:date="2015-03-28T19:40:00Z"/>
        </w:trPr>
        <w:tc>
          <w:tcPr>
            <w:tcW w:w="3708" w:type="dxa"/>
            <w:tcMar>
              <w:top w:w="100" w:type="dxa"/>
              <w:left w:w="115" w:type="dxa"/>
              <w:bottom w:w="100" w:type="dxa"/>
              <w:right w:w="115" w:type="dxa"/>
            </w:tcMar>
          </w:tcPr>
          <w:p w14:paraId="342C4E12" w14:textId="77777777" w:rsidR="0008282A" w:rsidRDefault="0008282A" w:rsidP="0008282A">
            <w:pPr>
              <w:pStyle w:val="NormalWeb"/>
              <w:numPr>
                <w:ilvl w:val="0"/>
                <w:numId w:val="81"/>
              </w:numPr>
              <w:spacing w:before="0" w:beforeAutospacing="0" w:after="150" w:afterAutospacing="0" w:line="294" w:lineRule="atLeast"/>
              <w:ind w:left="150"/>
              <w:jc w:val="left"/>
              <w:rPr>
                <w:ins w:id="1168" w:author="yamel peraza" w:date="2015-03-28T19:40:00Z"/>
                <w:b/>
                <w:i/>
              </w:rPr>
            </w:pPr>
            <w:ins w:id="1169" w:author="yamel peraza" w:date="2015-03-28T19:40:00Z">
              <w:r w:rsidRPr="00DE75FA">
                <w:rPr>
                  <w:b/>
                  <w:i/>
                </w:rPr>
                <w:t>Entry Conditions</w:t>
              </w:r>
            </w:ins>
          </w:p>
        </w:tc>
        <w:tc>
          <w:tcPr>
            <w:tcW w:w="5850" w:type="dxa"/>
            <w:tcMar>
              <w:top w:w="100" w:type="dxa"/>
              <w:left w:w="115" w:type="dxa"/>
              <w:bottom w:w="100" w:type="dxa"/>
              <w:right w:w="115" w:type="dxa"/>
            </w:tcMar>
          </w:tcPr>
          <w:p w14:paraId="22BBDFC2" w14:textId="77777777" w:rsidR="0008282A" w:rsidRDefault="0008282A" w:rsidP="0008282A">
            <w:pPr>
              <w:pStyle w:val="ListParagraph"/>
              <w:numPr>
                <w:ilvl w:val="0"/>
                <w:numId w:val="81"/>
              </w:numPr>
              <w:jc w:val="left"/>
              <w:rPr>
                <w:ins w:id="1170" w:author="yamel peraza" w:date="2015-03-28T19:40:00Z"/>
                <w:rFonts w:eastAsiaTheme="minorHAnsi"/>
              </w:rPr>
            </w:pPr>
            <w:ins w:id="1171" w:author="yamel peraza" w:date="2015-03-28T19:40:00Z">
              <w:r>
                <w:rPr>
                  <w:rFonts w:eastAsiaTheme="minorHAnsi"/>
                </w:rPr>
                <w:t>Head professor is logged in the system.</w:t>
              </w:r>
            </w:ins>
          </w:p>
          <w:p w14:paraId="1C83D970" w14:textId="77777777" w:rsidR="0008282A" w:rsidRPr="002E54BB" w:rsidRDefault="0008282A" w:rsidP="0008282A">
            <w:pPr>
              <w:pStyle w:val="ListParagraph"/>
              <w:numPr>
                <w:ilvl w:val="0"/>
                <w:numId w:val="81"/>
              </w:numPr>
              <w:jc w:val="left"/>
              <w:rPr>
                <w:ins w:id="1172" w:author="yamel peraza" w:date="2015-03-28T19:40:00Z"/>
                <w:rFonts w:eastAsiaTheme="minorHAnsi"/>
              </w:rPr>
            </w:pPr>
            <w:ins w:id="1173" w:author="yamel peraza" w:date="2015-03-28T19:40:00Z">
              <w:r>
                <w:rPr>
                  <w:rFonts w:eastAsiaTheme="minorHAnsi"/>
                </w:rPr>
                <w:t>Head professor is in vm_images page.</w:t>
              </w:r>
            </w:ins>
          </w:p>
        </w:tc>
      </w:tr>
      <w:tr w:rsidR="0008282A" w:rsidRPr="004B67C8" w14:paraId="6B3B9080" w14:textId="77777777" w:rsidTr="00BB4AF3">
        <w:trPr>
          <w:ins w:id="1174" w:author="yamel peraza" w:date="2015-03-28T19:40:00Z"/>
        </w:trPr>
        <w:tc>
          <w:tcPr>
            <w:tcW w:w="3708" w:type="dxa"/>
            <w:shd w:val="clear" w:color="auto" w:fill="BDD6EE"/>
            <w:tcMar>
              <w:top w:w="100" w:type="dxa"/>
              <w:left w:w="115" w:type="dxa"/>
              <w:bottom w:w="100" w:type="dxa"/>
              <w:right w:w="115" w:type="dxa"/>
            </w:tcMar>
          </w:tcPr>
          <w:p w14:paraId="7B387865" w14:textId="77777777" w:rsidR="0008282A" w:rsidRPr="00DE75FA" w:rsidRDefault="0008282A" w:rsidP="00BB4AF3">
            <w:pPr>
              <w:spacing w:after="0" w:line="360" w:lineRule="auto"/>
              <w:rPr>
                <w:ins w:id="1175" w:author="yamel peraza" w:date="2015-03-28T19:40:00Z"/>
                <w:rFonts w:ascii="Times New Roman" w:hAnsi="Times New Roman" w:cs="Times New Roman"/>
              </w:rPr>
            </w:pPr>
            <w:ins w:id="1176" w:author="yamel peraza" w:date="2015-03-28T19:40: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406FB4FA" w14:textId="77777777" w:rsidR="0008282A" w:rsidRDefault="0008282A" w:rsidP="0008282A">
            <w:pPr>
              <w:pStyle w:val="ListParagraph"/>
              <w:numPr>
                <w:ilvl w:val="0"/>
                <w:numId w:val="89"/>
              </w:numPr>
              <w:jc w:val="left"/>
              <w:rPr>
                <w:ins w:id="1177" w:author="yamel peraza" w:date="2015-03-28T19:40:00Z"/>
                <w:rFonts w:eastAsiaTheme="minorHAnsi"/>
              </w:rPr>
            </w:pPr>
            <w:ins w:id="1178" w:author="yamel peraza" w:date="2015-03-28T19:40:00Z">
              <w:r w:rsidRPr="004B67C8">
                <w:rPr>
                  <w:rFonts w:eastAsiaTheme="minorHAnsi"/>
                </w:rPr>
                <w:t>This use case starts when the head professor clicks on an existing link/button in vm_images page.</w:t>
              </w:r>
            </w:ins>
          </w:p>
          <w:p w14:paraId="187E9F15" w14:textId="77777777" w:rsidR="0008282A" w:rsidRDefault="0008282A" w:rsidP="0008282A">
            <w:pPr>
              <w:pStyle w:val="ListParagraph"/>
              <w:numPr>
                <w:ilvl w:val="0"/>
                <w:numId w:val="89"/>
              </w:numPr>
              <w:jc w:val="left"/>
              <w:rPr>
                <w:ins w:id="1179" w:author="yamel peraza" w:date="2015-03-28T19:40:00Z"/>
                <w:rFonts w:eastAsiaTheme="minorHAnsi"/>
              </w:rPr>
            </w:pPr>
            <w:ins w:id="1180" w:author="yamel peraza" w:date="2015-03-28T19:40:00Z">
              <w:r>
                <w:rPr>
                  <w:rFonts w:eastAsiaTheme="minorHAnsi"/>
                </w:rPr>
                <w:t>System prompts confirmation message for deletion.</w:t>
              </w:r>
            </w:ins>
          </w:p>
          <w:p w14:paraId="4CA9AE50" w14:textId="77777777" w:rsidR="0008282A" w:rsidRPr="004B67C8" w:rsidRDefault="0008282A" w:rsidP="0008282A">
            <w:pPr>
              <w:pStyle w:val="ListParagraph"/>
              <w:numPr>
                <w:ilvl w:val="0"/>
                <w:numId w:val="89"/>
              </w:numPr>
              <w:jc w:val="left"/>
              <w:rPr>
                <w:ins w:id="1181" w:author="yamel peraza" w:date="2015-03-28T19:40:00Z"/>
                <w:rFonts w:eastAsiaTheme="minorHAnsi"/>
              </w:rPr>
            </w:pPr>
            <w:ins w:id="1182" w:author="yamel peraza" w:date="2015-03-28T19:40:00Z">
              <w:r>
                <w:rPr>
                  <w:rFonts w:eastAsiaTheme="minorHAnsi"/>
                </w:rPr>
                <w:t>Head professor clicks on “okay” button.</w:t>
              </w:r>
            </w:ins>
          </w:p>
          <w:p w14:paraId="24910A0E" w14:textId="77777777" w:rsidR="0008282A" w:rsidRPr="004B67C8" w:rsidRDefault="0008282A" w:rsidP="0008282A">
            <w:pPr>
              <w:pStyle w:val="ListParagraph"/>
              <w:numPr>
                <w:ilvl w:val="0"/>
                <w:numId w:val="89"/>
              </w:numPr>
              <w:jc w:val="left"/>
              <w:rPr>
                <w:ins w:id="1183" w:author="yamel peraza" w:date="2015-03-28T19:40:00Z"/>
                <w:rFonts w:eastAsiaTheme="minorHAnsi"/>
              </w:rPr>
            </w:pPr>
            <w:ins w:id="1184" w:author="yamel peraza" w:date="2015-03-28T19:40:00Z">
              <w:r w:rsidRPr="004B67C8">
                <w:rPr>
                  <w:rFonts w:eastAsiaTheme="minorHAnsi"/>
                </w:rPr>
                <w:t xml:space="preserve">System collects image’s information, processes delete request and prompts success message. </w:t>
              </w:r>
            </w:ins>
          </w:p>
        </w:tc>
      </w:tr>
      <w:tr w:rsidR="0008282A" w:rsidRPr="00144CDC" w14:paraId="1373B024" w14:textId="77777777" w:rsidTr="00BB4AF3">
        <w:trPr>
          <w:ins w:id="1185" w:author="yamel peraza" w:date="2015-03-28T19:40:00Z"/>
        </w:trPr>
        <w:tc>
          <w:tcPr>
            <w:tcW w:w="3708" w:type="dxa"/>
            <w:shd w:val="clear" w:color="auto" w:fill="auto"/>
            <w:tcMar>
              <w:top w:w="100" w:type="dxa"/>
              <w:left w:w="115" w:type="dxa"/>
              <w:bottom w:w="100" w:type="dxa"/>
              <w:right w:w="115" w:type="dxa"/>
            </w:tcMar>
          </w:tcPr>
          <w:p w14:paraId="67238166" w14:textId="77777777" w:rsidR="0008282A" w:rsidRPr="00DE75FA" w:rsidRDefault="0008282A" w:rsidP="00BB4AF3">
            <w:pPr>
              <w:spacing w:after="0" w:line="360" w:lineRule="auto"/>
              <w:rPr>
                <w:ins w:id="1186" w:author="yamel peraza" w:date="2015-03-28T19:40:00Z"/>
                <w:rFonts w:ascii="Times New Roman" w:eastAsia="Times New Roman" w:hAnsi="Times New Roman" w:cs="Times New Roman"/>
                <w:b/>
                <w:i/>
                <w:sz w:val="24"/>
              </w:rPr>
            </w:pPr>
            <w:ins w:id="1187" w:author="yamel peraza" w:date="2015-03-28T19:40:00Z">
              <w:r w:rsidRPr="00DE75FA">
                <w:rPr>
                  <w:rFonts w:ascii="Times New Roman" w:eastAsia="Times New Roman" w:hAnsi="Times New Roman" w:cs="Times New Roman"/>
                  <w:b/>
                  <w:i/>
                  <w:sz w:val="24"/>
                </w:rPr>
                <w:t>Alternative Flows</w:t>
              </w:r>
            </w:ins>
          </w:p>
        </w:tc>
        <w:tc>
          <w:tcPr>
            <w:tcW w:w="5850" w:type="dxa"/>
            <w:shd w:val="clear" w:color="auto" w:fill="auto"/>
            <w:tcMar>
              <w:top w:w="100" w:type="dxa"/>
              <w:left w:w="115" w:type="dxa"/>
              <w:bottom w:w="100" w:type="dxa"/>
              <w:right w:w="115" w:type="dxa"/>
            </w:tcMar>
          </w:tcPr>
          <w:p w14:paraId="58280C7B" w14:textId="77777777" w:rsidR="0008282A" w:rsidRPr="00144CDC" w:rsidRDefault="0008282A" w:rsidP="0008282A">
            <w:pPr>
              <w:pStyle w:val="ListParagraph"/>
              <w:numPr>
                <w:ilvl w:val="0"/>
                <w:numId w:val="69"/>
              </w:numPr>
              <w:jc w:val="left"/>
              <w:rPr>
                <w:ins w:id="1188" w:author="yamel peraza" w:date="2015-03-28T19:40:00Z"/>
                <w:rFonts w:eastAsiaTheme="minorHAnsi"/>
              </w:rPr>
            </w:pPr>
            <w:ins w:id="1189" w:author="yamel peraza" w:date="2015-03-28T19:40:00Z">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ins>
          </w:p>
        </w:tc>
      </w:tr>
      <w:tr w:rsidR="0008282A" w:rsidRPr="00453CF3" w14:paraId="719EB1A5" w14:textId="77777777" w:rsidTr="00BB4AF3">
        <w:trPr>
          <w:trHeight w:val="583"/>
          <w:ins w:id="1190" w:author="yamel peraza" w:date="2015-03-28T19:40:00Z"/>
        </w:trPr>
        <w:tc>
          <w:tcPr>
            <w:tcW w:w="3708" w:type="dxa"/>
            <w:tcMar>
              <w:top w:w="100" w:type="dxa"/>
              <w:left w:w="115" w:type="dxa"/>
              <w:bottom w:w="100" w:type="dxa"/>
              <w:right w:w="115" w:type="dxa"/>
            </w:tcMar>
          </w:tcPr>
          <w:p w14:paraId="5839064E" w14:textId="77777777" w:rsidR="0008282A" w:rsidRPr="00DE75FA" w:rsidRDefault="0008282A" w:rsidP="00BB4AF3">
            <w:pPr>
              <w:spacing w:after="0" w:line="360" w:lineRule="auto"/>
              <w:rPr>
                <w:ins w:id="1191" w:author="yamel peraza" w:date="2015-03-28T19:40:00Z"/>
                <w:rFonts w:ascii="Times New Roman" w:hAnsi="Times New Roman" w:cs="Times New Roman"/>
              </w:rPr>
            </w:pPr>
            <w:ins w:id="1192" w:author="yamel peraza" w:date="2015-03-28T19:40: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EB3C524" w14:textId="77777777" w:rsidR="0008282A" w:rsidRPr="00453CF3" w:rsidRDefault="0008282A" w:rsidP="0008282A">
            <w:pPr>
              <w:pStyle w:val="ListParagraph"/>
              <w:numPr>
                <w:ilvl w:val="0"/>
                <w:numId w:val="69"/>
              </w:numPr>
              <w:jc w:val="left"/>
              <w:rPr>
                <w:ins w:id="1193" w:author="yamel peraza" w:date="2015-03-28T19:40:00Z"/>
                <w:rFonts w:ascii="Times New Roman" w:eastAsiaTheme="minorHAnsi" w:hAnsi="Times New Roman" w:cs="Times New Roman"/>
              </w:rPr>
            </w:pPr>
            <w:ins w:id="1194" w:author="yamel peraza" w:date="2015-03-28T19:40:00Z">
              <w:r>
                <w:rPr>
                  <w:rFonts w:ascii="Times New Roman" w:hAnsi="Times New Roman" w:cs="Times New Roman"/>
                </w:rPr>
                <w:t>Head professor successfully deleted an images.</w:t>
              </w:r>
            </w:ins>
          </w:p>
        </w:tc>
      </w:tr>
    </w:tbl>
    <w:p w14:paraId="1568EE36" w14:textId="77777777" w:rsidR="00E40FD8" w:rsidRDefault="00E40FD8" w:rsidP="00900A1E">
      <w:pPr>
        <w:rPr>
          <w:ins w:id="1195" w:author="yamel peraza" w:date="2015-03-21T15:28:00Z"/>
        </w:rPr>
      </w:pPr>
    </w:p>
    <w:p w14:paraId="75873F38" w14:textId="77777777" w:rsidR="00E40FD8" w:rsidRDefault="00E40FD8" w:rsidP="00900A1E">
      <w:pPr>
        <w:rPr>
          <w:ins w:id="1196" w:author="yamel peraza" w:date="2015-03-21T15:28:00Z"/>
        </w:rPr>
      </w:pPr>
    </w:p>
    <w:p w14:paraId="609141A0" w14:textId="77777777" w:rsidR="00E40FD8" w:rsidRDefault="00E40FD8" w:rsidP="00900A1E">
      <w:pPr>
        <w:rPr>
          <w:ins w:id="1197" w:author="yamel peraza" w:date="2015-03-21T15:28:00Z"/>
        </w:rPr>
      </w:pPr>
    </w:p>
    <w:p w14:paraId="3F8F81C0" w14:textId="77777777" w:rsidR="00E40FD8" w:rsidRDefault="00E40FD8" w:rsidP="00900A1E">
      <w:pPr>
        <w:rPr>
          <w:ins w:id="1198" w:author="yamel peraza" w:date="2015-03-21T15:28:00Z"/>
        </w:rPr>
      </w:pPr>
    </w:p>
    <w:p w14:paraId="7F71686E" w14:textId="77777777" w:rsidR="00E40FD8" w:rsidRDefault="00E40FD8" w:rsidP="00900A1E">
      <w:pPr>
        <w:rPr>
          <w:ins w:id="1199" w:author="yamel peraza" w:date="2015-03-21T15:28:00Z"/>
        </w:rPr>
      </w:pPr>
    </w:p>
    <w:p w14:paraId="3CC04151" w14:textId="77777777" w:rsidR="00E40FD8" w:rsidRDefault="00E40FD8" w:rsidP="00900A1E">
      <w:pPr>
        <w:rPr>
          <w:ins w:id="1200" w:author="yamel peraza" w:date="2015-03-21T15:28:00Z"/>
        </w:rPr>
      </w:pPr>
    </w:p>
    <w:p w14:paraId="369695EB" w14:textId="77777777" w:rsidR="00E40FD8" w:rsidRDefault="00E40FD8" w:rsidP="00900A1E">
      <w:pPr>
        <w:rPr>
          <w:ins w:id="1201" w:author="yamel peraza" w:date="2015-03-21T15:28:00Z"/>
        </w:rPr>
      </w:pPr>
    </w:p>
    <w:p w14:paraId="4A023BE0" w14:textId="77777777" w:rsidR="00E40FD8" w:rsidRDefault="00E40FD8" w:rsidP="00900A1E">
      <w:pPr>
        <w:rPr>
          <w:ins w:id="1202" w:author="yamel peraza" w:date="2015-03-21T15:28:00Z"/>
        </w:rPr>
      </w:pPr>
    </w:p>
    <w:p w14:paraId="52BFE29B" w14:textId="77777777" w:rsidR="00E40FD8" w:rsidRDefault="00E40FD8" w:rsidP="00900A1E">
      <w:pPr>
        <w:rPr>
          <w:ins w:id="1203" w:author="yamel peraza" w:date="2015-03-21T15:28:00Z"/>
        </w:rPr>
      </w:pPr>
    </w:p>
    <w:p w14:paraId="2665332B" w14:textId="77777777" w:rsidR="00E40FD8" w:rsidRDefault="00E40FD8" w:rsidP="00900A1E">
      <w:pPr>
        <w:rPr>
          <w:ins w:id="1204" w:author="yamel peraza" w:date="2015-03-21T15:28:00Z"/>
        </w:rPr>
      </w:pPr>
    </w:p>
    <w:p w14:paraId="1368D0D1" w14:textId="77777777" w:rsidR="00E40FD8" w:rsidRDefault="00E40FD8" w:rsidP="00900A1E">
      <w:pPr>
        <w:rPr>
          <w:ins w:id="1205" w:author="yamel peraza" w:date="2015-03-21T15:28:00Z"/>
        </w:rPr>
      </w:pPr>
    </w:p>
    <w:p w14:paraId="4AA878C7" w14:textId="77777777" w:rsidR="00E40FD8" w:rsidRDefault="00E40FD8" w:rsidP="00900A1E">
      <w:pPr>
        <w:rPr>
          <w:ins w:id="1206" w:author="yamel peraza" w:date="2015-03-21T15:28:00Z"/>
        </w:rPr>
      </w:pPr>
    </w:p>
    <w:p w14:paraId="3C2E3752" w14:textId="77777777" w:rsidR="00E40FD8" w:rsidRDefault="00E40FD8" w:rsidP="00900A1E">
      <w:pPr>
        <w:rPr>
          <w:ins w:id="1207" w:author="yamel peraza" w:date="2015-03-21T15:28:00Z"/>
        </w:rPr>
      </w:pPr>
    </w:p>
    <w:p w14:paraId="540D1423" w14:textId="77777777" w:rsidR="00E40FD8" w:rsidRDefault="00E40FD8" w:rsidP="00900A1E">
      <w:pPr>
        <w:rPr>
          <w:ins w:id="1208" w:author="yamel peraza" w:date="2015-03-21T15:28:00Z"/>
        </w:rPr>
      </w:pPr>
    </w:p>
    <w:p w14:paraId="14CA6A45" w14:textId="77777777" w:rsidR="00E40FD8" w:rsidRDefault="00E40FD8" w:rsidP="00900A1E">
      <w:pPr>
        <w:rPr>
          <w:ins w:id="1209" w:author="yamel peraza" w:date="2015-03-18T15:11:00Z"/>
        </w:rPr>
      </w:pPr>
    </w:p>
    <w:p w14:paraId="72725702" w14:textId="77777777" w:rsidR="003E009E" w:rsidRDefault="003E009E" w:rsidP="00900A1E">
      <w:pPr>
        <w:rPr>
          <w:ins w:id="1210" w:author="yamel peraza" w:date="2015-02-26T18:46:00Z"/>
        </w:rPr>
      </w:pPr>
    </w:p>
    <w:p w14:paraId="77E50EA6" w14:textId="77777777" w:rsidR="007F5506" w:rsidRDefault="007F5506" w:rsidP="00900A1E">
      <w:pPr>
        <w:rPr>
          <w:ins w:id="1211" w:author="yamel peraza" w:date="2015-02-26T18:46:00Z"/>
        </w:rPr>
      </w:pPr>
    </w:p>
    <w:p w14:paraId="296FFA68" w14:textId="77777777" w:rsidR="007F5506" w:rsidRDefault="007F5506" w:rsidP="00900A1E">
      <w:pPr>
        <w:rPr>
          <w:ins w:id="1212" w:author="yamel peraza" w:date="2015-02-26T18:46:00Z"/>
        </w:rPr>
      </w:pPr>
    </w:p>
    <w:p w14:paraId="47E62440" w14:textId="77777777" w:rsidR="007F5506" w:rsidRDefault="007F5506" w:rsidP="00900A1E">
      <w:pPr>
        <w:rPr>
          <w:ins w:id="1213" w:author="yamel peraza" w:date="2015-02-26T18:46:00Z"/>
        </w:rPr>
      </w:pPr>
    </w:p>
    <w:p w14:paraId="63097521" w14:textId="77777777" w:rsidR="007F5506" w:rsidRDefault="007F5506" w:rsidP="00900A1E">
      <w:pPr>
        <w:rPr>
          <w:ins w:id="1214" w:author="yamel peraza" w:date="2015-02-26T18:46:00Z"/>
        </w:rPr>
      </w:pPr>
    </w:p>
    <w:p w14:paraId="7CDF5092" w14:textId="77777777" w:rsidR="007F5506" w:rsidRDefault="007F5506" w:rsidP="00900A1E">
      <w:pPr>
        <w:rPr>
          <w:ins w:id="1215" w:author="yamel peraza" w:date="2015-02-26T18:44:00Z"/>
        </w:rPr>
      </w:pPr>
    </w:p>
    <w:p w14:paraId="277B3493" w14:textId="77777777" w:rsidR="007F5506" w:rsidRDefault="007F5506" w:rsidP="00900A1E">
      <w:pPr>
        <w:rPr>
          <w:ins w:id="1216" w:author="yamel peraza" w:date="2015-02-26T18:44:00Z"/>
        </w:rPr>
      </w:pPr>
    </w:p>
    <w:p w14:paraId="3C9CACF7" w14:textId="77777777" w:rsidR="007F5506" w:rsidRDefault="007F5506" w:rsidP="00900A1E">
      <w:pPr>
        <w:rPr>
          <w:ins w:id="1217" w:author="yamel peraza" w:date="2015-02-26T18:44:00Z"/>
        </w:rPr>
      </w:pPr>
    </w:p>
    <w:p w14:paraId="68546020" w14:textId="1A78B294" w:rsidR="00CF59C7" w:rsidDel="007F5506" w:rsidRDefault="00CF59C7" w:rsidP="00900A1E">
      <w:pPr>
        <w:rPr>
          <w:ins w:id="1218" w:author="Jacek" w:date="2015-02-25T09:02:00Z"/>
          <w:del w:id="1219" w:author="yamel peraza" w:date="2015-02-26T18:47:00Z"/>
        </w:rPr>
      </w:pPr>
    </w:p>
    <w:p w14:paraId="658937AD" w14:textId="23678792" w:rsidR="00F21AE8" w:rsidDel="007F5506" w:rsidRDefault="00F21AE8" w:rsidP="00900A1E">
      <w:pPr>
        <w:rPr>
          <w:del w:id="1220"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lastRenderedPageBreak/>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lastRenderedPageBreak/>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lastRenderedPageBreak/>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lastRenderedPageBreak/>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lastRenderedPageBreak/>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lastRenderedPageBreak/>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w:t>
            </w:r>
            <w:r w:rsidRPr="008F00D6">
              <w:rPr>
                <w:rFonts w:eastAsia="Times New Roman" w:cs="Times New Roman"/>
                <w:sz w:val="24"/>
              </w:rPr>
              <w:lastRenderedPageBreak/>
              <w:t xml:space="preserve">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LinkedIn Authorization Server redirects user back </w:t>
            </w:r>
            <w:r w:rsidRPr="008F00D6">
              <w:rPr>
                <w:rFonts w:eastAsia="Times New Roman" w:cs="Times New Roman"/>
                <w:sz w:val="24"/>
              </w:rPr>
              <w:lastRenderedPageBreak/>
              <w:t>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lastRenderedPageBreak/>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past projects information  to </w:t>
            </w:r>
            <w:r w:rsidRPr="008F00D6">
              <w:rPr>
                <w:rFonts w:eastAsia="Times New Roman" w:cs="Times New Roman"/>
                <w:sz w:val="24"/>
              </w:rPr>
              <w:lastRenderedPageBreak/>
              <w:t>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lastRenderedPageBreak/>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 xml:space="preserve">Server send a request to the database to insert a </w:t>
            </w:r>
            <w:r w:rsidRPr="008F00D6">
              <w:rPr>
                <w:rFonts w:cs="Times New Roman"/>
                <w:sz w:val="24"/>
                <w:szCs w:val="24"/>
              </w:rPr>
              <w:lastRenderedPageBreak/>
              <w:t>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w:t>
            </w:r>
            <w:r w:rsidRPr="008F00D6">
              <w:rPr>
                <w:rFonts w:eastAsia="Times New Roman" w:cs="Times New Roman"/>
                <w:sz w:val="24"/>
              </w:rPr>
              <w:lastRenderedPageBreak/>
              <w:t>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lastRenderedPageBreak/>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The admin dashboard page is ready (this is </w:t>
            </w:r>
            <w:r w:rsidRPr="008F00D6">
              <w:rPr>
                <w:rFonts w:eastAsia="Times New Roman" w:cs="Times New Roman"/>
                <w:sz w:val="24"/>
              </w:rPr>
              <w:lastRenderedPageBreak/>
              <w:t>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The admin dashboard page is ready (this is </w:t>
            </w:r>
            <w:r w:rsidRPr="008F00D6">
              <w:rPr>
                <w:rFonts w:eastAsia="Times New Roman" w:cs="Times New Roman"/>
                <w:sz w:val="24"/>
              </w:rPr>
              <w:lastRenderedPageBreak/>
              <w:t>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5D210857" w:rsidR="00FF3276" w:rsidRPr="008F00D6" w:rsidRDefault="003F64E9" w:rsidP="00B81849">
      <w:pPr>
        <w:pStyle w:val="H2"/>
        <w:numPr>
          <w:ilvl w:val="1"/>
          <w:numId w:val="10"/>
        </w:numPr>
        <w:outlineLvl w:val="1"/>
      </w:pPr>
      <w:bookmarkStart w:id="1221" w:name="_Toc393726788"/>
      <w:ins w:id="1222" w:author="Jacek" w:date="2015-02-27T13:32:00Z">
        <w:r>
          <w:rPr>
            <w:noProof/>
            <w:rPrChange w:id="1223" w:author="Unknown">
              <w:rPr>
                <w:noProof/>
              </w:rPr>
            </w:rPrChange>
          </w:rPr>
          <w:lastRenderedPageBreak/>
          <w:drawing>
            <wp:anchor distT="0" distB="0" distL="114300" distR="114300" simplePos="0" relativeHeight="251659264" behindDoc="0" locked="0" layoutInCell="1" allowOverlap="1" wp14:anchorId="2C799BBD" wp14:editId="2BE1D36B">
              <wp:simplePos x="0" y="0"/>
              <wp:positionH relativeFrom="column">
                <wp:posOffset>76200</wp:posOffset>
              </wp:positionH>
              <wp:positionV relativeFrom="paragraph">
                <wp:posOffset>657225</wp:posOffset>
              </wp:positionV>
              <wp:extent cx="5943600" cy="5328285"/>
              <wp:effectExtent l="0" t="0" r="0" b="571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FF3276" w:rsidRPr="008F00D6">
        <w:rPr>
          <w:noProof/>
        </w:rPr>
        <mc:AlternateContent>
          <mc:Choice Requires="wps">
            <w:drawing>
              <wp:anchor distT="0" distB="0" distL="114300" distR="114300" simplePos="0" relativeHeight="251653120" behindDoc="0" locked="0" layoutInCell="1" allowOverlap="1" wp14:anchorId="301864B5" wp14:editId="3BADFEBC">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89A7C2" id="Straight Connector 36"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1221"/>
    </w:p>
    <w:p w14:paraId="585C7ACD" w14:textId="2C33DFE4" w:rsidR="0058063A" w:rsidRDefault="0058063A" w:rsidP="00452A67">
      <w:pPr>
        <w:spacing w:after="200" w:line="360" w:lineRule="auto"/>
        <w:ind w:left="720" w:firstLine="720"/>
        <w:jc w:val="left"/>
        <w:rPr>
          <w:ins w:id="1224" w:author="yamel peraza" w:date="2015-03-18T15:20:00Z"/>
          <w:b/>
          <w:sz w:val="32"/>
        </w:rPr>
      </w:pPr>
    </w:p>
    <w:p w14:paraId="1178843E" w14:textId="77777777" w:rsidR="003F64E9" w:rsidRDefault="003F64E9" w:rsidP="00452A67">
      <w:pPr>
        <w:spacing w:after="200" w:line="360" w:lineRule="auto"/>
        <w:ind w:left="720" w:firstLine="720"/>
        <w:jc w:val="left"/>
        <w:rPr>
          <w:ins w:id="1225" w:author="yamel peraza" w:date="2015-03-18T15:20:00Z"/>
          <w:b/>
          <w:sz w:val="32"/>
        </w:rPr>
      </w:pPr>
    </w:p>
    <w:p w14:paraId="39A0067A" w14:textId="77777777" w:rsidR="003F64E9" w:rsidRDefault="003F64E9" w:rsidP="00452A67">
      <w:pPr>
        <w:spacing w:after="200" w:line="360" w:lineRule="auto"/>
        <w:ind w:left="720" w:firstLine="720"/>
        <w:jc w:val="left"/>
        <w:rPr>
          <w:ins w:id="1226" w:author="yamel peraza" w:date="2015-03-18T15:20:00Z"/>
          <w:b/>
          <w:sz w:val="32"/>
        </w:rPr>
      </w:pPr>
    </w:p>
    <w:p w14:paraId="4B254F7C" w14:textId="77777777" w:rsidR="003F64E9" w:rsidRDefault="003F64E9" w:rsidP="00452A67">
      <w:pPr>
        <w:spacing w:after="200" w:line="360" w:lineRule="auto"/>
        <w:ind w:left="720" w:firstLine="720"/>
        <w:jc w:val="left"/>
        <w:rPr>
          <w:ins w:id="1227" w:author="yamel peraza" w:date="2015-03-18T15:20:00Z"/>
          <w:b/>
          <w:sz w:val="32"/>
        </w:rPr>
      </w:pPr>
    </w:p>
    <w:p w14:paraId="716727BA" w14:textId="69320F56" w:rsidR="003F64E9" w:rsidRDefault="0008282A" w:rsidP="00452A67">
      <w:pPr>
        <w:spacing w:after="200" w:line="360" w:lineRule="auto"/>
        <w:ind w:left="720" w:firstLine="720"/>
        <w:jc w:val="left"/>
        <w:rPr>
          <w:ins w:id="1228" w:author="yamel peraza" w:date="2015-03-18T15:20:00Z"/>
          <w:b/>
          <w:sz w:val="32"/>
        </w:rPr>
      </w:pPr>
      <w:ins w:id="1229" w:author="yamel peraza" w:date="2015-03-28T19:41:00Z">
        <w:r>
          <w:rPr>
            <w:noProof/>
          </w:rPr>
          <w:lastRenderedPageBreak/>
          <w:drawing>
            <wp:anchor distT="0" distB="0" distL="114300" distR="114300" simplePos="0" relativeHeight="251672576" behindDoc="0" locked="0" layoutInCell="1" allowOverlap="1" wp14:anchorId="42D71DE0" wp14:editId="1F1945AA">
              <wp:simplePos x="0" y="0"/>
              <wp:positionH relativeFrom="column">
                <wp:posOffset>304800</wp:posOffset>
              </wp:positionH>
              <wp:positionV relativeFrom="paragraph">
                <wp:posOffset>114300</wp:posOffset>
              </wp:positionV>
              <wp:extent cx="5943600" cy="4987925"/>
              <wp:effectExtent l="0" t="0" r="0" b="317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anchor>
          </w:drawing>
        </w:r>
      </w:ins>
    </w:p>
    <w:p w14:paraId="1D6C090D" w14:textId="3CB97E9C" w:rsidR="003F64E9" w:rsidRDefault="003F64E9" w:rsidP="00452A67">
      <w:pPr>
        <w:spacing w:after="200" w:line="360" w:lineRule="auto"/>
        <w:ind w:left="720" w:firstLine="720"/>
        <w:jc w:val="left"/>
        <w:rPr>
          <w:ins w:id="1230" w:author="yamel peraza" w:date="2015-03-18T15:20:00Z"/>
          <w:b/>
          <w:sz w:val="32"/>
        </w:rPr>
      </w:pPr>
    </w:p>
    <w:p w14:paraId="21078C59" w14:textId="77777777" w:rsidR="003F64E9" w:rsidRDefault="003F64E9" w:rsidP="00452A67">
      <w:pPr>
        <w:spacing w:after="200" w:line="360" w:lineRule="auto"/>
        <w:ind w:left="720" w:firstLine="720"/>
        <w:jc w:val="left"/>
        <w:rPr>
          <w:ins w:id="1231" w:author="Jacek" w:date="2015-02-27T13:32:00Z"/>
          <w:b/>
          <w:sz w:val="32"/>
        </w:rPr>
      </w:pPr>
    </w:p>
    <w:p w14:paraId="7FB86959" w14:textId="39069C36" w:rsidR="00E264C0" w:rsidRDefault="00E264C0" w:rsidP="00452A67">
      <w:pPr>
        <w:spacing w:after="200" w:line="360" w:lineRule="auto"/>
        <w:ind w:left="720" w:firstLine="720"/>
        <w:jc w:val="left"/>
        <w:rPr>
          <w:ins w:id="1232" w:author="yamel peraza" w:date="2015-02-25T18:19:00Z"/>
          <w:b/>
          <w:sz w:val="32"/>
        </w:rPr>
      </w:pPr>
    </w:p>
    <w:p w14:paraId="76D9AC8C" w14:textId="77777777" w:rsidR="003F64E9" w:rsidRDefault="003F64E9">
      <w:pPr>
        <w:spacing w:after="200" w:line="360" w:lineRule="auto"/>
        <w:jc w:val="left"/>
        <w:rPr>
          <w:ins w:id="1233" w:author="yamel peraza" w:date="2015-03-18T15:21:00Z"/>
          <w:b/>
          <w:sz w:val="32"/>
        </w:rPr>
        <w:pPrChange w:id="1234" w:author="yamel peraza" w:date="2015-02-25T18:18:00Z">
          <w:pPr>
            <w:spacing w:after="200" w:line="360" w:lineRule="auto"/>
            <w:ind w:left="720" w:firstLine="720"/>
            <w:jc w:val="left"/>
          </w:pPr>
        </w:pPrChange>
      </w:pPr>
    </w:p>
    <w:p w14:paraId="17BD5BCA" w14:textId="77777777" w:rsidR="003F64E9" w:rsidRDefault="003F64E9">
      <w:pPr>
        <w:spacing w:after="200" w:line="360" w:lineRule="auto"/>
        <w:jc w:val="left"/>
        <w:rPr>
          <w:ins w:id="1235" w:author="yamel peraza" w:date="2015-03-18T15:21:00Z"/>
          <w:b/>
          <w:sz w:val="32"/>
        </w:rPr>
        <w:pPrChange w:id="1236" w:author="yamel peraza" w:date="2015-02-25T18:18:00Z">
          <w:pPr>
            <w:spacing w:after="200" w:line="360" w:lineRule="auto"/>
            <w:ind w:left="720" w:firstLine="720"/>
            <w:jc w:val="left"/>
          </w:pPr>
        </w:pPrChange>
      </w:pPr>
    </w:p>
    <w:p w14:paraId="0D4CA43F" w14:textId="77777777" w:rsidR="003F64E9" w:rsidRDefault="003F64E9">
      <w:pPr>
        <w:spacing w:after="200" w:line="360" w:lineRule="auto"/>
        <w:jc w:val="left"/>
        <w:rPr>
          <w:ins w:id="1237" w:author="yamel peraza" w:date="2015-03-18T15:21:00Z"/>
          <w:b/>
          <w:sz w:val="32"/>
        </w:rPr>
        <w:pPrChange w:id="1238" w:author="yamel peraza" w:date="2015-02-25T18:18:00Z">
          <w:pPr>
            <w:spacing w:after="200" w:line="360" w:lineRule="auto"/>
            <w:ind w:left="720" w:firstLine="720"/>
            <w:jc w:val="left"/>
          </w:pPr>
        </w:pPrChange>
      </w:pPr>
    </w:p>
    <w:p w14:paraId="2AECD7C8" w14:textId="3F6E8B1A" w:rsidR="0058063A" w:rsidRDefault="0058063A">
      <w:pPr>
        <w:spacing w:after="200" w:line="360" w:lineRule="auto"/>
        <w:jc w:val="left"/>
        <w:rPr>
          <w:ins w:id="1239" w:author="yamel peraza" w:date="2015-02-25T18:18:00Z"/>
          <w:b/>
          <w:sz w:val="32"/>
        </w:rPr>
        <w:pPrChange w:id="1240" w:author="yamel peraza" w:date="2015-02-25T18:18:00Z">
          <w:pPr>
            <w:spacing w:after="200" w:line="360" w:lineRule="auto"/>
            <w:ind w:left="720" w:firstLine="720"/>
            <w:jc w:val="left"/>
          </w:pPr>
        </w:pPrChange>
      </w:pPr>
      <w:ins w:id="1241" w:author="yamel peraza" w:date="2015-02-25T18:18:00Z">
        <w:r w:rsidRPr="006560EB">
          <w:rPr>
            <w:b/>
            <w:sz w:val="32"/>
          </w:rPr>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5">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5045B37E" w:rsidR="00E04B8B" w:rsidRPr="008F00D6" w:rsidRDefault="00E04B8B" w:rsidP="00B81849">
      <w:pPr>
        <w:pStyle w:val="H2"/>
        <w:numPr>
          <w:ilvl w:val="1"/>
          <w:numId w:val="10"/>
        </w:numPr>
        <w:outlineLvl w:val="1"/>
      </w:pPr>
      <w:bookmarkStart w:id="1242" w:name="_Toc393726789"/>
      <w:r w:rsidRPr="008F00D6">
        <w:rPr>
          <w:noProof/>
        </w:rPr>
        <w:lastRenderedPageBreak/>
        <mc:AlternateContent>
          <mc:Choice Requires="wps">
            <w:drawing>
              <wp:anchor distT="0" distB="0" distL="114300" distR="114300" simplePos="0" relativeHeight="251663360" behindDoc="0" locked="0" layoutInCell="1" allowOverlap="1" wp14:anchorId="7E3A59D7" wp14:editId="1D03C1DE">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E7EB3" id="Straight Connector 3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1242"/>
    </w:p>
    <w:p w14:paraId="07F9E25F" w14:textId="34311400" w:rsidR="00720596" w:rsidDel="003F64E9" w:rsidRDefault="00720596" w:rsidP="00E04B8B">
      <w:pPr>
        <w:spacing w:after="200" w:line="360" w:lineRule="auto"/>
        <w:ind w:left="720"/>
        <w:jc w:val="left"/>
        <w:rPr>
          <w:ins w:id="1243" w:author="Jacek" w:date="2015-02-27T13:28:00Z"/>
          <w:del w:id="1244" w:author="yamel peraza" w:date="2015-03-18T15:24:00Z"/>
        </w:rPr>
      </w:pPr>
    </w:p>
    <w:p w14:paraId="7AB2088D" w14:textId="59D9203C" w:rsidR="005C4FB3" w:rsidDel="003F64E9" w:rsidRDefault="005C4FB3" w:rsidP="00E04B8B">
      <w:pPr>
        <w:spacing w:after="200" w:line="360" w:lineRule="auto"/>
        <w:ind w:left="720"/>
        <w:jc w:val="left"/>
        <w:rPr>
          <w:ins w:id="1245" w:author="Jacek" w:date="2015-02-27T13:28:00Z"/>
          <w:del w:id="1246" w:author="yamel peraza" w:date="2015-03-18T15:24:00Z"/>
        </w:rPr>
      </w:pPr>
    </w:p>
    <w:p w14:paraId="1AFF0E86" w14:textId="79B68EA3" w:rsidR="005C4FB3" w:rsidDel="003F64E9" w:rsidRDefault="005C4FB3" w:rsidP="00E04B8B">
      <w:pPr>
        <w:spacing w:after="200" w:line="360" w:lineRule="auto"/>
        <w:ind w:left="720"/>
        <w:jc w:val="left"/>
        <w:rPr>
          <w:ins w:id="1247" w:author="Jacek" w:date="2015-02-27T13:28:00Z"/>
          <w:del w:id="1248" w:author="yamel peraza" w:date="2015-03-18T15:24:00Z"/>
        </w:rPr>
      </w:pPr>
    </w:p>
    <w:p w14:paraId="45DCE38D" w14:textId="6B8AF22E" w:rsidR="005C4FB3" w:rsidDel="003F64E9" w:rsidRDefault="005C4FB3" w:rsidP="00E04B8B">
      <w:pPr>
        <w:spacing w:after="200" w:line="360" w:lineRule="auto"/>
        <w:ind w:left="720"/>
        <w:jc w:val="left"/>
        <w:rPr>
          <w:ins w:id="1249" w:author="Jacek" w:date="2015-02-27T13:28:00Z"/>
          <w:del w:id="1250" w:author="yamel peraza" w:date="2015-03-18T15:24:00Z"/>
        </w:rPr>
      </w:pPr>
    </w:p>
    <w:p w14:paraId="46126CE4" w14:textId="77777777" w:rsidR="005C4FB3" w:rsidRDefault="005C4FB3" w:rsidP="00E04B8B">
      <w:pPr>
        <w:spacing w:after="200" w:line="360" w:lineRule="auto"/>
        <w:ind w:left="720"/>
        <w:jc w:val="left"/>
        <w:rPr>
          <w:ins w:id="1251" w:author="Jacek" w:date="2015-02-27T13:28:00Z"/>
        </w:rPr>
      </w:pPr>
    </w:p>
    <w:p w14:paraId="4BE84A68" w14:textId="297B60FB" w:rsidR="005C4FB3" w:rsidRDefault="005C4FB3" w:rsidP="00E04B8B">
      <w:pPr>
        <w:spacing w:after="200" w:line="360" w:lineRule="auto"/>
        <w:ind w:left="720"/>
        <w:jc w:val="left"/>
        <w:rPr>
          <w:ins w:id="1252" w:author="Jacek" w:date="2015-02-27T13:27:00Z"/>
        </w:rPr>
      </w:pPr>
      <w:ins w:id="1253" w:author="Jacek" w:date="2015-02-27T13:28:00Z">
        <w:r>
          <w:t>Profile Subsystem</w:t>
        </w:r>
      </w:ins>
    </w:p>
    <w:p w14:paraId="5E895A8C" w14:textId="43DA0B33" w:rsidR="005C4FB3" w:rsidRDefault="005C4FB3" w:rsidP="00E04B8B">
      <w:pPr>
        <w:spacing w:after="200" w:line="360" w:lineRule="auto"/>
        <w:ind w:left="720"/>
        <w:jc w:val="left"/>
        <w:rPr>
          <w:ins w:id="1254" w:author="yamel peraza" w:date="2015-02-26T08:37:00Z"/>
        </w:rPr>
      </w:pPr>
      <w:ins w:id="1255" w:author="Jacek" w:date="2015-02-27T13:28:00Z">
        <w:r>
          <w:rPr>
            <w:noProof/>
          </w:rPr>
          <w:drawing>
            <wp:inline distT="0" distB="0" distL="0" distR="0" wp14:anchorId="1EEC7414" wp14:editId="5640455E">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1256" w:author="Jacek" w:date="2015-02-27T13:31:00Z"/>
        </w:rPr>
      </w:pPr>
    </w:p>
    <w:p w14:paraId="7272EFE6" w14:textId="77777777" w:rsidR="00E264C0" w:rsidRDefault="00E264C0" w:rsidP="00E04B8B">
      <w:pPr>
        <w:spacing w:after="200" w:line="360" w:lineRule="auto"/>
        <w:ind w:left="720"/>
        <w:jc w:val="left"/>
        <w:rPr>
          <w:ins w:id="1257" w:author="Jacek" w:date="2015-02-27T13:31:00Z"/>
        </w:rPr>
      </w:pPr>
    </w:p>
    <w:p w14:paraId="3E6A333B" w14:textId="77777777" w:rsidR="00E264C0" w:rsidRDefault="00E264C0" w:rsidP="00E04B8B">
      <w:pPr>
        <w:spacing w:after="200" w:line="360" w:lineRule="auto"/>
        <w:ind w:left="720"/>
        <w:jc w:val="left"/>
        <w:rPr>
          <w:ins w:id="1258" w:author="Jacek" w:date="2015-02-27T13:31:00Z"/>
        </w:rPr>
      </w:pPr>
    </w:p>
    <w:p w14:paraId="0B3C2ED6" w14:textId="77777777" w:rsidR="00E264C0" w:rsidRDefault="00E264C0" w:rsidP="00E04B8B">
      <w:pPr>
        <w:spacing w:after="200" w:line="360" w:lineRule="auto"/>
        <w:ind w:left="720"/>
        <w:jc w:val="left"/>
        <w:rPr>
          <w:ins w:id="1259" w:author="Jacek" w:date="2015-02-27T13:31:00Z"/>
        </w:rPr>
      </w:pPr>
    </w:p>
    <w:p w14:paraId="1EDD7766" w14:textId="77777777" w:rsidR="00E264C0" w:rsidRDefault="00E264C0" w:rsidP="00E04B8B">
      <w:pPr>
        <w:spacing w:after="200" w:line="360" w:lineRule="auto"/>
        <w:ind w:left="720"/>
        <w:jc w:val="left"/>
        <w:rPr>
          <w:ins w:id="1260" w:author="Jacek" w:date="2015-02-27T13:31:00Z"/>
        </w:rPr>
      </w:pPr>
    </w:p>
    <w:p w14:paraId="313A4B9D" w14:textId="24738B6C" w:rsidR="00E264C0" w:rsidRDefault="00E264C0" w:rsidP="00E04B8B">
      <w:pPr>
        <w:spacing w:after="200" w:line="360" w:lineRule="auto"/>
        <w:ind w:left="720"/>
        <w:jc w:val="left"/>
        <w:rPr>
          <w:ins w:id="1261" w:author="yamel peraza" w:date="2015-02-26T08:37:00Z"/>
        </w:rPr>
      </w:pPr>
      <w:ins w:id="1262" w:author="Jacek" w:date="2015-02-27T13:31:00Z">
        <w:r>
          <w:t>Login Subsystem</w:t>
        </w:r>
      </w:ins>
    </w:p>
    <w:p w14:paraId="5085642B" w14:textId="07B8B308" w:rsidR="003F632E" w:rsidRDefault="00E264C0" w:rsidP="00E04B8B">
      <w:pPr>
        <w:spacing w:after="200" w:line="360" w:lineRule="auto"/>
        <w:ind w:left="720"/>
        <w:jc w:val="left"/>
        <w:rPr>
          <w:ins w:id="1263" w:author="yamel peraza" w:date="2015-02-26T08:37:00Z"/>
        </w:rPr>
      </w:pPr>
      <w:ins w:id="1264" w:author="Jacek" w:date="2015-02-27T13:31:00Z">
        <w:r>
          <w:rPr>
            <w:noProof/>
          </w:rPr>
          <w:drawing>
            <wp:inline distT="0" distB="0" distL="0" distR="0" wp14:anchorId="53B8F8FF" wp14:editId="3138FDF2">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1265" w:author="yamel peraza" w:date="2015-03-18T15:25:00Z"/>
        </w:rPr>
      </w:pPr>
    </w:p>
    <w:p w14:paraId="0B6F4F16" w14:textId="77777777" w:rsidR="003F64E9" w:rsidRDefault="003F64E9" w:rsidP="00E04B8B">
      <w:pPr>
        <w:spacing w:after="200" w:line="360" w:lineRule="auto"/>
        <w:ind w:left="720"/>
        <w:jc w:val="left"/>
        <w:rPr>
          <w:ins w:id="1266" w:author="yamel peraza" w:date="2015-03-18T15:25:00Z"/>
        </w:rPr>
      </w:pPr>
    </w:p>
    <w:p w14:paraId="4839C02E" w14:textId="77777777" w:rsidR="003F64E9" w:rsidRDefault="003F64E9" w:rsidP="00E04B8B">
      <w:pPr>
        <w:spacing w:after="200" w:line="360" w:lineRule="auto"/>
        <w:ind w:left="720"/>
        <w:jc w:val="left"/>
        <w:rPr>
          <w:ins w:id="1267" w:author="yamel peraza" w:date="2015-03-18T15:25:00Z"/>
        </w:rPr>
      </w:pPr>
    </w:p>
    <w:p w14:paraId="6A8E7F99" w14:textId="77777777" w:rsidR="003F64E9" w:rsidRDefault="003F64E9" w:rsidP="00E04B8B">
      <w:pPr>
        <w:spacing w:after="200" w:line="360" w:lineRule="auto"/>
        <w:ind w:left="720"/>
        <w:jc w:val="left"/>
        <w:rPr>
          <w:ins w:id="1268" w:author="yamel peraza" w:date="2015-03-18T15:25:00Z"/>
        </w:rPr>
      </w:pPr>
    </w:p>
    <w:p w14:paraId="77C1F715" w14:textId="77777777" w:rsidR="003F64E9" w:rsidRDefault="003F64E9" w:rsidP="00E04B8B">
      <w:pPr>
        <w:spacing w:after="200" w:line="360" w:lineRule="auto"/>
        <w:ind w:left="720"/>
        <w:jc w:val="left"/>
        <w:rPr>
          <w:ins w:id="1269" w:author="yamel peraza" w:date="2015-03-18T15:25:00Z"/>
        </w:rPr>
      </w:pPr>
    </w:p>
    <w:p w14:paraId="6730CD0C" w14:textId="77777777" w:rsidR="003F64E9" w:rsidRDefault="003F64E9" w:rsidP="00E04B8B">
      <w:pPr>
        <w:spacing w:after="200" w:line="360" w:lineRule="auto"/>
        <w:ind w:left="720"/>
        <w:jc w:val="left"/>
        <w:rPr>
          <w:ins w:id="1270" w:author="yamel peraza" w:date="2015-03-18T15:25:00Z"/>
        </w:rPr>
      </w:pPr>
    </w:p>
    <w:p w14:paraId="56373F44" w14:textId="77777777" w:rsidR="003F64E9" w:rsidRDefault="003F64E9" w:rsidP="00E04B8B">
      <w:pPr>
        <w:spacing w:after="200" w:line="360" w:lineRule="auto"/>
        <w:ind w:left="720"/>
        <w:jc w:val="left"/>
        <w:rPr>
          <w:ins w:id="1271" w:author="yamel peraza" w:date="2015-03-18T15:25:00Z"/>
        </w:rPr>
      </w:pPr>
    </w:p>
    <w:p w14:paraId="208301DA" w14:textId="0E90B088" w:rsidR="003F64E9" w:rsidRDefault="003F64E9" w:rsidP="00E04B8B">
      <w:pPr>
        <w:spacing w:after="200" w:line="360" w:lineRule="auto"/>
        <w:ind w:left="720"/>
        <w:jc w:val="left"/>
        <w:rPr>
          <w:ins w:id="1272" w:author="yamel peraza" w:date="2015-03-18T15:24:00Z"/>
        </w:rPr>
      </w:pPr>
      <w:ins w:id="1273" w:author="yamel peraza" w:date="2015-03-18T15:25:00Z">
        <w:r>
          <w:lastRenderedPageBreak/>
          <w:t>Virtual Machine Subsystem</w:t>
        </w:r>
      </w:ins>
    </w:p>
    <w:p w14:paraId="4C79CF5D" w14:textId="6E8379B1" w:rsidR="003F64E9" w:rsidRDefault="00A2346E" w:rsidP="00E04B8B">
      <w:pPr>
        <w:spacing w:after="200" w:line="360" w:lineRule="auto"/>
        <w:ind w:left="720"/>
        <w:jc w:val="left"/>
        <w:rPr>
          <w:ins w:id="1274" w:author="yamel peraza" w:date="2015-03-18T15:24:00Z"/>
        </w:rPr>
      </w:pPr>
      <w:ins w:id="1275" w:author="yamel peraza" w:date="2015-03-28T09:34:00Z">
        <w:r>
          <w:rPr>
            <w:noProof/>
          </w:rPr>
          <w:drawing>
            <wp:inline distT="0" distB="0" distL="0" distR="0" wp14:anchorId="44E07CA1" wp14:editId="5FF508B2">
              <wp:extent cx="5943600" cy="45681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68190"/>
                      </a:xfrm>
                      <a:prstGeom prst="rect">
                        <a:avLst/>
                      </a:prstGeom>
                    </pic:spPr>
                  </pic:pic>
                </a:graphicData>
              </a:graphic>
            </wp:inline>
          </w:drawing>
        </w:r>
      </w:ins>
    </w:p>
    <w:p w14:paraId="7814F7FA" w14:textId="77777777" w:rsidR="003F64E9" w:rsidRDefault="003F64E9" w:rsidP="00E04B8B">
      <w:pPr>
        <w:spacing w:after="200" w:line="360" w:lineRule="auto"/>
        <w:ind w:left="720"/>
        <w:jc w:val="left"/>
        <w:rPr>
          <w:ins w:id="1276" w:author="yamel peraza" w:date="2015-02-26T08:37:00Z"/>
        </w:rPr>
      </w:pPr>
    </w:p>
    <w:p w14:paraId="1D53C93B" w14:textId="77777777" w:rsidR="003F632E" w:rsidRDefault="003F632E" w:rsidP="00E04B8B">
      <w:pPr>
        <w:spacing w:after="200" w:line="360" w:lineRule="auto"/>
        <w:ind w:left="720"/>
        <w:jc w:val="left"/>
        <w:rPr>
          <w:ins w:id="1277" w:author="yamel peraza" w:date="2015-03-21T11:50:00Z"/>
        </w:rPr>
      </w:pPr>
    </w:p>
    <w:p w14:paraId="13DB8518" w14:textId="77777777" w:rsidR="0015252E" w:rsidRDefault="0015252E" w:rsidP="00E04B8B">
      <w:pPr>
        <w:spacing w:after="200" w:line="360" w:lineRule="auto"/>
        <w:ind w:left="720"/>
        <w:jc w:val="left"/>
        <w:rPr>
          <w:ins w:id="1278" w:author="yamel peraza" w:date="2015-03-21T11:50:00Z"/>
        </w:rPr>
      </w:pPr>
    </w:p>
    <w:p w14:paraId="302935B7" w14:textId="77777777" w:rsidR="0015252E" w:rsidRDefault="0015252E" w:rsidP="00E04B8B">
      <w:pPr>
        <w:spacing w:after="200" w:line="360" w:lineRule="auto"/>
        <w:ind w:left="720"/>
        <w:jc w:val="left"/>
        <w:rPr>
          <w:ins w:id="1279" w:author="yamel peraza" w:date="2015-03-21T11:50:00Z"/>
        </w:rPr>
      </w:pPr>
    </w:p>
    <w:p w14:paraId="37FE8A2B" w14:textId="77777777" w:rsidR="0015252E" w:rsidRDefault="0015252E" w:rsidP="00E04B8B">
      <w:pPr>
        <w:spacing w:after="200" w:line="360" w:lineRule="auto"/>
        <w:ind w:left="720"/>
        <w:jc w:val="left"/>
        <w:rPr>
          <w:ins w:id="1280" w:author="yamel peraza" w:date="2015-03-21T11:50:00Z"/>
        </w:rPr>
      </w:pPr>
    </w:p>
    <w:p w14:paraId="3B07618C" w14:textId="77777777" w:rsidR="0015252E" w:rsidRDefault="0015252E" w:rsidP="00E04B8B">
      <w:pPr>
        <w:spacing w:after="200" w:line="360" w:lineRule="auto"/>
        <w:ind w:left="720"/>
        <w:jc w:val="left"/>
        <w:rPr>
          <w:ins w:id="1281" w:author="yamel peraza" w:date="2015-03-21T11:50:00Z"/>
        </w:rPr>
      </w:pPr>
    </w:p>
    <w:p w14:paraId="25360E1B" w14:textId="77777777" w:rsidR="0015252E" w:rsidRDefault="0015252E" w:rsidP="00E04B8B">
      <w:pPr>
        <w:spacing w:after="200" w:line="360" w:lineRule="auto"/>
        <w:ind w:left="720"/>
        <w:jc w:val="left"/>
        <w:rPr>
          <w:ins w:id="1282" w:author="yamel peraza" w:date="2015-03-21T11:50:00Z"/>
        </w:rPr>
      </w:pPr>
    </w:p>
    <w:p w14:paraId="25C7D7E9" w14:textId="77777777" w:rsidR="0015252E" w:rsidRDefault="0015252E" w:rsidP="00E04B8B">
      <w:pPr>
        <w:spacing w:after="200" w:line="360" w:lineRule="auto"/>
        <w:ind w:left="720"/>
        <w:jc w:val="left"/>
        <w:rPr>
          <w:ins w:id="1283" w:author="yamel peraza" w:date="2015-02-25T18:24:00Z"/>
        </w:rPr>
      </w:pPr>
    </w:p>
    <w:p w14:paraId="54116A3E" w14:textId="50D33A9B" w:rsidR="00625414" w:rsidRDefault="00625414" w:rsidP="00E04B8B">
      <w:pPr>
        <w:spacing w:after="200" w:line="360" w:lineRule="auto"/>
        <w:ind w:left="720"/>
        <w:jc w:val="left"/>
        <w:rPr>
          <w:ins w:id="1284" w:author="yamel peraza" w:date="2015-02-25T18:24:00Z"/>
        </w:rPr>
      </w:pPr>
      <w:ins w:id="1285" w:author="yamel peraza" w:date="2015-02-25T18:25:00Z">
        <w:r>
          <w:rPr>
            <w:b/>
            <w:sz w:val="28"/>
          </w:rPr>
          <w:lastRenderedPageBreak/>
          <w:t>Below are static diagrams from SPWv.4 documentation:</w:t>
        </w:r>
      </w:ins>
    </w:p>
    <w:p w14:paraId="3B25B37A" w14:textId="77777777" w:rsidR="00625414" w:rsidRDefault="00625414" w:rsidP="00E04B8B">
      <w:pPr>
        <w:spacing w:after="200" w:line="360" w:lineRule="auto"/>
        <w:ind w:left="720"/>
        <w:jc w:val="left"/>
        <w:rPr>
          <w:ins w:id="1286" w:author="yamel peraza" w:date="2015-02-25T18:24:00Z"/>
        </w:rPr>
      </w:pPr>
    </w:p>
    <w:p w14:paraId="306318D4" w14:textId="750F8D5E" w:rsidR="00625414" w:rsidRDefault="003F632E" w:rsidP="00E04B8B">
      <w:pPr>
        <w:spacing w:after="200" w:line="360" w:lineRule="auto"/>
        <w:ind w:left="720"/>
        <w:jc w:val="left"/>
      </w:pPr>
      <w:moveToRangeStart w:id="1287" w:author="yamel peraza" w:date="2015-02-26T08:37:00Z" w:name="move412703169"/>
      <w:moveTo w:id="1288" w:author="yamel peraza" w:date="2015-02-26T08:37:00Z">
        <w:r>
          <w:rPr>
            <w:noProof/>
          </w:rPr>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1287"/>
    </w:p>
    <w:p w14:paraId="186E01D3" w14:textId="23772D76" w:rsidR="00720596" w:rsidRDefault="00720596" w:rsidP="00E04B8B">
      <w:pPr>
        <w:spacing w:after="200" w:line="360" w:lineRule="auto"/>
        <w:ind w:left="720"/>
        <w:jc w:val="left"/>
      </w:pPr>
      <w:moveFromRangeStart w:id="1289" w:author="yamel peraza" w:date="2015-02-26T08:37:00Z" w:name="move412703169"/>
      <w:moveFrom w:id="1290" w:author="yamel peraza" w:date="2015-02-26T08:37:00Z">
        <w:r w:rsidDel="003F632E">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1289"/>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1291" w:name="_Toc393726790"/>
      <w:r w:rsidRPr="008F00D6">
        <w:rPr>
          <w:noProof/>
        </w:rPr>
        <mc:AlternateContent>
          <mc:Choice Requires="wps">
            <w:drawing>
              <wp:anchor distT="0" distB="0" distL="114300" distR="114300" simplePos="0" relativeHeight="25166438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14B1BF" id="Straight Connector 4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1291"/>
    </w:p>
    <w:p w14:paraId="3CC5FC9D" w14:textId="77777777" w:rsidR="00680D8C" w:rsidRDefault="00680D8C" w:rsidP="00680D8C">
      <w:pPr>
        <w:spacing w:after="200" w:line="276" w:lineRule="auto"/>
        <w:jc w:val="left"/>
        <w:rPr>
          <w:ins w:id="1292" w:author="Jacek" w:date="2015-02-25T09:31:00Z"/>
        </w:rPr>
      </w:pPr>
    </w:p>
    <w:p w14:paraId="64770870" w14:textId="39948F83" w:rsidR="00A6615B" w:rsidRDefault="00A6615B" w:rsidP="00680D8C">
      <w:pPr>
        <w:spacing w:after="200" w:line="276" w:lineRule="auto"/>
        <w:jc w:val="left"/>
        <w:rPr>
          <w:ins w:id="1293" w:author="Jacek" w:date="2015-02-25T09:13:00Z"/>
        </w:rPr>
      </w:pPr>
      <w:ins w:id="1294" w:author="Jacek" w:date="2015-02-25T09:34:00Z">
        <w:r>
          <w:t>SPW5_101 Change user</w:t>
        </w:r>
      </w:ins>
      <w:ins w:id="1295" w:author="Jacek" w:date="2015-02-25T09:35:00Z">
        <w:r>
          <w:t>’s password</w:t>
        </w:r>
      </w:ins>
    </w:p>
    <w:p w14:paraId="50AE9EBF" w14:textId="77777777" w:rsidR="00680D8C" w:rsidRDefault="00680D8C" w:rsidP="00680D8C">
      <w:pPr>
        <w:spacing w:after="200" w:line="276" w:lineRule="auto"/>
        <w:jc w:val="left"/>
        <w:rPr>
          <w:ins w:id="1296" w:author="Jacek" w:date="2015-02-25T09:29:00Z"/>
        </w:rPr>
      </w:pPr>
      <w:ins w:id="1297"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1298" w:author="Jacek" w:date="2015-02-25T09:27:00Z"/>
        </w:rPr>
      </w:pPr>
      <w:ins w:id="1299" w:author="Jacek" w:date="2015-02-25T09:32:00Z">
        <w:r>
          <w:t>SPW5_104 Request change of password</w:t>
        </w:r>
      </w:ins>
    </w:p>
    <w:p w14:paraId="79BF3AEE" w14:textId="3E55FCED" w:rsidR="00680D8C" w:rsidRDefault="00E264C0" w:rsidP="00680D8C">
      <w:pPr>
        <w:spacing w:after="200" w:line="276" w:lineRule="auto"/>
        <w:jc w:val="left"/>
        <w:rPr>
          <w:ins w:id="1300" w:author="Jacek" w:date="2015-02-25T09:33:00Z"/>
        </w:rPr>
      </w:pPr>
      <w:ins w:id="1301" w:author="Jacek" w:date="2015-02-27T13:34:00Z">
        <w:r>
          <w:rPr>
            <w:noProof/>
          </w:rPr>
          <w:drawing>
            <wp:inline distT="0" distB="0" distL="0" distR="0" wp14:anchorId="03D4E751" wp14:editId="2F25F024">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1302" w:author="Jacek" w:date="2015-02-25T09:33:00Z"/>
        </w:rPr>
      </w:pPr>
    </w:p>
    <w:p w14:paraId="084F0A8E" w14:textId="77777777" w:rsidR="00A6615B" w:rsidRDefault="00A6615B" w:rsidP="00680D8C">
      <w:pPr>
        <w:spacing w:after="200" w:line="276" w:lineRule="auto"/>
        <w:jc w:val="left"/>
        <w:rPr>
          <w:ins w:id="1303" w:author="Jacek" w:date="2015-02-25T09:33:00Z"/>
        </w:rPr>
      </w:pPr>
    </w:p>
    <w:p w14:paraId="5B549D83" w14:textId="77777777" w:rsidR="00A6615B" w:rsidRDefault="00A6615B" w:rsidP="00680D8C">
      <w:pPr>
        <w:spacing w:after="200" w:line="276" w:lineRule="auto"/>
        <w:jc w:val="left"/>
        <w:rPr>
          <w:ins w:id="1304" w:author="Jacek" w:date="2015-02-25T09:33:00Z"/>
        </w:rPr>
      </w:pPr>
    </w:p>
    <w:p w14:paraId="582B7FB5" w14:textId="77777777" w:rsidR="00A6615B" w:rsidRDefault="00A6615B" w:rsidP="00680D8C">
      <w:pPr>
        <w:spacing w:after="200" w:line="276" w:lineRule="auto"/>
        <w:jc w:val="left"/>
        <w:rPr>
          <w:ins w:id="1305" w:author="Jacek" w:date="2015-02-25T09:33:00Z"/>
        </w:rPr>
      </w:pPr>
    </w:p>
    <w:p w14:paraId="17CF29C8" w14:textId="02D2E573" w:rsidR="00A6615B" w:rsidRDefault="00A6615B" w:rsidP="00680D8C">
      <w:pPr>
        <w:spacing w:after="200" w:line="276" w:lineRule="auto"/>
        <w:jc w:val="left"/>
        <w:rPr>
          <w:ins w:id="1306" w:author="Jacek" w:date="2015-02-25T09:27:00Z"/>
        </w:rPr>
      </w:pPr>
      <w:ins w:id="1307" w:author="Jacek" w:date="2015-02-25T09:33:00Z">
        <w:r>
          <w:t>SPW5_105 Change forgotten password</w:t>
        </w:r>
      </w:ins>
    </w:p>
    <w:p w14:paraId="67303CF5" w14:textId="77777777" w:rsidR="00A6615B" w:rsidRDefault="00A6615B" w:rsidP="00680D8C">
      <w:pPr>
        <w:spacing w:after="200" w:line="276" w:lineRule="auto"/>
        <w:jc w:val="left"/>
        <w:rPr>
          <w:ins w:id="1308" w:author="Jacek" w:date="2015-02-25T09:29:00Z"/>
        </w:rPr>
      </w:pPr>
      <w:ins w:id="1309"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1310" w:author="Jacek" w:date="2015-02-25T09:29:00Z"/>
        </w:rPr>
      </w:pPr>
      <w:ins w:id="1311" w:author="Jacek" w:date="2015-02-25T09:35:00Z">
        <w:r>
          <w:t>SPW5_106 Change profile picture</w:t>
        </w:r>
      </w:ins>
    </w:p>
    <w:p w14:paraId="538D4A3B" w14:textId="5069A277" w:rsidR="00903E5E" w:rsidRDefault="00E264C0">
      <w:pPr>
        <w:spacing w:after="200" w:line="276" w:lineRule="auto"/>
        <w:jc w:val="left"/>
        <w:rPr>
          <w:ins w:id="1312" w:author="yamel peraza" w:date="2015-02-25T18:29:00Z"/>
        </w:rPr>
        <w:pPrChange w:id="1313" w:author="yamel peraza" w:date="2015-02-25T18:29:00Z">
          <w:pPr>
            <w:spacing w:after="200" w:line="360" w:lineRule="auto"/>
            <w:ind w:left="720"/>
            <w:jc w:val="left"/>
          </w:pPr>
        </w:pPrChange>
      </w:pPr>
      <w:ins w:id="1314" w:author="Jacek" w:date="2015-02-27T13:35:00Z">
        <w:r>
          <w:rPr>
            <w:noProof/>
          </w:rPr>
          <w:lastRenderedPageBreak/>
          <w:drawing>
            <wp:inline distT="0" distB="0" distL="0" distR="0" wp14:anchorId="7F8A9B46" wp14:editId="0C10F984">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2E3A201F" w14:textId="343FC662" w:rsidR="004F33B0" w:rsidDel="00903E5E" w:rsidRDefault="004F33B0" w:rsidP="00680D8C">
      <w:pPr>
        <w:spacing w:after="200" w:line="276" w:lineRule="auto"/>
        <w:jc w:val="left"/>
        <w:rPr>
          <w:del w:id="1315" w:author="yamel peraza" w:date="2015-02-25T18:29:00Z"/>
        </w:rPr>
      </w:pPr>
      <w:del w:id="1316" w:author="yamel peraza" w:date="2015-02-25T18:29:00Z">
        <w:r w:rsidDel="00903E5E">
          <w:br w:type="page"/>
        </w:r>
      </w:del>
    </w:p>
    <w:p w14:paraId="268D6366" w14:textId="5BECA669" w:rsidR="00625414" w:rsidRDefault="00625414">
      <w:pPr>
        <w:spacing w:after="200" w:line="360" w:lineRule="auto"/>
        <w:jc w:val="left"/>
        <w:rPr>
          <w:ins w:id="1317" w:author="yamel peraza" w:date="2015-03-18T15:27:00Z"/>
        </w:rPr>
        <w:pPrChange w:id="1318" w:author="yamel peraza" w:date="2015-02-26T18:50:00Z">
          <w:pPr>
            <w:spacing w:after="200" w:line="360" w:lineRule="auto"/>
            <w:ind w:left="720"/>
            <w:jc w:val="left"/>
          </w:pPr>
        </w:pPrChange>
      </w:pPr>
    </w:p>
    <w:p w14:paraId="4B40A575" w14:textId="566897DC" w:rsidR="00F0639A" w:rsidRDefault="00F0639A">
      <w:pPr>
        <w:spacing w:after="200" w:line="360" w:lineRule="auto"/>
        <w:jc w:val="left"/>
        <w:rPr>
          <w:ins w:id="1319" w:author="yamel peraza" w:date="2015-02-25T18:27:00Z"/>
        </w:rPr>
        <w:pPrChange w:id="1320" w:author="yamel peraza" w:date="2015-02-26T18:50:00Z">
          <w:pPr>
            <w:spacing w:after="200" w:line="360" w:lineRule="auto"/>
            <w:ind w:left="720"/>
            <w:jc w:val="left"/>
          </w:pPr>
        </w:pPrChange>
      </w:pPr>
      <w:ins w:id="1321" w:author="yamel peraza" w:date="2015-03-18T15:27:00Z">
        <w:r>
          <w:rPr>
            <w:noProof/>
          </w:rPr>
          <w:drawing>
            <wp:inline distT="0" distB="0" distL="0" distR="0" wp14:anchorId="0596BA8D" wp14:editId="5554B1DF">
              <wp:extent cx="5943600" cy="35788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8860"/>
                      </a:xfrm>
                      <a:prstGeom prst="rect">
                        <a:avLst/>
                      </a:prstGeom>
                    </pic:spPr>
                  </pic:pic>
                </a:graphicData>
              </a:graphic>
            </wp:inline>
          </w:drawing>
        </w:r>
      </w:ins>
    </w:p>
    <w:p w14:paraId="192AF794" w14:textId="77777777" w:rsidR="00625414" w:rsidRDefault="00625414" w:rsidP="00E04B8B">
      <w:pPr>
        <w:spacing w:after="200" w:line="360" w:lineRule="auto"/>
        <w:ind w:left="720"/>
        <w:jc w:val="left"/>
        <w:rPr>
          <w:ins w:id="1322" w:author="yamel peraza" w:date="2015-02-25T18:27:00Z"/>
        </w:rPr>
      </w:pPr>
    </w:p>
    <w:p w14:paraId="2068B319" w14:textId="34EEFAE7" w:rsidR="00625414" w:rsidRDefault="00F0639A" w:rsidP="00E04B8B">
      <w:pPr>
        <w:spacing w:after="200" w:line="360" w:lineRule="auto"/>
        <w:ind w:left="720"/>
        <w:jc w:val="left"/>
        <w:rPr>
          <w:ins w:id="1323" w:author="yamel peraza" w:date="2015-02-25T18:27:00Z"/>
        </w:rPr>
      </w:pPr>
      <w:ins w:id="1324" w:author="yamel peraza" w:date="2015-03-18T15:27:00Z">
        <w:r>
          <w:rPr>
            <w:noProof/>
          </w:rPr>
          <w:lastRenderedPageBreak/>
          <w:drawing>
            <wp:inline distT="0" distB="0" distL="0" distR="0" wp14:anchorId="4F1C39DF" wp14:editId="642739DA">
              <wp:extent cx="5943600" cy="32854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85490"/>
                      </a:xfrm>
                      <a:prstGeom prst="rect">
                        <a:avLst/>
                      </a:prstGeom>
                    </pic:spPr>
                  </pic:pic>
                </a:graphicData>
              </a:graphic>
            </wp:inline>
          </w:drawing>
        </w:r>
      </w:ins>
    </w:p>
    <w:p w14:paraId="6BAB80C0" w14:textId="77777777" w:rsidR="00625414" w:rsidRDefault="00625414" w:rsidP="00E04B8B">
      <w:pPr>
        <w:spacing w:after="200" w:line="360" w:lineRule="auto"/>
        <w:ind w:left="720"/>
        <w:jc w:val="left"/>
        <w:rPr>
          <w:ins w:id="1325" w:author="yamel peraza" w:date="2015-02-25T18:27:00Z"/>
        </w:rPr>
      </w:pPr>
    </w:p>
    <w:p w14:paraId="2D772835" w14:textId="0D78564F" w:rsidR="00625414" w:rsidRDefault="00F0639A" w:rsidP="00E04B8B">
      <w:pPr>
        <w:spacing w:after="200" w:line="360" w:lineRule="auto"/>
        <w:ind w:left="720"/>
        <w:jc w:val="left"/>
        <w:rPr>
          <w:ins w:id="1326" w:author="yamel peraza" w:date="2015-02-25T18:27:00Z"/>
        </w:rPr>
      </w:pPr>
      <w:ins w:id="1327" w:author="yamel peraza" w:date="2015-03-18T15:28:00Z">
        <w:r>
          <w:rPr>
            <w:noProof/>
          </w:rPr>
          <w:drawing>
            <wp:inline distT="0" distB="0" distL="0" distR="0" wp14:anchorId="5C93D044" wp14:editId="4A7FB24A">
              <wp:extent cx="5943600" cy="31603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0395"/>
                      </a:xfrm>
                      <a:prstGeom prst="rect">
                        <a:avLst/>
                      </a:prstGeom>
                    </pic:spPr>
                  </pic:pic>
                </a:graphicData>
              </a:graphic>
            </wp:inline>
          </w:drawing>
        </w:r>
      </w:ins>
    </w:p>
    <w:p w14:paraId="4F4E46CE" w14:textId="77777777" w:rsidR="00625414" w:rsidRDefault="00625414" w:rsidP="00E04B8B">
      <w:pPr>
        <w:spacing w:after="200" w:line="360" w:lineRule="auto"/>
        <w:ind w:left="720"/>
        <w:jc w:val="left"/>
        <w:rPr>
          <w:ins w:id="1328" w:author="yamel peraza" w:date="2015-02-25T18:27:00Z"/>
        </w:rPr>
      </w:pPr>
    </w:p>
    <w:p w14:paraId="1CEB8413" w14:textId="77777777" w:rsidR="00C41EE3" w:rsidRDefault="00C41EE3" w:rsidP="00E04B8B">
      <w:pPr>
        <w:spacing w:after="200" w:line="360" w:lineRule="auto"/>
        <w:ind w:left="720"/>
        <w:jc w:val="left"/>
        <w:rPr>
          <w:ins w:id="1329" w:author="yamel peraza" w:date="2015-03-18T15:28:00Z"/>
        </w:rPr>
      </w:pPr>
    </w:p>
    <w:p w14:paraId="1FE78C90" w14:textId="77777777" w:rsidR="00F0639A" w:rsidRDefault="00F0639A" w:rsidP="00E04B8B">
      <w:pPr>
        <w:spacing w:after="200" w:line="360" w:lineRule="auto"/>
        <w:ind w:left="720"/>
        <w:jc w:val="left"/>
        <w:rPr>
          <w:ins w:id="1330" w:author="yamel peraza" w:date="2015-03-18T15:28:00Z"/>
        </w:rPr>
      </w:pPr>
    </w:p>
    <w:p w14:paraId="11083553" w14:textId="724AACC0" w:rsidR="00F0639A" w:rsidRDefault="00F0639A" w:rsidP="00E04B8B">
      <w:pPr>
        <w:spacing w:after="200" w:line="360" w:lineRule="auto"/>
        <w:ind w:left="720"/>
        <w:jc w:val="left"/>
        <w:rPr>
          <w:ins w:id="1331" w:author="yamel peraza" w:date="2015-03-18T15:28:00Z"/>
        </w:rPr>
      </w:pPr>
      <w:ins w:id="1332" w:author="yamel peraza" w:date="2015-03-18T15:29:00Z">
        <w:r>
          <w:rPr>
            <w:noProof/>
          </w:rPr>
          <w:lastRenderedPageBreak/>
          <w:drawing>
            <wp:inline distT="0" distB="0" distL="0" distR="0" wp14:anchorId="35D24493" wp14:editId="309B6539">
              <wp:extent cx="5943600" cy="3291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91840"/>
                      </a:xfrm>
                      <a:prstGeom prst="rect">
                        <a:avLst/>
                      </a:prstGeom>
                    </pic:spPr>
                  </pic:pic>
                </a:graphicData>
              </a:graphic>
            </wp:inline>
          </w:drawing>
        </w:r>
      </w:ins>
    </w:p>
    <w:p w14:paraId="02F26FCC" w14:textId="77777777" w:rsidR="00F0639A" w:rsidRDefault="00F0639A" w:rsidP="00E04B8B">
      <w:pPr>
        <w:spacing w:after="200" w:line="360" w:lineRule="auto"/>
        <w:ind w:left="720"/>
        <w:jc w:val="left"/>
        <w:rPr>
          <w:ins w:id="1333" w:author="yamel peraza" w:date="2015-03-18T15:28:00Z"/>
        </w:rPr>
      </w:pPr>
    </w:p>
    <w:p w14:paraId="29B792E4" w14:textId="0FE4436D" w:rsidR="00F0639A" w:rsidRDefault="00F0639A" w:rsidP="00E04B8B">
      <w:pPr>
        <w:spacing w:after="200" w:line="360" w:lineRule="auto"/>
        <w:ind w:left="720"/>
        <w:jc w:val="left"/>
        <w:rPr>
          <w:ins w:id="1334" w:author="yamel peraza" w:date="2015-03-18T15:28:00Z"/>
        </w:rPr>
      </w:pPr>
      <w:ins w:id="1335" w:author="yamel peraza" w:date="2015-03-18T15:30:00Z">
        <w:r>
          <w:rPr>
            <w:noProof/>
          </w:rPr>
          <w:drawing>
            <wp:inline distT="0" distB="0" distL="0" distR="0" wp14:anchorId="42FB750E" wp14:editId="43C6665D">
              <wp:extent cx="5286375" cy="26384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2638425"/>
                      </a:xfrm>
                      <a:prstGeom prst="rect">
                        <a:avLst/>
                      </a:prstGeom>
                    </pic:spPr>
                  </pic:pic>
                </a:graphicData>
              </a:graphic>
            </wp:inline>
          </w:drawing>
        </w:r>
      </w:ins>
    </w:p>
    <w:p w14:paraId="028B0E00" w14:textId="77777777" w:rsidR="00F0639A" w:rsidRDefault="00F0639A" w:rsidP="00E04B8B">
      <w:pPr>
        <w:spacing w:after="200" w:line="360" w:lineRule="auto"/>
        <w:ind w:left="720"/>
        <w:jc w:val="left"/>
        <w:rPr>
          <w:ins w:id="1336" w:author="yamel peraza" w:date="2015-03-18T15:30:00Z"/>
        </w:rPr>
      </w:pPr>
    </w:p>
    <w:p w14:paraId="2D51D42E" w14:textId="77777777" w:rsidR="00F0639A" w:rsidRDefault="00F0639A" w:rsidP="00E04B8B">
      <w:pPr>
        <w:spacing w:after="200" w:line="360" w:lineRule="auto"/>
        <w:ind w:left="720"/>
        <w:jc w:val="left"/>
        <w:rPr>
          <w:ins w:id="1337" w:author="yamel peraza" w:date="2015-03-18T15:30:00Z"/>
        </w:rPr>
      </w:pPr>
    </w:p>
    <w:p w14:paraId="4A650866" w14:textId="77777777" w:rsidR="00F0639A" w:rsidRDefault="00F0639A" w:rsidP="00E04B8B">
      <w:pPr>
        <w:spacing w:after="200" w:line="360" w:lineRule="auto"/>
        <w:ind w:left="720"/>
        <w:jc w:val="left"/>
        <w:rPr>
          <w:ins w:id="1338" w:author="yamel peraza" w:date="2015-03-18T15:30:00Z"/>
        </w:rPr>
      </w:pPr>
    </w:p>
    <w:p w14:paraId="2100055A" w14:textId="77777777" w:rsidR="00F0639A" w:rsidRDefault="00F0639A" w:rsidP="00E04B8B">
      <w:pPr>
        <w:spacing w:after="200" w:line="360" w:lineRule="auto"/>
        <w:ind w:left="720"/>
        <w:jc w:val="left"/>
        <w:rPr>
          <w:ins w:id="1339" w:author="yamel peraza" w:date="2015-03-18T15:30:00Z"/>
        </w:rPr>
      </w:pPr>
    </w:p>
    <w:p w14:paraId="18DA0E70" w14:textId="0D4B15AA" w:rsidR="00F0639A" w:rsidRDefault="00F0639A" w:rsidP="00E04B8B">
      <w:pPr>
        <w:spacing w:after="200" w:line="360" w:lineRule="auto"/>
        <w:ind w:left="720"/>
        <w:jc w:val="left"/>
        <w:rPr>
          <w:ins w:id="1340" w:author="yamel peraza" w:date="2015-02-25T18:31:00Z"/>
        </w:rPr>
      </w:pPr>
      <w:ins w:id="1341" w:author="yamel peraza" w:date="2015-03-18T15:30:00Z">
        <w:r>
          <w:rPr>
            <w:noProof/>
          </w:rPr>
          <w:lastRenderedPageBreak/>
          <w:drawing>
            <wp:inline distT="0" distB="0" distL="0" distR="0" wp14:anchorId="148AD17F" wp14:editId="64756A32">
              <wp:extent cx="5943600" cy="2923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23540"/>
                      </a:xfrm>
                      <a:prstGeom prst="rect">
                        <a:avLst/>
                      </a:prstGeom>
                    </pic:spPr>
                  </pic:pic>
                </a:graphicData>
              </a:graphic>
            </wp:inline>
          </w:drawing>
        </w:r>
      </w:ins>
    </w:p>
    <w:p w14:paraId="12368135" w14:textId="77777777" w:rsidR="00C41EE3" w:rsidRDefault="00C41EE3" w:rsidP="00E04B8B">
      <w:pPr>
        <w:spacing w:after="200" w:line="360" w:lineRule="auto"/>
        <w:ind w:left="720"/>
        <w:jc w:val="left"/>
        <w:rPr>
          <w:ins w:id="1342" w:author="yamel peraza" w:date="2015-02-25T18:31:00Z"/>
        </w:rPr>
      </w:pPr>
    </w:p>
    <w:p w14:paraId="5007797D" w14:textId="35EAE5AF" w:rsidR="00C41EE3" w:rsidRDefault="00A2346E" w:rsidP="00E04B8B">
      <w:pPr>
        <w:spacing w:after="200" w:line="360" w:lineRule="auto"/>
        <w:ind w:left="720"/>
        <w:jc w:val="left"/>
        <w:rPr>
          <w:ins w:id="1343" w:author="yamel peraza" w:date="2015-02-25T18:31:00Z"/>
        </w:rPr>
      </w:pPr>
      <w:ins w:id="1344" w:author="yamel peraza" w:date="2015-03-28T09:34:00Z">
        <w:r>
          <w:rPr>
            <w:noProof/>
          </w:rPr>
          <w:drawing>
            <wp:inline distT="0" distB="0" distL="0" distR="0" wp14:anchorId="0F7A2805" wp14:editId="5C5DF931">
              <wp:extent cx="5543550" cy="3276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276600"/>
                      </a:xfrm>
                      <a:prstGeom prst="rect">
                        <a:avLst/>
                      </a:prstGeom>
                    </pic:spPr>
                  </pic:pic>
                </a:graphicData>
              </a:graphic>
            </wp:inline>
          </w:drawing>
        </w:r>
      </w:ins>
    </w:p>
    <w:p w14:paraId="49CC82D5" w14:textId="77777777" w:rsidR="00C41EE3" w:rsidRDefault="00C41EE3" w:rsidP="00E04B8B">
      <w:pPr>
        <w:spacing w:after="200" w:line="360" w:lineRule="auto"/>
        <w:ind w:left="720"/>
        <w:jc w:val="left"/>
        <w:rPr>
          <w:ins w:id="1345" w:author="yamel peraza" w:date="2015-03-21T15:43:00Z"/>
        </w:rPr>
      </w:pPr>
    </w:p>
    <w:p w14:paraId="7D282B8F" w14:textId="77777777" w:rsidR="00F70EB6" w:rsidRDefault="00F70EB6" w:rsidP="00E04B8B">
      <w:pPr>
        <w:spacing w:after="200" w:line="360" w:lineRule="auto"/>
        <w:ind w:left="720"/>
        <w:jc w:val="left"/>
        <w:rPr>
          <w:ins w:id="1346" w:author="yamel peraza" w:date="2015-03-21T15:43:00Z"/>
        </w:rPr>
      </w:pPr>
    </w:p>
    <w:p w14:paraId="39A4C194" w14:textId="77777777" w:rsidR="00F70EB6" w:rsidRDefault="00F70EB6" w:rsidP="00E04B8B">
      <w:pPr>
        <w:spacing w:after="200" w:line="360" w:lineRule="auto"/>
        <w:ind w:left="720"/>
        <w:jc w:val="left"/>
        <w:rPr>
          <w:ins w:id="1347" w:author="yamel peraza" w:date="2015-03-21T15:43:00Z"/>
        </w:rPr>
      </w:pPr>
    </w:p>
    <w:p w14:paraId="00A31B78" w14:textId="77777777" w:rsidR="00F70EB6" w:rsidRDefault="00F70EB6" w:rsidP="00E04B8B">
      <w:pPr>
        <w:spacing w:after="200" w:line="360" w:lineRule="auto"/>
        <w:ind w:left="720"/>
        <w:jc w:val="left"/>
        <w:rPr>
          <w:ins w:id="1348" w:author="yamel peraza" w:date="2015-03-21T15:43:00Z"/>
        </w:rPr>
      </w:pPr>
    </w:p>
    <w:p w14:paraId="0C616FC3" w14:textId="20A532FD" w:rsidR="00F70EB6" w:rsidRDefault="00A2346E" w:rsidP="00E04B8B">
      <w:pPr>
        <w:spacing w:after="200" w:line="360" w:lineRule="auto"/>
        <w:ind w:left="720"/>
        <w:jc w:val="left"/>
        <w:rPr>
          <w:ins w:id="1349" w:author="yamel peraza" w:date="2015-03-21T15:43:00Z"/>
        </w:rPr>
      </w:pPr>
      <w:ins w:id="1350" w:author="yamel peraza" w:date="2015-03-28T09:35:00Z">
        <w:r>
          <w:rPr>
            <w:noProof/>
          </w:rPr>
          <w:drawing>
            <wp:inline distT="0" distB="0" distL="0" distR="0" wp14:anchorId="7CA1D16C" wp14:editId="66EC214E">
              <wp:extent cx="5400675" cy="2895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2895600"/>
                      </a:xfrm>
                      <a:prstGeom prst="rect">
                        <a:avLst/>
                      </a:prstGeom>
                    </pic:spPr>
                  </pic:pic>
                </a:graphicData>
              </a:graphic>
            </wp:inline>
          </w:drawing>
        </w:r>
      </w:ins>
      <w:bookmarkStart w:id="1351" w:name="_GoBack"/>
      <w:bookmarkEnd w:id="1351"/>
    </w:p>
    <w:p w14:paraId="110942EB" w14:textId="77777777" w:rsidR="00F70EB6" w:rsidRDefault="00F70EB6" w:rsidP="00E04B8B">
      <w:pPr>
        <w:spacing w:after="200" w:line="360" w:lineRule="auto"/>
        <w:ind w:left="720"/>
        <w:jc w:val="left"/>
        <w:rPr>
          <w:ins w:id="1352" w:author="yamel peraza" w:date="2015-03-21T15:43:00Z"/>
        </w:rPr>
      </w:pPr>
    </w:p>
    <w:p w14:paraId="2B58DD65" w14:textId="00A1CB1C" w:rsidR="00F70EB6" w:rsidRDefault="0008282A" w:rsidP="00E04B8B">
      <w:pPr>
        <w:spacing w:after="200" w:line="360" w:lineRule="auto"/>
        <w:ind w:left="720"/>
        <w:jc w:val="left"/>
        <w:rPr>
          <w:ins w:id="1353" w:author="yamel peraza" w:date="2015-03-21T15:43:00Z"/>
        </w:rPr>
      </w:pPr>
      <w:ins w:id="1354" w:author="yamel peraza" w:date="2015-03-28T19:42:00Z">
        <w:r>
          <w:rPr>
            <w:noProof/>
          </w:rPr>
          <w:drawing>
            <wp:inline distT="0" distB="0" distL="0" distR="0" wp14:anchorId="59F99F1A" wp14:editId="3F3DADCA">
              <wp:extent cx="5353050" cy="29241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050" cy="2924175"/>
                      </a:xfrm>
                      <a:prstGeom prst="rect">
                        <a:avLst/>
                      </a:prstGeom>
                    </pic:spPr>
                  </pic:pic>
                </a:graphicData>
              </a:graphic>
            </wp:inline>
          </w:drawing>
        </w:r>
      </w:ins>
    </w:p>
    <w:p w14:paraId="0B322760" w14:textId="77777777" w:rsidR="00F70EB6" w:rsidRDefault="00F70EB6" w:rsidP="00E04B8B">
      <w:pPr>
        <w:spacing w:after="200" w:line="360" w:lineRule="auto"/>
        <w:ind w:left="720"/>
        <w:jc w:val="left"/>
        <w:rPr>
          <w:ins w:id="1355" w:author="yamel peraza" w:date="2015-03-21T15:43:00Z"/>
        </w:rPr>
      </w:pPr>
    </w:p>
    <w:p w14:paraId="1E1D4822" w14:textId="77777777" w:rsidR="00F70EB6" w:rsidRDefault="00F70EB6" w:rsidP="00E04B8B">
      <w:pPr>
        <w:spacing w:after="200" w:line="360" w:lineRule="auto"/>
        <w:ind w:left="720"/>
        <w:jc w:val="left"/>
        <w:rPr>
          <w:ins w:id="1356" w:author="yamel peraza" w:date="2015-03-21T15:43:00Z"/>
        </w:rPr>
      </w:pPr>
    </w:p>
    <w:p w14:paraId="64650FA9" w14:textId="77777777" w:rsidR="00F70EB6" w:rsidRDefault="00F70EB6" w:rsidP="00E04B8B">
      <w:pPr>
        <w:spacing w:after="200" w:line="360" w:lineRule="auto"/>
        <w:ind w:left="720"/>
        <w:jc w:val="left"/>
        <w:rPr>
          <w:ins w:id="1357" w:author="yamel peraza" w:date="2015-03-21T15:43:00Z"/>
        </w:rPr>
      </w:pPr>
    </w:p>
    <w:p w14:paraId="1416BDA5" w14:textId="77777777" w:rsidR="00F70EB6" w:rsidRDefault="00F70EB6" w:rsidP="00E04B8B">
      <w:pPr>
        <w:spacing w:after="200" w:line="360" w:lineRule="auto"/>
        <w:ind w:left="720"/>
        <w:jc w:val="left"/>
        <w:rPr>
          <w:ins w:id="1358" w:author="yamel peraza" w:date="2015-03-21T15:43:00Z"/>
        </w:rPr>
      </w:pPr>
    </w:p>
    <w:p w14:paraId="47762CAC" w14:textId="77777777" w:rsidR="00F70EB6" w:rsidRDefault="00F70EB6" w:rsidP="00E04B8B">
      <w:pPr>
        <w:spacing w:after="200" w:line="360" w:lineRule="auto"/>
        <w:ind w:left="720"/>
        <w:jc w:val="left"/>
        <w:rPr>
          <w:ins w:id="1359" w:author="yamel peraza" w:date="2015-03-21T15:43:00Z"/>
        </w:rPr>
      </w:pPr>
    </w:p>
    <w:p w14:paraId="1B9C9223" w14:textId="77777777" w:rsidR="00F70EB6" w:rsidRDefault="00F70EB6" w:rsidP="00E04B8B">
      <w:pPr>
        <w:spacing w:after="200" w:line="360" w:lineRule="auto"/>
        <w:ind w:left="720"/>
        <w:jc w:val="left"/>
        <w:rPr>
          <w:ins w:id="1360" w:author="yamel peraza" w:date="2015-03-21T15:43:00Z"/>
        </w:rPr>
      </w:pPr>
    </w:p>
    <w:p w14:paraId="609EFF69" w14:textId="77777777" w:rsidR="00F70EB6" w:rsidRDefault="00F70EB6" w:rsidP="00E04B8B">
      <w:pPr>
        <w:spacing w:after="200" w:line="360" w:lineRule="auto"/>
        <w:ind w:left="720"/>
        <w:jc w:val="left"/>
        <w:rPr>
          <w:ins w:id="1361" w:author="yamel peraza" w:date="2015-03-21T15:43:00Z"/>
        </w:rPr>
      </w:pPr>
    </w:p>
    <w:p w14:paraId="4EB94FE9" w14:textId="77777777" w:rsidR="00F70EB6" w:rsidRDefault="00F70EB6" w:rsidP="00E04B8B">
      <w:pPr>
        <w:spacing w:after="200" w:line="360" w:lineRule="auto"/>
        <w:ind w:left="720"/>
        <w:jc w:val="left"/>
        <w:rPr>
          <w:ins w:id="1362" w:author="yamel peraza" w:date="2015-03-21T15:43:00Z"/>
        </w:rPr>
      </w:pPr>
    </w:p>
    <w:p w14:paraId="363B85A5" w14:textId="77777777" w:rsidR="00F70EB6" w:rsidRDefault="00F70EB6" w:rsidP="00E04B8B">
      <w:pPr>
        <w:spacing w:after="200" w:line="360" w:lineRule="auto"/>
        <w:ind w:left="720"/>
        <w:jc w:val="left"/>
        <w:rPr>
          <w:ins w:id="1363" w:author="yamel peraza" w:date="2015-03-21T15:43:00Z"/>
        </w:rPr>
      </w:pPr>
    </w:p>
    <w:p w14:paraId="2482E947" w14:textId="77777777" w:rsidR="00F70EB6" w:rsidRDefault="00F70EB6" w:rsidP="00E04B8B">
      <w:pPr>
        <w:spacing w:after="200" w:line="360" w:lineRule="auto"/>
        <w:ind w:left="720"/>
        <w:jc w:val="left"/>
        <w:rPr>
          <w:ins w:id="1364" w:author="yamel peraza" w:date="2015-03-21T15:43:00Z"/>
        </w:rPr>
      </w:pPr>
    </w:p>
    <w:p w14:paraId="4D3C1691" w14:textId="77777777" w:rsidR="00F70EB6" w:rsidRDefault="00F70EB6" w:rsidP="00E04B8B">
      <w:pPr>
        <w:spacing w:after="200" w:line="360" w:lineRule="auto"/>
        <w:ind w:left="720"/>
        <w:jc w:val="left"/>
        <w:rPr>
          <w:ins w:id="1365" w:author="yamel peraza" w:date="2015-02-25T18:31:00Z"/>
        </w:rPr>
      </w:pPr>
    </w:p>
    <w:p w14:paraId="6A6839A8" w14:textId="3AECDC4B" w:rsidR="00C41EE3" w:rsidRDefault="00C41EE3" w:rsidP="00E04B8B">
      <w:pPr>
        <w:spacing w:after="200" w:line="360" w:lineRule="auto"/>
        <w:ind w:left="720"/>
        <w:jc w:val="left"/>
        <w:rPr>
          <w:ins w:id="1366" w:author="yamel peraza" w:date="2015-02-25T18:31:00Z"/>
        </w:rPr>
      </w:pPr>
      <w:r>
        <w:rPr>
          <w:noProof/>
        </w:rPr>
        <w:lastRenderedPageBreak/>
        <w:drawing>
          <wp:anchor distT="0" distB="0" distL="114300" distR="114300" simplePos="0" relativeHeight="251651072"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6">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1367" w:author="yamel peraza" w:date="2015-02-25T18:31:00Z"/>
        </w:rPr>
      </w:pPr>
    </w:p>
    <w:p w14:paraId="24BD49CD" w14:textId="74AF3C2B" w:rsidR="00C41EE3" w:rsidRDefault="00C41EE3" w:rsidP="00E04B8B">
      <w:pPr>
        <w:spacing w:after="200" w:line="360" w:lineRule="auto"/>
        <w:ind w:left="720"/>
        <w:jc w:val="left"/>
        <w:rPr>
          <w:ins w:id="1368" w:author="yamel peraza" w:date="2015-02-25T18:31:00Z"/>
        </w:rPr>
      </w:pPr>
    </w:p>
    <w:p w14:paraId="0CC51152" w14:textId="689FA2AC" w:rsidR="00C41EE3" w:rsidRDefault="00C41EE3" w:rsidP="00E04B8B">
      <w:pPr>
        <w:spacing w:after="200" w:line="360" w:lineRule="auto"/>
        <w:ind w:left="720"/>
        <w:jc w:val="left"/>
        <w:rPr>
          <w:ins w:id="1369" w:author="yamel peraza" w:date="2015-02-25T18:31:00Z"/>
        </w:rPr>
      </w:pPr>
    </w:p>
    <w:p w14:paraId="7F363414" w14:textId="71ED7584" w:rsidR="00C41EE3" w:rsidRDefault="00C41EE3" w:rsidP="00E04B8B">
      <w:pPr>
        <w:spacing w:after="200" w:line="360" w:lineRule="auto"/>
        <w:ind w:left="720"/>
        <w:jc w:val="left"/>
        <w:rPr>
          <w:ins w:id="1370" w:author="yamel peraza" w:date="2015-02-25T18:31:00Z"/>
        </w:rPr>
      </w:pPr>
    </w:p>
    <w:p w14:paraId="5D78D36F" w14:textId="3D265DCF" w:rsidR="00C41EE3" w:rsidRDefault="00C41EE3" w:rsidP="00E04B8B">
      <w:pPr>
        <w:spacing w:after="200" w:line="360" w:lineRule="auto"/>
        <w:ind w:left="720"/>
        <w:jc w:val="left"/>
        <w:rPr>
          <w:ins w:id="1371" w:author="yamel peraza" w:date="2015-02-25T18:31:00Z"/>
        </w:rPr>
      </w:pPr>
    </w:p>
    <w:p w14:paraId="7F542003" w14:textId="77777777" w:rsidR="00C41EE3" w:rsidRDefault="00C41EE3" w:rsidP="00E04B8B">
      <w:pPr>
        <w:spacing w:after="200" w:line="360" w:lineRule="auto"/>
        <w:ind w:left="720"/>
        <w:jc w:val="left"/>
        <w:rPr>
          <w:ins w:id="1372" w:author="yamel peraza" w:date="2015-02-25T18:32:00Z"/>
        </w:rPr>
      </w:pPr>
    </w:p>
    <w:p w14:paraId="595D195C" w14:textId="1F0523DA" w:rsidR="00C41EE3" w:rsidRDefault="00C41EE3" w:rsidP="00E04B8B">
      <w:pPr>
        <w:spacing w:after="200" w:line="360" w:lineRule="auto"/>
        <w:ind w:left="720"/>
        <w:jc w:val="left"/>
        <w:rPr>
          <w:ins w:id="1373" w:author="yamel peraza" w:date="2015-02-25T18:32:00Z"/>
        </w:rPr>
      </w:pPr>
    </w:p>
    <w:p w14:paraId="45C3F7BA" w14:textId="6C19C171" w:rsidR="00C41EE3" w:rsidRDefault="00C41EE3" w:rsidP="00E04B8B">
      <w:pPr>
        <w:spacing w:after="200" w:line="360" w:lineRule="auto"/>
        <w:ind w:left="720"/>
        <w:jc w:val="left"/>
        <w:rPr>
          <w:ins w:id="1374"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47">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1375" w:name="_Toc393726791"/>
      <w:r w:rsidRPr="008F00D6">
        <w:rPr>
          <w:noProof/>
        </w:rPr>
        <w:lastRenderedPageBreak/>
        <mc:AlternateContent>
          <mc:Choice Requires="wps">
            <w:drawing>
              <wp:anchor distT="0" distB="0" distL="114300" distR="114300" simplePos="0" relativeHeight="251665408"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C5B4C" id="Straight Connector 4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1375"/>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1376" w:name="_Toc393726792"/>
      <w:r w:rsidRPr="008F00D6">
        <w:rPr>
          <w:noProof/>
        </w:rPr>
        <w:lastRenderedPageBreak/>
        <mc:AlternateContent>
          <mc:Choice Requires="wps">
            <w:drawing>
              <wp:anchor distT="0" distB="0" distL="114300" distR="114300" simplePos="0" relativeHeight="251666432"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EC40A0" id="Straight Connector 6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1376"/>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671552"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1377" w:name="_Toc393726793"/>
      <w:r w:rsidRPr="008F00D6">
        <w:rPr>
          <w:noProof/>
        </w:rPr>
        <w:lastRenderedPageBreak/>
        <mc:AlternateContent>
          <mc:Choice Requires="wpg">
            <w:drawing>
              <wp:anchor distT="0" distB="0" distL="114300" distR="114300" simplePos="0" relativeHeight="251667456"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4902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1377"/>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78" w:name="_Toc393718987"/>
      <w:bookmarkStart w:id="1379"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78"/>
      <w:bookmarkEnd w:id="1379"/>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80" w:name="_Toc393718988"/>
      <w:bookmarkStart w:id="1381"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380"/>
      <w:bookmarkEnd w:id="1381"/>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82" w:name="_Toc393718989"/>
      <w:bookmarkStart w:id="1383"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382"/>
      <w:bookmarkEnd w:id="1383"/>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84" w:name="_Toc393718990"/>
      <w:bookmarkStart w:id="1385"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1384"/>
      <w:bookmarkEnd w:id="1385"/>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86" w:name="_Toc393718991"/>
      <w:bookmarkStart w:id="1387"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1386"/>
      <w:bookmarkEnd w:id="1387"/>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88" w:name="_Toc393718992"/>
      <w:bookmarkStart w:id="1389"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1388"/>
      <w:bookmarkEnd w:id="1389"/>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90" w:name="_Toc393718993"/>
      <w:bookmarkStart w:id="1391"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390"/>
      <w:bookmarkEnd w:id="1391"/>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92" w:name="_Toc393718994"/>
      <w:bookmarkStart w:id="1393"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392"/>
      <w:bookmarkEnd w:id="1393"/>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94" w:name="_Toc393718995"/>
      <w:bookmarkStart w:id="1395"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394"/>
      <w:bookmarkEnd w:id="1395"/>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1396" w:name="_Toc393726803"/>
      <w:r w:rsidRPr="008F00D6">
        <w:rPr>
          <w:noProof/>
        </w:rPr>
        <w:lastRenderedPageBreak/>
        <mc:AlternateContent>
          <mc:Choice Requires="wpg">
            <w:drawing>
              <wp:anchor distT="0" distB="0" distL="114300" distR="114300" simplePos="0" relativeHeight="25166848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4800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1396"/>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F70EB6" w:rsidRDefault="00F70EB6">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4B995" w14:textId="77777777" w:rsidR="00BE5147" w:rsidRDefault="00BE5147" w:rsidP="00B80CBB">
      <w:pPr>
        <w:spacing w:after="0" w:line="240" w:lineRule="auto"/>
      </w:pPr>
      <w:r>
        <w:separator/>
      </w:r>
    </w:p>
  </w:endnote>
  <w:endnote w:type="continuationSeparator" w:id="0">
    <w:p w14:paraId="25EA1A6C" w14:textId="77777777" w:rsidR="00BE5147" w:rsidRDefault="00BE5147"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F70EB6" w:rsidRDefault="00F70EB6">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08282A">
      <w:rPr>
        <w:rFonts w:cs="Times New Roman"/>
        <w:noProof/>
        <w:sz w:val="20"/>
        <w:szCs w:val="20"/>
      </w:rPr>
      <w:t>98</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6ECBA" w14:textId="77777777" w:rsidR="00BE5147" w:rsidRDefault="00BE5147" w:rsidP="00B80CBB">
      <w:pPr>
        <w:spacing w:after="0" w:line="240" w:lineRule="auto"/>
      </w:pPr>
      <w:r>
        <w:separator/>
      </w:r>
    </w:p>
  </w:footnote>
  <w:footnote w:type="continuationSeparator" w:id="0">
    <w:p w14:paraId="06A1320E" w14:textId="77777777" w:rsidR="00BE5147" w:rsidRDefault="00BE5147"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6AF635C"/>
    <w:multiLevelType w:val="hybridMultilevel"/>
    <w:tmpl w:val="646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3">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EE32969"/>
    <w:multiLevelType w:val="hybridMultilevel"/>
    <w:tmpl w:val="A71EA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3">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6">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1">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4">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7">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9">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0">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5">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5C094E"/>
    <w:multiLevelType w:val="hybridMultilevel"/>
    <w:tmpl w:val="E198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3">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4">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6">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0">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6">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1">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7">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75"/>
  </w:num>
  <w:num w:numId="3">
    <w:abstractNumId w:val="11"/>
  </w:num>
  <w:num w:numId="4">
    <w:abstractNumId w:val="84"/>
  </w:num>
  <w:num w:numId="5">
    <w:abstractNumId w:val="16"/>
  </w:num>
  <w:num w:numId="6">
    <w:abstractNumId w:val="7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6"/>
  </w:num>
  <w:num w:numId="8">
    <w:abstractNumId w:val="15"/>
  </w:num>
  <w:num w:numId="9">
    <w:abstractNumId w:val="36"/>
  </w:num>
  <w:num w:numId="10">
    <w:abstractNumId w:val="54"/>
  </w:num>
  <w:num w:numId="11">
    <w:abstractNumId w:val="29"/>
  </w:num>
  <w:num w:numId="12">
    <w:abstractNumId w:val="48"/>
  </w:num>
  <w:num w:numId="13">
    <w:abstractNumId w:val="3"/>
  </w:num>
  <w:num w:numId="14">
    <w:abstractNumId w:val="62"/>
  </w:num>
  <w:num w:numId="15">
    <w:abstractNumId w:val="13"/>
  </w:num>
  <w:num w:numId="16">
    <w:abstractNumId w:val="1"/>
  </w:num>
  <w:num w:numId="17">
    <w:abstractNumId w:val="66"/>
  </w:num>
  <w:num w:numId="18">
    <w:abstractNumId w:val="50"/>
  </w:num>
  <w:num w:numId="19">
    <w:abstractNumId w:val="87"/>
  </w:num>
  <w:num w:numId="20">
    <w:abstractNumId w:val="41"/>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3"/>
  </w:num>
  <w:num w:numId="23">
    <w:abstractNumId w:val="24"/>
  </w:num>
  <w:num w:numId="24">
    <w:abstractNumId w:val="12"/>
  </w:num>
  <w:num w:numId="25">
    <w:abstractNumId w:val="55"/>
  </w:num>
  <w:num w:numId="26">
    <w:abstractNumId w:val="43"/>
  </w:num>
  <w:num w:numId="27">
    <w:abstractNumId w:val="63"/>
  </w:num>
  <w:num w:numId="28">
    <w:abstractNumId w:val="86"/>
  </w:num>
  <w:num w:numId="29">
    <w:abstractNumId w:val="32"/>
  </w:num>
  <w:num w:numId="30">
    <w:abstractNumId w:val="7"/>
  </w:num>
  <w:num w:numId="31">
    <w:abstractNumId w:val="46"/>
  </w:num>
  <w:num w:numId="32">
    <w:abstractNumId w:val="69"/>
  </w:num>
  <w:num w:numId="33">
    <w:abstractNumId w:val="80"/>
  </w:num>
  <w:num w:numId="34">
    <w:abstractNumId w:val="34"/>
  </w:num>
  <w:num w:numId="35">
    <w:abstractNumId w:val="35"/>
  </w:num>
  <w:num w:numId="36">
    <w:abstractNumId w:val="0"/>
  </w:num>
  <w:num w:numId="37">
    <w:abstractNumId w:val="23"/>
  </w:num>
  <w:num w:numId="38">
    <w:abstractNumId w:val="2"/>
  </w:num>
  <w:num w:numId="39">
    <w:abstractNumId w:val="8"/>
  </w:num>
  <w:num w:numId="40">
    <w:abstractNumId w:val="22"/>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num>
  <w:num w:numId="46">
    <w:abstractNumId w:val="72"/>
  </w:num>
  <w:num w:numId="47">
    <w:abstractNumId w:val="19"/>
  </w:num>
  <w:num w:numId="48">
    <w:abstractNumId w:val="5"/>
  </w:num>
  <w:num w:numId="49">
    <w:abstractNumId w:val="67"/>
  </w:num>
  <w:num w:numId="50">
    <w:abstractNumId w:val="6"/>
  </w:num>
  <w:num w:numId="51">
    <w:abstractNumId w:val="42"/>
  </w:num>
  <w:num w:numId="52">
    <w:abstractNumId w:val="77"/>
  </w:num>
  <w:num w:numId="53">
    <w:abstractNumId w:val="85"/>
  </w:num>
  <w:num w:numId="54">
    <w:abstractNumId w:val="9"/>
  </w:num>
  <w:num w:numId="55">
    <w:abstractNumId w:val="38"/>
  </w:num>
  <w:num w:numId="56">
    <w:abstractNumId w:val="45"/>
  </w:num>
  <w:num w:numId="57">
    <w:abstractNumId w:val="4"/>
  </w:num>
  <w:num w:numId="58">
    <w:abstractNumId w:val="52"/>
  </w:num>
  <w:num w:numId="59">
    <w:abstractNumId w:val="68"/>
  </w:num>
  <w:num w:numId="60">
    <w:abstractNumId w:val="78"/>
  </w:num>
  <w:num w:numId="61">
    <w:abstractNumId w:val="17"/>
  </w:num>
  <w:num w:numId="62">
    <w:abstractNumId w:val="81"/>
  </w:num>
  <w:num w:numId="63">
    <w:abstractNumId w:val="64"/>
  </w:num>
  <w:num w:numId="64">
    <w:abstractNumId w:val="20"/>
  </w:num>
  <w:num w:numId="65">
    <w:abstractNumId w:val="18"/>
  </w:num>
  <w:num w:numId="66">
    <w:abstractNumId w:val="57"/>
  </w:num>
  <w:num w:numId="67">
    <w:abstractNumId w:val="71"/>
  </w:num>
  <w:num w:numId="68">
    <w:abstractNumId w:val="31"/>
  </w:num>
  <w:num w:numId="69">
    <w:abstractNumId w:val="14"/>
  </w:num>
  <w:num w:numId="70">
    <w:abstractNumId w:val="70"/>
  </w:num>
  <w:num w:numId="71">
    <w:abstractNumId w:val="39"/>
  </w:num>
  <w:num w:numId="72">
    <w:abstractNumId w:val="74"/>
  </w:num>
  <w:num w:numId="73">
    <w:abstractNumId w:val="25"/>
  </w:num>
  <w:num w:numId="74">
    <w:abstractNumId w:val="27"/>
  </w:num>
  <w:num w:numId="75">
    <w:abstractNumId w:val="61"/>
  </w:num>
  <w:num w:numId="76">
    <w:abstractNumId w:val="83"/>
  </w:num>
  <w:num w:numId="77">
    <w:abstractNumId w:val="59"/>
  </w:num>
  <w:num w:numId="78">
    <w:abstractNumId w:val="37"/>
  </w:num>
  <w:num w:numId="79">
    <w:abstractNumId w:val="79"/>
  </w:num>
  <w:num w:numId="80">
    <w:abstractNumId w:val="65"/>
  </w:num>
  <w:num w:numId="81">
    <w:abstractNumId w:val="76"/>
  </w:num>
  <w:num w:numId="82">
    <w:abstractNumId w:val="47"/>
  </w:num>
  <w:num w:numId="83">
    <w:abstractNumId w:val="53"/>
  </w:num>
  <w:num w:numId="84">
    <w:abstractNumId w:val="49"/>
  </w:num>
  <w:num w:numId="85">
    <w:abstractNumId w:val="40"/>
  </w:num>
  <w:num w:numId="86">
    <w:abstractNumId w:val="30"/>
  </w:num>
  <w:num w:numId="87">
    <w:abstractNumId w:val="10"/>
  </w:num>
  <w:num w:numId="88">
    <w:abstractNumId w:val="21"/>
  </w:num>
  <w:num w:numId="89">
    <w:abstractNumId w:val="60"/>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282A"/>
    <w:rsid w:val="00087F6A"/>
    <w:rsid w:val="000D0711"/>
    <w:rsid w:val="000D1482"/>
    <w:rsid w:val="000D569E"/>
    <w:rsid w:val="0015252E"/>
    <w:rsid w:val="0018548F"/>
    <w:rsid w:val="00222923"/>
    <w:rsid w:val="002272B4"/>
    <w:rsid w:val="00273E04"/>
    <w:rsid w:val="002F39E4"/>
    <w:rsid w:val="0030227B"/>
    <w:rsid w:val="00360E90"/>
    <w:rsid w:val="003E009E"/>
    <w:rsid w:val="003F632E"/>
    <w:rsid w:val="003F64E9"/>
    <w:rsid w:val="0040780A"/>
    <w:rsid w:val="00452A67"/>
    <w:rsid w:val="00494D89"/>
    <w:rsid w:val="004A7470"/>
    <w:rsid w:val="004E3B12"/>
    <w:rsid w:val="004E6B41"/>
    <w:rsid w:val="004F33B0"/>
    <w:rsid w:val="00513446"/>
    <w:rsid w:val="005336C7"/>
    <w:rsid w:val="005717DA"/>
    <w:rsid w:val="0058063A"/>
    <w:rsid w:val="0058436E"/>
    <w:rsid w:val="0059207C"/>
    <w:rsid w:val="005A113E"/>
    <w:rsid w:val="005A6E6B"/>
    <w:rsid w:val="005C4FB3"/>
    <w:rsid w:val="00607FC9"/>
    <w:rsid w:val="00625414"/>
    <w:rsid w:val="006560EB"/>
    <w:rsid w:val="0068006D"/>
    <w:rsid w:val="00680D8C"/>
    <w:rsid w:val="00711F32"/>
    <w:rsid w:val="00720596"/>
    <w:rsid w:val="007A1836"/>
    <w:rsid w:val="007C2BA9"/>
    <w:rsid w:val="007E29FA"/>
    <w:rsid w:val="007F5506"/>
    <w:rsid w:val="0081397D"/>
    <w:rsid w:val="008205EC"/>
    <w:rsid w:val="00842A02"/>
    <w:rsid w:val="00852839"/>
    <w:rsid w:val="00867064"/>
    <w:rsid w:val="008E1B47"/>
    <w:rsid w:val="008E3B9D"/>
    <w:rsid w:val="008E6A85"/>
    <w:rsid w:val="00900A1E"/>
    <w:rsid w:val="00903E5E"/>
    <w:rsid w:val="00924EA3"/>
    <w:rsid w:val="00970815"/>
    <w:rsid w:val="00984D9E"/>
    <w:rsid w:val="009A7C80"/>
    <w:rsid w:val="009D5F86"/>
    <w:rsid w:val="009E5339"/>
    <w:rsid w:val="00A2346E"/>
    <w:rsid w:val="00A25FEC"/>
    <w:rsid w:val="00A46B94"/>
    <w:rsid w:val="00A52FD6"/>
    <w:rsid w:val="00A6615B"/>
    <w:rsid w:val="00AA0D22"/>
    <w:rsid w:val="00AC393C"/>
    <w:rsid w:val="00B423FF"/>
    <w:rsid w:val="00B7267D"/>
    <w:rsid w:val="00B80CBB"/>
    <w:rsid w:val="00B81849"/>
    <w:rsid w:val="00B97A52"/>
    <w:rsid w:val="00BC1C1B"/>
    <w:rsid w:val="00BC7C2C"/>
    <w:rsid w:val="00BE5147"/>
    <w:rsid w:val="00C41EE3"/>
    <w:rsid w:val="00C4232D"/>
    <w:rsid w:val="00C4602F"/>
    <w:rsid w:val="00C60D2C"/>
    <w:rsid w:val="00C77142"/>
    <w:rsid w:val="00CB2CFC"/>
    <w:rsid w:val="00CF1C0F"/>
    <w:rsid w:val="00CF2B7D"/>
    <w:rsid w:val="00CF59C7"/>
    <w:rsid w:val="00CF6612"/>
    <w:rsid w:val="00D32579"/>
    <w:rsid w:val="00D614BF"/>
    <w:rsid w:val="00D624C4"/>
    <w:rsid w:val="00DF1558"/>
    <w:rsid w:val="00E04B8B"/>
    <w:rsid w:val="00E241C3"/>
    <w:rsid w:val="00E264C0"/>
    <w:rsid w:val="00E40FD8"/>
    <w:rsid w:val="00E6412F"/>
    <w:rsid w:val="00E76938"/>
    <w:rsid w:val="00EB5670"/>
    <w:rsid w:val="00ED4F48"/>
    <w:rsid w:val="00F0639A"/>
    <w:rsid w:val="00F21AE8"/>
    <w:rsid w:val="00F24E68"/>
    <w:rsid w:val="00F66020"/>
    <w:rsid w:val="00F70EB6"/>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E72695D4-24DD-4FD7-9431-CE45AB5A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 w:type="character" w:customStyle="1" w:styleId="card-name">
    <w:name w:val="card-name"/>
    <w:basedOn w:val="DefaultParagraphFont"/>
    <w:rsid w:val="003E0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png"/><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emf"/><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image" Target="media/image55.jpeg"/><Relationship Id="rId69" Type="http://schemas.openxmlformats.org/officeDocument/2006/relationships/image" Target="media/image60.emf"/><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emf"/><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emf"/><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1.emf"/><Relationship Id="rId55" Type="http://schemas.openxmlformats.org/officeDocument/2006/relationships/image" Target="media/image46.jpeg"/><Relationship Id="rId76" Type="http://schemas.openxmlformats.org/officeDocument/2006/relationships/image" Target="media/image67.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png"/><Relationship Id="rId61" Type="http://schemas.openxmlformats.org/officeDocument/2006/relationships/image" Target="media/image52.jpeg"/><Relationship Id="rId82" Type="http://schemas.openxmlformats.org/officeDocument/2006/relationships/image" Target="media/image73.png"/><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emf"/><Relationship Id="rId35" Type="http://schemas.openxmlformats.org/officeDocument/2006/relationships/image" Target="media/image26.jpg"/><Relationship Id="rId56" Type="http://schemas.openxmlformats.org/officeDocument/2006/relationships/image" Target="media/image47.jpe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69DD7012-B186-4BED-AFD6-971A6E32D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142</Pages>
  <Words>14694</Words>
  <Characters>83758</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33</cp:revision>
  <dcterms:created xsi:type="dcterms:W3CDTF">2015-02-02T17:25:00Z</dcterms:created>
  <dcterms:modified xsi:type="dcterms:W3CDTF">2015-03-28T23:42:00Z</dcterms:modified>
</cp:coreProperties>
</file>