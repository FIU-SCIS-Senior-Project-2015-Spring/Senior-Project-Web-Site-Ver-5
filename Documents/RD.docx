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Pr="00CF6612" w:rsidRDefault="00B97A52" w:rsidP="00C77142">
      <w:pPr>
        <w:spacing w:after="0" w:line="360" w:lineRule="auto"/>
        <w:jc w:val="center"/>
        <w:rPr>
          <w:rFonts w:ascii="Times New Roman" w:eastAsia="Times New Roman" w:hAnsi="Times New Roman" w:cs="Times New Roman"/>
          <w:sz w:val="24"/>
          <w:szCs w:val="24"/>
        </w:rPr>
      </w:pPr>
      <w:proofErr w:type="spellStart"/>
      <w:r w:rsidRPr="00CF6612">
        <w:rPr>
          <w:rFonts w:ascii="Times New Roman" w:eastAsia="Times New Roman" w:hAnsi="Times New Roman" w:cs="Times New Roman"/>
          <w:sz w:val="24"/>
          <w:szCs w:val="24"/>
        </w:rPr>
        <w:t>Jacek</w:t>
      </w:r>
      <w:proofErr w:type="spellEnd"/>
      <w:r w:rsidRPr="00CF6612">
        <w:rPr>
          <w:rFonts w:ascii="Times New Roman" w:eastAsia="Times New Roman" w:hAnsi="Times New Roman" w:cs="Times New Roman"/>
          <w:sz w:val="24"/>
          <w:szCs w:val="24"/>
        </w:rPr>
        <w:t xml:space="preserve"> </w:t>
      </w:r>
      <w:proofErr w:type="spellStart"/>
      <w:r w:rsidRPr="00CF6612">
        <w:rPr>
          <w:rFonts w:ascii="Times New Roman" w:eastAsia="Times New Roman" w:hAnsi="Times New Roman" w:cs="Times New Roman"/>
          <w:sz w:val="24"/>
          <w:szCs w:val="24"/>
        </w:rPr>
        <w:t>Kopczynski</w:t>
      </w:r>
      <w:proofErr w:type="spellEnd"/>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0"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1" w:name="_Toc393726747"/>
      <w:r w:rsidRPr="00265D9C">
        <w:t>Copyright</w:t>
      </w:r>
      <w:bookmarkEnd w:id="0"/>
      <w:bookmarkEnd w:id="1"/>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 xml:space="preserve">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w:t>
      </w:r>
      <w:proofErr w:type="gramStart"/>
      <w:r w:rsidRPr="00265D9C">
        <w:rPr>
          <w:rFonts w:eastAsia="Times New Roman" w:cs="Times New Roman"/>
          <w:bCs/>
          <w:i/>
          <w:sz w:val="24"/>
          <w:szCs w:val="24"/>
        </w:rPr>
        <w:t>All rights not expressly granted are reserved by School of Computing and Information Sciences Faculty of Florida International University</w:t>
      </w:r>
      <w:proofErr w:type="gramEnd"/>
      <w:r w:rsidRPr="00265D9C">
        <w:rPr>
          <w:rFonts w:eastAsia="Times New Roman" w:cs="Times New Roman"/>
          <w:bCs/>
          <w:i/>
          <w:sz w:val="24"/>
          <w:szCs w:val="24"/>
        </w:rPr>
        <w:t>.</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9">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2" w:name="_Toc374274960"/>
      <w:bookmarkStart w:id="3" w:name="_Toc393726748"/>
      <w:r w:rsidRPr="00265D9C">
        <w:lastRenderedPageBreak/>
        <w:t>Abstract</w:t>
      </w:r>
      <w:bookmarkEnd w:id="2"/>
      <w:bookmarkEnd w:id="3"/>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2F39E4" w:rsidRPr="00C70986" w:rsidRDefault="002F39E4"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85pt;margin-top:-4.4pt;width:455.25pt;height:68.25pt;z-index:-251656192;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">
                <v:shapetype id="_x0000_t202" coordsize="21600,21600" o:spt="202" path="m0,0l0,21600,21600,21600,21600,0xe">
                  <v:stroke joinstyle="miter"/>
                  <v:path gradientshapeok="t" o:connecttype="rect"/>
                </v:shapetype>
                <v:shape id="Text Box 2" o:spid="_x0000_s1027"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A47zwAAA&#10;ANsAAAAPAAAAZHJzL2Rvd25yZXYueG1sRI/NisIwFIX3gu8QruBOUwVlqEYRQRBxoY4Ll5fm2tQ2&#10;N7WJWt9+MiC4PJyfjzNftrYST2p84VjBaJiAIM6cLjhXcP7dDH5A+ICssXJMCt7kYbnoduaYavfi&#10;Iz1PIRdxhH2KCkwIdSqlzwxZ9ENXE0fv6hqLIcoml7rBVxy3lRwnyVRaLDgSDNa0NpSVp4eNkL3P&#10;Hkd3v432pbyYcoqTg9kp1e+1qxmIQG34hj/trVYwnsD/l/gD5O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oA47zwAAAANsAAAAPAAAAAAAAAAAAAAAAAJcCAABkcnMvZG93bnJl&#10;di54bWxQSwUGAAAAAAQABAD1AAAAhAMAAAAA&#10;" stroked="f">
                  <v:textbox style="mso-fit-shape-to-text:t">
                    <w:txbxContent>
                      <w:p w14:paraId="05A1A7EC" w14:textId="77777777" w:rsidR="002F39E4" w:rsidRPr="00C70986" w:rsidRDefault="002F39E4"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1&#10;qFLEAAAA2wAAAA8AAABkcnMvZG93bnJldi54bWxEj0uLwkAQhO8L/oehBS+LTgyLSsxEfODiHn1c&#10;vLWZNglmekJm1PjvnYWFPRZV9RWVLjpTiwe1rrKsYDyKQBDnVldcKDgdt8MZCOeRNdaWScGLHCyy&#10;3keKibZP3tPj4AsRIOwSVFB63yRSurwkg25kG+LgXW1r0AfZFlK3+AxwU8s4iibSYMVhocSG1iXl&#10;t8PdKLDd58mfXz+zSzwZR5vbyubf7kupQb9bzkF46vx/+K+90wriKfx+CT9AZm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b1qFLEAAAA2wAAAA8AAAAAAAAAAAAAAAAAnAIA&#10;AGRycy9kb3ducmV2LnhtbFBLBQYAAAAABAAEAPcAAACNAwAAAAA=&#10;">
                  <v:imagedata r:id="rId11"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8E3B9D">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8E3B9D">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8E3B9D">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8E3B9D">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8E3B9D">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8E3B9D"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8E3B9D">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8E3B9D">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8E3B9D">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8E3B9D">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8E3B9D">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8E3B9D">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8E3B9D">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8E3B9D">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8E3B9D">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8E3B9D">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8E3B9D">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8E3B9D">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8E3B9D">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8E3B9D">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8E3B9D">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8E3B9D">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8E3B9D">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8E3B9D">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8E3B9D">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8E3B9D">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8E3B9D">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bookmarkStart w:id="4" w:name="_Toc393726749"/>
    <w:p w14:paraId="55DB2117" w14:textId="77777777" w:rsidR="00C77142" w:rsidRPr="00265D9C" w:rsidRDefault="00C77142" w:rsidP="00C77142">
      <w:pPr>
        <w:pStyle w:val="H1"/>
      </w:pPr>
      <w:r w:rsidRPr="00265D9C">
        <w:rPr>
          <w:noProof/>
        </w:rPr>
        <w:lastRenderedPageBreak/>
        <mc:AlternateContent>
          <mc:Choice Requires="wpg">
            <w:drawing>
              <wp:anchor distT="0" distB="0" distL="114300" distR="114300" simplePos="0" relativeHeight="25166131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2" o:title=""/>
                  <v:path arrowok="t"/>
                </v:shape>
                <w10:wrap type="tight"/>
              </v:group>
            </w:pict>
          </mc:Fallback>
        </mc:AlternateContent>
      </w:r>
      <w:bookmarkStart w:id="5" w:name="_Toc374274962"/>
      <w:r w:rsidRPr="00265D9C">
        <w:t>Introduction</w:t>
      </w:r>
      <w:bookmarkEnd w:id="4"/>
      <w:bookmarkEnd w:id="5"/>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bookmarkStart w:id="6" w:name="_Toc374274963"/>
    <w:bookmarkStart w:id="7" w:name="_Toc393726750"/>
    <w:p w14:paraId="31FB81BF" w14:textId="77777777" w:rsidR="00F66020" w:rsidRPr="00265D9C" w:rsidRDefault="00F66020" w:rsidP="00F66020">
      <w:pPr>
        <w:pStyle w:val="H2"/>
        <w:numPr>
          <w:ilvl w:val="1"/>
          <w:numId w:val="2"/>
        </w:numPr>
        <w:outlineLvl w:val="1"/>
      </w:pPr>
      <w:r w:rsidRPr="00265D9C">
        <w:rPr>
          <w:noProof/>
        </w:rPr>
        <mc:AlternateContent>
          <mc:Choice Requires="wps">
            <w:drawing>
              <wp:anchor distT="0" distB="0" distL="114300" distR="114300" simplePos="0" relativeHeight="251663360"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6"/>
      <w:bookmarkEnd w:id="7"/>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bookmarkStart w:id="8" w:name="_Toc393726751"/>
    <w:p w14:paraId="3BFF01C7" w14:textId="77777777" w:rsidR="00CF1C0F" w:rsidRDefault="00CF1C0F" w:rsidP="00CF1C0F">
      <w:pPr>
        <w:pStyle w:val="H2"/>
        <w:numPr>
          <w:ilvl w:val="1"/>
          <w:numId w:val="2"/>
        </w:numPr>
        <w:tabs>
          <w:tab w:val="left" w:pos="720"/>
        </w:tabs>
        <w:outlineLvl w:val="1"/>
      </w:pPr>
      <w:r>
        <w:rPr>
          <w:noProof/>
        </w:rPr>
        <mc:AlternateContent>
          <mc:Choice Requires="wps">
            <w:drawing>
              <wp:anchor distT="0" distB="0" distL="114300" distR="114300" simplePos="0" relativeHeight="251665408"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8"/>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9" w:name="_Toc374274965"/>
      <w:bookmarkStart w:id="10" w:name="_Toc393726752"/>
      <w:r w:rsidRPr="00265D9C">
        <w:rPr>
          <w:rFonts w:eastAsia="Times New Roman"/>
        </w:rPr>
        <w:t>Definitions, Acronyms, and Abbreviations</w:t>
      </w:r>
      <w:bookmarkEnd w:id="9"/>
      <w:r w:rsidRPr="00265D9C">
        <w:rPr>
          <w:noProof/>
        </w:rPr>
        <mc:AlternateContent>
          <mc:Choice Requires="wps">
            <w:drawing>
              <wp:anchor distT="0" distB="0" distL="114300" distR="114300" simplePos="0" relativeHeight="251667456"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0"/>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1" w:name="_Toc393537032"/>
      <w:bookmarkStart w:id="12" w:name="_Toc393718960"/>
      <w:bookmarkStart w:id="13"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1"/>
      <w:bookmarkEnd w:id="12"/>
      <w:bookmarkEnd w:id="13"/>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4" w:name="_Toc393537033"/>
      <w:bookmarkStart w:id="15" w:name="_Toc393718961"/>
      <w:bookmarkStart w:id="16"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4"/>
      <w:bookmarkEnd w:id="15"/>
      <w:bookmarkEnd w:id="16"/>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7" w:name="_Toc393537034"/>
      <w:bookmarkStart w:id="18" w:name="_Toc393718962"/>
      <w:bookmarkStart w:id="19"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7"/>
      <w:bookmarkEnd w:id="18"/>
      <w:bookmarkEnd w:id="19"/>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0" w:name="_Toc393537035"/>
      <w:bookmarkStart w:id="21" w:name="_Toc393718963"/>
      <w:bookmarkStart w:id="22"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0"/>
      <w:bookmarkEnd w:id="21"/>
      <w:bookmarkEnd w:id="22"/>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3" w:name="_Toc393537036"/>
      <w:bookmarkStart w:id="24" w:name="_Toc393718964"/>
      <w:bookmarkStart w:id="25"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3"/>
      <w:bookmarkEnd w:id="24"/>
      <w:bookmarkEnd w:id="25"/>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6" w:name="_Toc393537037"/>
      <w:bookmarkStart w:id="27" w:name="_Toc393718965"/>
      <w:bookmarkStart w:id="28"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6"/>
      <w:bookmarkEnd w:id="27"/>
      <w:bookmarkEnd w:id="28"/>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9" w:name="_Toc393537038"/>
      <w:bookmarkStart w:id="30" w:name="_Toc393718966"/>
      <w:bookmarkStart w:id="31"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29"/>
      <w:bookmarkEnd w:id="30"/>
      <w:bookmarkEnd w:id="31"/>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2" w:name="_Toc393537039"/>
      <w:bookmarkStart w:id="33" w:name="_Toc393718967"/>
      <w:bookmarkStart w:id="34"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2"/>
      <w:bookmarkEnd w:id="33"/>
      <w:bookmarkEnd w:id="34"/>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5" w:name="_Toc393537040"/>
      <w:bookmarkStart w:id="36" w:name="_Toc393718968"/>
      <w:bookmarkStart w:id="37"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5"/>
      <w:bookmarkEnd w:id="36"/>
      <w:bookmarkEnd w:id="37"/>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38"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38"/>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9" w:name="_Toc393537042"/>
      <w:bookmarkStart w:id="40" w:name="_Toc393718970"/>
      <w:bookmarkStart w:id="41"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39"/>
      <w:bookmarkEnd w:id="40"/>
      <w:bookmarkEnd w:id="41"/>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 xml:space="preserve">Is the main figurehead of the document wherein discussion of the requirements as well as analysis of them is greatly </w:t>
      </w:r>
      <w:proofErr w:type="gramStart"/>
      <w:r w:rsidR="00CF2B7D">
        <w:rPr>
          <w:rFonts w:eastAsia="Times New Roman" w:cs="Times New Roman"/>
          <w:sz w:val="24"/>
          <w:szCs w:val="24"/>
        </w:rPr>
        <w:t>explore</w:t>
      </w:r>
      <w:proofErr w:type="gramEnd"/>
      <w:r w:rsidR="00CF2B7D">
        <w:rPr>
          <w:rFonts w:eastAsia="Times New Roman" w:cs="Times New Roman"/>
          <w:sz w:val="24"/>
          <w:szCs w:val="24"/>
        </w:rPr>
        <w:t>,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bookmarkStart w:id="42" w:name="_Toc393726764"/>
    <w:p w14:paraId="3CCDAF6A" w14:textId="77777777" w:rsidR="00D614BF" w:rsidRPr="008F00D6" w:rsidRDefault="00D614BF" w:rsidP="00D614BF">
      <w:pPr>
        <w:pStyle w:val="H1"/>
      </w:pPr>
      <w:r w:rsidRPr="008F00D6">
        <w:rPr>
          <w:noProof/>
        </w:rPr>
        <w:lastRenderedPageBreak/>
        <mc:AlternateContent>
          <mc:Choice Requires="wpg">
            <w:drawing>
              <wp:anchor distT="0" distB="0" distL="114300" distR="114300" simplePos="0" relativeHeight="251671552"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30" style="position:absolute;left:0;text-align:left;margin-left:2.65pt;margin-top:-8.75pt;width:455.25pt;height:68.25pt;z-index:-251644928;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">
                <v:shape id="Text Box 2" o:spid="_x0000_s1031"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uzuwgAA&#10;ANoAAAAPAAAAZHJzL2Rvd25yZXYueG1sRI9fa8IwFMXfB/sO4Q58W1MdltEZZQwGMnywuoc9XpK7&#10;pmtz0zVR67c3guDj4fz5cRar0XXiSENoPCuYZjkIYu1Nw7WC7/3n8yuIEJENdp5JwZkCrJaPDwss&#10;jT9xRcddrEUa4VCiAhtjX0oZtCWHIfM9cfJ+/eAwJjnU0gx4SuOuk7M8L6TDhhPBYk8flnS7O7gE&#10;2QR9qPz/33TTyh/bFjjf2i+lJk/j+xuISGO8h2/ttVHwAtcr6QbI5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y7O7CAAAA2gAAAA8AAAAAAAAAAAAAAAAAlwIAAGRycy9kb3du&#10;cmV2LnhtbFBLBQYAAAAABAAEAPUAAACGAwAAAAA=&#10;" stroked="f">
                  <v:textbox style="mso-fit-shape-to-text:t">
                    <w:txbxContent>
                      <w:p w14:paraId="795F8B45"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e&#10;2K7DAAAA2gAAAA8AAABkcnMvZG93bnJldi54bWxEj09rwkAUxO9Cv8PyCl6kbgwqkrpKW1H02NRL&#10;b6/Z1ySYfRuya/58e1cQPA4z8xtmve1NJVpqXGlZwWwagSDOrC45V3D+2b+tQDiPrLGyTAoGcrDd&#10;vIzWmGjb8Te1qc9FgLBLUEHhfZ1I6bKCDLqprYmD928bgz7IJpe6wS7ATSXjKFpKgyWHhQJr+ioo&#10;u6RXo8D2k7P/HU6rv3g5i3aXT5sd3Fyp8Wv/8Q7CU++f4Uf7qBUs4H4l3AC5u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d7YrsMAAADaAAAADwAAAAAAAAAAAAAAAACcAgAA&#10;ZHJzL2Rvd25yZXYueG1sUEsFBgAAAAAEAAQA9wAAAIwDAAAAAA==&#10;">
                  <v:imagedata r:id="rId13" o:title=""/>
                  <v:path arrowok="t"/>
                </v:shape>
                <w10:wrap type="tight"/>
              </v:group>
            </w:pict>
          </mc:Fallback>
        </mc:AlternateContent>
      </w:r>
      <w:r w:rsidRPr="008F00D6">
        <w:t>Current System</w:t>
      </w:r>
      <w:bookmarkEnd w:id="42"/>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3" w:name="_Toc393537045"/>
      <w:bookmarkStart w:id="44" w:name="_Toc393718972"/>
      <w:bookmarkStart w:id="45"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3"/>
      <w:bookmarkEnd w:id="44"/>
      <w:bookmarkEnd w:id="45"/>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bookmarkStart w:id="46" w:name="_Toc393726766"/>
    <w:p w14:paraId="0AEDE3B7" w14:textId="77777777" w:rsidR="00D614BF" w:rsidRPr="008F00D6" w:rsidRDefault="00D614BF" w:rsidP="00D614BF">
      <w:pPr>
        <w:pStyle w:val="H1"/>
      </w:pPr>
      <w:r w:rsidRPr="008F00D6">
        <w:rPr>
          <w:noProof/>
        </w:rPr>
        <w:lastRenderedPageBreak/>
        <mc:AlternateContent>
          <mc:Choice Requires="wpg">
            <w:drawing>
              <wp:anchor distT="0" distB="0" distL="114300" distR="114300" simplePos="0" relativeHeight="251673600"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34" style="position:absolute;left:0;text-align:left;margin-left:2.65pt;margin-top:-8.75pt;width:455.25pt;height:68.25pt;z-index:-251642880;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">
                <v:shape id="Text Box 2" o:spid="_x0000_s1035"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ertwwAA&#10;ANoAAAAPAAAAZHJzL2Rvd25yZXYueG1sRI/LasMwEEX3gf6DmEJ2sZxA0+JaDqUQCCWLPLrocpCm&#10;lmtr5FhK4vx9VCh0ebmPwy1Xo+vEhYbQeFYwz3IQxNqbhmsFn8f17AVEiMgGO8+k4EYBVtXDpMTC&#10;+Cvv6XKItUgjHApUYGPsCymDtuQwZL4nTt63HxzGJIdamgGvadx1cpHnS+mw4USw2NO7Jd0ezi5B&#10;tkGf9/70M9+28su2S3za2Q+lpo/j2yuISGP8D/+1N0bBM/xeSTdAVn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CertwwAAANoAAAAPAAAAAAAAAAAAAAAAAJcCAABkcnMvZG93&#10;bnJldi54bWxQSwUGAAAAAAQABAD1AAAAhwMAAAAA&#10;" stroked="f">
                  <v:textbox style="mso-fit-shape-to-text:t">
                    <w:txbxContent>
                      <w:p w14:paraId="758ED642"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cH&#10;WQPCAAAA2wAAAA8AAABkcnMvZG93bnJldi54bWxET0trwkAQvgv9D8sUehGzMVSRmFX6oEWPTb14&#10;G7PTJJidDdltHv/eLRS8zcf3nGw/mkb01LnasoJlFIMgLqyuuVRw+v5YbEA4j6yxsUwKJnKw3z3M&#10;Mky1HfiL+tyXIoSwS1FB5X2bSumKigy6yLbEgfuxnUEfYFdK3eEQwk0jkzheS4M1h4YKW3qrqLjm&#10;v0aBHecnf56Om0uyXsbv11dbfLpnpZ4ex5ctCE+jv4v/3Qcd5q/g75dwgNzd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3B1kDwgAAANsAAAAPAAAAAAAAAAAAAAAAAJwCAABk&#10;cnMvZG93bnJldi54bWxQSwUGAAAAAAQABAD3AAAAiwMAAAAA&#10;">
                  <v:imagedata r:id="rId14" o:title=""/>
                  <v:path arrowok="t"/>
                </v:shape>
                <w10:wrap type="tight"/>
              </v:group>
            </w:pict>
          </mc:Fallback>
        </mc:AlternateContent>
      </w:r>
      <w:r w:rsidRPr="008F00D6">
        <w:t>Project Plan</w:t>
      </w:r>
      <w:bookmarkEnd w:id="46"/>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bookmarkStart w:id="47" w:name="_Toc374274977"/>
    <w:bookmarkStart w:id="48" w:name="_Toc378930290"/>
    <w:bookmarkStart w:id="49" w:name="_Toc393726767"/>
    <w:p w14:paraId="6FAD37A7" w14:textId="77777777" w:rsidR="00D614BF" w:rsidRPr="008F00D6" w:rsidRDefault="00D614BF" w:rsidP="00D614BF">
      <w:pPr>
        <w:pStyle w:val="H2"/>
        <w:numPr>
          <w:ilvl w:val="1"/>
          <w:numId w:val="2"/>
        </w:numPr>
        <w:rPr>
          <w:rFonts w:eastAsia="Times New Roman"/>
        </w:rPr>
      </w:pPr>
      <w:r w:rsidRPr="008F00D6">
        <w:rPr>
          <w:noProof/>
        </w:rPr>
        <mc:AlternateContent>
          <mc:Choice Requires="wps">
            <w:drawing>
              <wp:anchor distT="0" distB="0" distL="114300" distR="114300" simplePos="0" relativeHeight="25167564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7"/>
      <w:bookmarkEnd w:id="48"/>
      <w:bookmarkEnd w:id="49"/>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w:t>
      </w:r>
      <w:proofErr w:type="gramStart"/>
      <w:r>
        <w:t>one man</w:t>
      </w:r>
      <w:proofErr w:type="gramEnd"/>
      <w:r>
        <w:t xml:space="preserve">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bookmarkStart w:id="50" w:name="_Toc374274980"/>
    <w:bookmarkStart w:id="51" w:name="_Toc393726768"/>
    <w:p w14:paraId="53DD1C48" w14:textId="77777777" w:rsidR="00D614BF" w:rsidRPr="00265D9C" w:rsidRDefault="00D614BF" w:rsidP="00D614BF">
      <w:pPr>
        <w:pStyle w:val="H2"/>
        <w:numPr>
          <w:ilvl w:val="1"/>
          <w:numId w:val="2"/>
        </w:numPr>
        <w:spacing w:line="480" w:lineRule="auto"/>
        <w:rPr>
          <w:rFonts w:eastAsia="Times New Roman"/>
        </w:rPr>
      </w:pPr>
      <w:r w:rsidRPr="00265D9C">
        <w:rPr>
          <w:noProof/>
        </w:rPr>
        <mc:AlternateContent>
          <mc:Choice Requires="wps">
            <w:drawing>
              <wp:anchor distT="0" distB="0" distL="114300" distR="114300" simplePos="0" relativeHeight="251677696"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0"/>
      <w:bookmarkEnd w:id="51"/>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 xml:space="preserve">Task and milestones have essentially for this semester occurred on a </w:t>
      </w:r>
      <w:proofErr w:type="gramStart"/>
      <w:r>
        <w:rPr>
          <w:rFonts w:eastAsia="Times New Roman" w:cs="Times New Roman"/>
          <w:sz w:val="24"/>
          <w:szCs w:val="24"/>
        </w:rPr>
        <w:t>week by week</w:t>
      </w:r>
      <w:proofErr w:type="gramEnd"/>
      <w:r>
        <w:rPr>
          <w:rFonts w:eastAsia="Times New Roman" w:cs="Times New Roman"/>
          <w:sz w:val="24"/>
          <w:szCs w:val="24"/>
        </w:rPr>
        <w:t xml:space="preserve"> basis. </w:t>
      </w:r>
      <w:proofErr w:type="gramStart"/>
      <w:r>
        <w:rPr>
          <w:rFonts w:eastAsia="Times New Roman" w:cs="Times New Roman"/>
          <w:sz w:val="24"/>
          <w:szCs w:val="24"/>
        </w:rPr>
        <w:t>The end result being the matchmaking system outlined in this document proposal.</w:t>
      </w:r>
      <w:proofErr w:type="gramEnd"/>
      <w:r>
        <w:rPr>
          <w:rFonts w:eastAsia="Times New Roman" w:cs="Times New Roman"/>
          <w:sz w:val="24"/>
          <w:szCs w:val="24"/>
        </w:rPr>
        <w:t xml:space="preserve">  Task essentially boiled down to </w:t>
      </w:r>
      <w:proofErr w:type="gramStart"/>
      <w:r>
        <w:rPr>
          <w:rFonts w:eastAsia="Times New Roman" w:cs="Times New Roman"/>
          <w:sz w:val="24"/>
          <w:szCs w:val="24"/>
        </w:rPr>
        <w:t>week by week</w:t>
      </w:r>
      <w:proofErr w:type="gramEnd"/>
      <w:r>
        <w:rPr>
          <w:rFonts w:eastAsia="Times New Roman" w:cs="Times New Roman"/>
          <w:sz w:val="24"/>
          <w:szCs w:val="24"/>
        </w:rPr>
        <w:t xml:space="preserve"> tasks and debugging with a general milestone of achieving the overarching goal as well as defining the goal as weeks go on. Deliverables are to all </w:t>
      </w:r>
      <w:proofErr w:type="gramStart"/>
      <w:r>
        <w:rPr>
          <w:rFonts w:eastAsia="Times New Roman" w:cs="Times New Roman"/>
          <w:sz w:val="24"/>
          <w:szCs w:val="24"/>
        </w:rPr>
        <w:t>be</w:t>
      </w:r>
      <w:proofErr w:type="gramEnd"/>
      <w:r>
        <w:rPr>
          <w:rFonts w:eastAsia="Times New Roman" w:cs="Times New Roman"/>
          <w:sz w:val="24"/>
          <w:szCs w:val="24"/>
        </w:rPr>
        <w:t xml:space="preserv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bookmarkStart w:id="52" w:name="_Toc393726769"/>
    <w:p w14:paraId="711C85F8" w14:textId="77777777" w:rsidR="00D614BF" w:rsidRPr="008F00D6" w:rsidRDefault="00D614BF" w:rsidP="00D614BF">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79744"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2"/>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xml:space="preserve">% </w:t>
            </w:r>
            <w:proofErr w:type="gramStart"/>
            <w:r w:rsidRPr="00265D9C">
              <w:rPr>
                <w:rFonts w:eastAsia="Times New Roman" w:cs="Times New Roman"/>
                <w:color w:val="auto"/>
                <w:sz w:val="24"/>
                <w:szCs w:val="24"/>
              </w:rPr>
              <w:t>of</w:t>
            </w:r>
            <w:proofErr w:type="gramEnd"/>
            <w:r w:rsidRPr="00265D9C">
              <w:rPr>
                <w:rFonts w:eastAsia="Times New Roman" w:cs="Times New Roman"/>
                <w:color w:val="auto"/>
                <w:sz w:val="24"/>
                <w:szCs w:val="24"/>
              </w:rPr>
              <w:t xml:space="preserve">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bookmarkStart w:id="53" w:name="_Toc393726770"/>
    <w:p w14:paraId="36E04BEF" w14:textId="77777777" w:rsidR="00D614BF" w:rsidRPr="008F00D6" w:rsidRDefault="00D614BF" w:rsidP="000D0711">
      <w:pPr>
        <w:pStyle w:val="H1"/>
      </w:pPr>
      <w:r w:rsidRPr="008F00D6">
        <w:rPr>
          <w:noProof/>
        </w:rPr>
        <w:lastRenderedPageBreak/>
        <mc:AlternateContent>
          <mc:Choice Requires="wpg">
            <w:drawing>
              <wp:anchor distT="0" distB="0" distL="114300" distR="114300" simplePos="0" relativeHeight="251681792"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2F39E4" w:rsidRPr="00C70986" w:rsidRDefault="002F39E4"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38" style="position:absolute;left:0;text-align:left;margin-left:7.75pt;margin-top:-3.95pt;width:455.25pt;height:62.25pt;z-index:-251634688;mso-width-relative:margin;mso-height-relative:margin" coordorigin="190005,66675" coordsize="5782170,790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">
                <v:shape id="Text Box 2" o:spid="_x0000_s1039" type="#_x0000_t202" style="position:absolute;left:4010025;top:520551;width:1343025;height:304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1LgvwAA&#10;ANsAAAAPAAAAZHJzL2Rvd25yZXYueG1sRE/bisIwEH0X/Icwgi+yTZX1Vo2yCoqvun7AtBnbYjMp&#10;TdbWvzcLgm9zONdZbztTiQc1rrSsYBzFIIgzq0vOFVx/D18LEM4ja6wsk4InOdhu+r01Jtq2fKbH&#10;xecihLBLUEHhfZ1I6bKCDLrI1sSBu9nGoA+wyaVusA3hppKTOJ5JgyWHhgJr2heU3S9/RsHt1I6m&#10;yzY9+uv8/D3bYTlP7VOp4aD7WYHw1PmP+O0+6TB/Cf+/hAPk5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xbUuC/AAAA2wAAAA8AAAAAAAAAAAAAAAAAlwIAAGRycy9kb3ducmV2&#10;LnhtbFBLBQYAAAAABAAEAPUAAACDAwAAAAA=&#10;" stroked="f">
                  <v:textbox>
                    <w:txbxContent>
                      <w:p w14:paraId="400AD6F1" w14:textId="77777777" w:rsidR="002F39E4" w:rsidRPr="00C70986" w:rsidRDefault="002F39E4"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lb3DAAAA2wAAAA8AAABkcnMvZG93bnJldi54bWxEj0FrwkAUhO+C/2F5hV6k7iaIhOgqtcXSHo1e&#10;vL1mn0kw+zZkV43/visUPA4z8w2zXA+2FVfqfeNYQzJVIIhLZxquNBz227cMhA/IBlvHpOFOHtar&#10;8WiJuXE33tG1CJWIEPY5aqhD6HIpfVmTRT91HXH0Tq63GKLsK2l6vEW4bWWq1FxabDgu1NjRR03l&#10;ubhYDW6YHMLx/pP9pvNEfZ43rvzyM61fX4b3BYhAQ3iG/9vfRkOawONL/AFy9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lCVvcMAAADbAAAADwAAAAAAAAAAAAAAAACcAgAA&#10;ZHJzL2Rvd25yZXYueG1sUEsFBgAAAAAEAAQA9wAAAIwDAAAAAA==&#10;">
                  <v:imagedata r:id="rId15" o:title=""/>
                  <v:path arrowok="t"/>
                </v:shape>
                <w10:wrap type="tight"/>
              </v:group>
            </w:pict>
          </mc:Fallback>
        </mc:AlternateContent>
      </w:r>
      <w:r w:rsidRPr="008F00D6">
        <w:t>Proposed System Requirements</w:t>
      </w:r>
      <w:bookmarkEnd w:id="53"/>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bookmarkStart w:id="54" w:name="_Toc393726771"/>
    <w:p w14:paraId="1CDA10FB" w14:textId="77777777" w:rsidR="009E5339" w:rsidRPr="000D569E" w:rsidRDefault="000D569E" w:rsidP="000D569E">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706368"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4"/>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 xml:space="preserve">Next, the uses cases implemented for the Senior Project Website Version 2. Some were mentioned in the version </w:t>
      </w:r>
      <w:proofErr w:type="gramStart"/>
      <w:r w:rsidRPr="008F00D6">
        <w:rPr>
          <w:rFonts w:eastAsia="Times New Roman" w:cs="Times New Roman"/>
          <w:color w:val="000000"/>
          <w:sz w:val="24"/>
          <w:szCs w:val="24"/>
        </w:rPr>
        <w:t>1 documentation</w:t>
      </w:r>
      <w:proofErr w:type="gramEnd"/>
      <w:r w:rsidRPr="008F00D6">
        <w:rPr>
          <w:rFonts w:eastAsia="Times New Roman" w:cs="Times New Roman"/>
          <w:color w:val="000000"/>
          <w:sz w:val="24"/>
          <w:szCs w:val="24"/>
        </w:rPr>
        <w:t xml:space="preserve">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and </w:t>
      </w:r>
      <w:proofErr w:type="gramStart"/>
      <w:r w:rsidRPr="008F00D6">
        <w:rPr>
          <w:rFonts w:eastAsia="Times New Roman" w:cs="Times New Roman"/>
          <w:color w:val="000000"/>
          <w:sz w:val="24"/>
          <w:szCs w:val="24"/>
        </w:rPr>
        <w:t>professors  to</w:t>
      </w:r>
      <w:proofErr w:type="gramEnd"/>
      <w:r w:rsidRPr="008F00D6">
        <w:rPr>
          <w:rFonts w:eastAsia="Times New Roman" w:cs="Times New Roman"/>
          <w:color w:val="000000"/>
          <w:sz w:val="24"/>
          <w:szCs w:val="24"/>
        </w:rPr>
        <w:t xml:space="preserve">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w:t>
      </w:r>
      <w:proofErr w:type="gramStart"/>
      <w:r w:rsidRPr="008F00D6">
        <w:rPr>
          <w:rFonts w:eastAsia="Times New Roman" w:cs="Times New Roman"/>
          <w:color w:val="000000"/>
          <w:sz w:val="24"/>
          <w:szCs w:val="24"/>
        </w:rPr>
        <w:t>.(</w:t>
      </w:r>
      <w:proofErr w:type="gramEnd"/>
      <w:r w:rsidRPr="008F00D6">
        <w:rPr>
          <w:rFonts w:eastAsia="Times New Roman" w:cs="Times New Roman"/>
          <w:color w:val="000000"/>
          <w:sz w:val="24"/>
          <w:szCs w:val="24"/>
        </w:rPr>
        <w:t>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w:t>
      </w:r>
      <w:proofErr w:type="gramStart"/>
      <w:r w:rsidRPr="008F00D6">
        <w:rPr>
          <w:rFonts w:eastAsia="Times New Roman" w:cs="Times New Roman"/>
          <w:color w:val="000000"/>
          <w:sz w:val="24"/>
          <w:szCs w:val="24"/>
        </w:rPr>
        <w:t>students</w:t>
      </w:r>
      <w:proofErr w:type="gramEnd"/>
      <w:r w:rsidRPr="008F00D6">
        <w:rPr>
          <w:rFonts w:eastAsia="Times New Roman" w:cs="Times New Roman"/>
          <w:color w:val="000000"/>
          <w:sz w:val="24"/>
          <w:szCs w:val="24"/>
        </w:rPr>
        <w:t xml:space="preserve">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system shall allow the head professor to manually add users to the database of users. </w:t>
      </w:r>
      <w:proofErr w:type="gramStart"/>
      <w:r w:rsidRPr="008F00D6">
        <w:rPr>
          <w:rFonts w:eastAsia="Times New Roman" w:cs="Times New Roman"/>
          <w:color w:val="000000"/>
          <w:sz w:val="24"/>
          <w:szCs w:val="24"/>
        </w:rPr>
        <w:t>( SPW3</w:t>
      </w:r>
      <w:proofErr w:type="gramEnd"/>
      <w:r w:rsidRPr="008F00D6">
        <w:rPr>
          <w:rFonts w:eastAsia="Times New Roman" w:cs="Times New Roman"/>
          <w:color w:val="000000"/>
          <w:sz w:val="24"/>
          <w:szCs w:val="24"/>
        </w:rPr>
        <w:t>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w:t>
      </w:r>
      <w:proofErr w:type="gramStart"/>
      <w:r w:rsidRPr="005920FE">
        <w:rPr>
          <w:rFonts w:eastAsia="Times New Roman" w:cs="Times New Roman"/>
          <w:color w:val="000000"/>
          <w:sz w:val="24"/>
          <w:szCs w:val="24"/>
        </w:rPr>
        <w:t>.(</w:t>
      </w:r>
      <w:proofErr w:type="gramEnd"/>
      <w:r w:rsidRPr="005920FE">
        <w:rPr>
          <w:rFonts w:eastAsia="Times New Roman" w:cs="Times New Roman"/>
          <w:color w:val="000000"/>
          <w:sz w:val="24"/>
          <w:szCs w:val="24"/>
        </w:rPr>
        <w:t>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bookmarkStart w:id="55" w:name="_Toc393726772"/>
    <w:p w14:paraId="1E88A1E7" w14:textId="77777777" w:rsidR="000D569E" w:rsidRDefault="000D569E" w:rsidP="00CB2CFC">
      <w:pPr>
        <w:pStyle w:val="H2"/>
        <w:numPr>
          <w:ilvl w:val="1"/>
          <w:numId w:val="2"/>
        </w:numPr>
        <w:spacing w:line="480" w:lineRule="auto"/>
        <w:rPr>
          <w:rFonts w:eastAsia="Times New Roman"/>
        </w:rPr>
      </w:pPr>
      <w:r w:rsidRPr="008F00D6">
        <w:rPr>
          <w:noProof/>
        </w:rPr>
        <w:lastRenderedPageBreak/>
        <mc:AlternateContent>
          <mc:Choice Requires="wps">
            <w:drawing>
              <wp:anchor distT="0" distB="0" distL="114300" distR="114300" simplePos="0" relativeHeight="251708416"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5"/>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6" w:name="_Toc393726773"/>
      <w:r>
        <w:rPr>
          <w:rFonts w:eastAsia="Times New Roman"/>
        </w:rPr>
        <w:t>Scenarios</w:t>
      </w:r>
      <w:bookmarkEnd w:id="56"/>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w:t>
      </w:r>
      <w:proofErr w:type="gramStart"/>
      <w:r w:rsidR="0040780A">
        <w:rPr>
          <w:b/>
        </w:rPr>
        <w:t xml:space="preserve">) </w:t>
      </w:r>
      <w:r w:rsidRPr="0040780A">
        <w:rPr>
          <w:b/>
        </w:rPr>
        <w:t xml:space="preserve"> based</w:t>
      </w:r>
      <w:proofErr w:type="gramEnd"/>
      <w:r w:rsidRPr="0040780A">
        <w:rPr>
          <w:b/>
        </w:rPr>
        <w:t xml:space="preserve">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lastRenderedPageBreak/>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same student in both categories. He tries to continue running but the system </w:t>
      </w:r>
      <w:r w:rsidR="002272B4" w:rsidRPr="002272B4">
        <w:rPr>
          <w:b/>
        </w:rPr>
        <w:t>asks to confirm</w:t>
      </w:r>
      <w:r w:rsidR="002272B4">
        <w:t xml:space="preserve"> (SPW_</w:t>
      </w:r>
      <w:r w:rsidR="007E29FA">
        <w:t>100 Usability</w:t>
      </w:r>
      <w:r w:rsidR="002272B4">
        <w:t xml:space="preserve">) if he is sure given that he accidently ranked 2 instead of 3 students. He did not notice so he goes back and puts a third </w:t>
      </w:r>
      <w:proofErr w:type="gramStart"/>
      <w:r w:rsidR="002272B4">
        <w:t>can</w:t>
      </w:r>
      <w:proofErr w:type="gramEnd"/>
      <w:r w:rsidR="002272B4">
        <w:t xml:space="preserve">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w:t>
      </w:r>
      <w:proofErr w:type="gramStart"/>
      <w:r>
        <w:t>project oriented</w:t>
      </w:r>
      <w:proofErr w:type="gramEnd"/>
      <w:r>
        <w:t xml:space="preserve">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57" w:name="_Toc393726774"/>
      <w:r>
        <w:rPr>
          <w:rFonts w:eastAsia="Times New Roman"/>
        </w:rPr>
        <w:lastRenderedPageBreak/>
        <w:t>Use Case Model</w:t>
      </w:r>
      <w:bookmarkEnd w:id="57"/>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58"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58"/>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59" w:name="_Toc393726776"/>
      <w:r>
        <w:rPr>
          <w:rFonts w:eastAsia="Times New Roman"/>
        </w:rPr>
        <w:t>Static Model</w:t>
      </w:r>
      <w:bookmarkEnd w:id="59"/>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60"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60"/>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61" w:name="_Toc393726778"/>
      <w:r>
        <w:rPr>
          <w:rFonts w:eastAsia="Times New Roman"/>
        </w:rPr>
        <w:lastRenderedPageBreak/>
        <w:t>Dynamic Model</w:t>
      </w:r>
      <w:bookmarkEnd w:id="61"/>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62"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62"/>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63" w:name="_Toc393726780"/>
      <w:r>
        <w:rPr>
          <w:b w:val="0"/>
          <w:spacing w:val="0"/>
          <w:sz w:val="22"/>
        </w:rPr>
        <w:t xml:space="preserve">The controller then takes a Boolean from the prior action (auto). It prepares the projects and students from the match </w:t>
      </w:r>
      <w:proofErr w:type="gramStart"/>
      <w:r>
        <w:rPr>
          <w:b w:val="0"/>
          <w:spacing w:val="0"/>
          <w:sz w:val="22"/>
        </w:rPr>
        <w:t>model which</w:t>
      </w:r>
      <w:proofErr w:type="gramEnd"/>
      <w:r>
        <w:rPr>
          <w:b w:val="0"/>
          <w:spacing w:val="0"/>
          <w:sz w:val="22"/>
        </w:rPr>
        <w:t xml:space="preserve"> holds the database data relevant to matchmaking. Now from auto the sequence splits into two </w:t>
      </w:r>
      <w:proofErr w:type="gramStart"/>
      <w:r>
        <w:rPr>
          <w:b w:val="0"/>
          <w:spacing w:val="0"/>
          <w:sz w:val="22"/>
        </w:rPr>
        <w:t>paths which</w:t>
      </w:r>
      <w:proofErr w:type="gramEnd"/>
      <w:r>
        <w:rPr>
          <w:b w:val="0"/>
          <w:spacing w:val="0"/>
          <w:sz w:val="22"/>
        </w:rPr>
        <w:t xml:space="preserve"> </w:t>
      </w:r>
      <w:proofErr w:type="spellStart"/>
      <w:r>
        <w:rPr>
          <w:b w:val="0"/>
          <w:spacing w:val="0"/>
          <w:sz w:val="22"/>
        </w:rPr>
        <w:t>reconverges</w:t>
      </w:r>
      <w:proofErr w:type="spellEnd"/>
      <w:r>
        <w:rPr>
          <w:b w:val="0"/>
          <w:spacing w:val="0"/>
          <w:sz w:val="22"/>
        </w:rPr>
        <w:t xml:space="preserve"> later.</w:t>
      </w:r>
      <w:bookmarkEnd w:id="63"/>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64"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64"/>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5"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65"/>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6"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66"/>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67"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67"/>
    </w:p>
    <w:p w14:paraId="5983D774" w14:textId="77777777" w:rsidR="00FD117B" w:rsidRDefault="00FD117B" w:rsidP="00FD117B">
      <w:pPr>
        <w:pStyle w:val="H3"/>
        <w:numPr>
          <w:ilvl w:val="0"/>
          <w:numId w:val="0"/>
        </w:numPr>
        <w:spacing w:line="480" w:lineRule="auto"/>
        <w:ind w:left="1080" w:firstLine="360"/>
        <w:outlineLvl w:val="2"/>
      </w:pPr>
      <w:bookmarkStart w:id="68"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68"/>
    </w:p>
    <w:p w14:paraId="31ED5FF9" w14:textId="77777777" w:rsidR="009E5339" w:rsidRDefault="009E5339">
      <w:pPr>
        <w:spacing w:after="200" w:line="276" w:lineRule="auto"/>
        <w:jc w:val="left"/>
      </w:pPr>
      <w:r>
        <w:br w:type="page"/>
      </w:r>
    </w:p>
    <w:bookmarkStart w:id="69" w:name="_Toc393726786"/>
    <w:p w14:paraId="7A879D55" w14:textId="77777777" w:rsidR="009E5339" w:rsidRPr="008F00D6" w:rsidRDefault="009E5339" w:rsidP="009E5339">
      <w:pPr>
        <w:pStyle w:val="H1"/>
      </w:pPr>
      <w:r w:rsidRPr="008F00D6">
        <w:rPr>
          <w:noProof/>
        </w:rPr>
        <w:lastRenderedPageBreak/>
        <mc:AlternateContent>
          <mc:Choice Requires="wpg">
            <w:drawing>
              <wp:anchor distT="0" distB="0" distL="114300" distR="114300" simplePos="0" relativeHeight="251687936"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2" o:title=""/>
                  <v:path arrowok="t"/>
                </v:shape>
                <w10:wrap type="tight"/>
              </v:group>
            </w:pict>
          </mc:Fallback>
        </mc:AlternateContent>
      </w:r>
      <w:r w:rsidRPr="008F00D6">
        <w:t>Appendix</w:t>
      </w:r>
      <w:bookmarkEnd w:id="69"/>
    </w:p>
    <w:p w14:paraId="3FABC9D4" w14:textId="77777777" w:rsidR="009E5339" w:rsidRPr="008F00D6" w:rsidRDefault="009E5339" w:rsidP="009E5339">
      <w:bookmarkStart w:id="70" w:name="_Toc374274964"/>
      <w:bookmarkStart w:id="71" w:name="_Toc378930277"/>
    </w:p>
    <w:p w14:paraId="3C6A9EE9" w14:textId="77777777" w:rsidR="00452A67" w:rsidRPr="00B97A52" w:rsidRDefault="009E5339" w:rsidP="00B97A52">
      <w:pPr>
        <w:pStyle w:val="H2"/>
        <w:numPr>
          <w:ilvl w:val="1"/>
          <w:numId w:val="10"/>
        </w:numPr>
        <w:outlineLvl w:val="1"/>
      </w:pPr>
      <w:bookmarkStart w:id="72" w:name="_Toc393726787"/>
      <w:r w:rsidRPr="008F00D6">
        <w:rPr>
          <w:rFonts w:eastAsia="Times New Roman"/>
        </w:rPr>
        <w:t>Appendix A – Use Cases</w:t>
      </w:r>
      <w:bookmarkEnd w:id="70"/>
      <w:r w:rsidRPr="008F00D6">
        <w:rPr>
          <w:noProof/>
        </w:rPr>
        <mc:AlternateContent>
          <mc:Choice Requires="wps">
            <w:drawing>
              <wp:anchor distT="0" distB="0" distL="114300" distR="114300" simplePos="0" relativeHeight="251688960"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71"/>
      <w:bookmarkEnd w:id="72"/>
    </w:p>
    <w:p w14:paraId="615F22C4"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14:paraId="16B9AB24" w14:textId="77777777" w:rsidTr="00FE1F28">
        <w:tc>
          <w:tcPr>
            <w:tcW w:w="3708" w:type="dxa"/>
            <w:tcMar>
              <w:top w:w="100" w:type="dxa"/>
              <w:left w:w="115" w:type="dxa"/>
              <w:bottom w:w="100" w:type="dxa"/>
              <w:right w:w="115" w:type="dxa"/>
            </w:tcMar>
          </w:tcPr>
          <w:p w14:paraId="19C5960B"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p>
        </w:tc>
        <w:tc>
          <w:tcPr>
            <w:tcW w:w="5850" w:type="dxa"/>
            <w:tcMar>
              <w:top w:w="100" w:type="dxa"/>
              <w:left w:w="115" w:type="dxa"/>
              <w:bottom w:w="100" w:type="dxa"/>
              <w:right w:w="115" w:type="dxa"/>
            </w:tcMar>
          </w:tcPr>
          <w:p w14:paraId="4C19D97F"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Editing project assignments</w:t>
            </w:r>
          </w:p>
        </w:tc>
      </w:tr>
      <w:tr w:rsidR="00900A1E" w:rsidRPr="00DE75FA" w14:paraId="5DB59E85" w14:textId="77777777" w:rsidTr="00FE1F28">
        <w:tc>
          <w:tcPr>
            <w:tcW w:w="3708" w:type="dxa"/>
            <w:shd w:val="clear" w:color="auto" w:fill="BDD6EE"/>
            <w:tcMar>
              <w:top w:w="100" w:type="dxa"/>
              <w:left w:w="115" w:type="dxa"/>
              <w:bottom w:w="100" w:type="dxa"/>
              <w:right w:w="115" w:type="dxa"/>
            </w:tcMar>
          </w:tcPr>
          <w:p w14:paraId="6BE73AEC"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CC6E71"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900A1E" w:rsidRPr="00DE75FA" w14:paraId="6B4D6353" w14:textId="77777777" w:rsidTr="00FE1F28">
        <w:tc>
          <w:tcPr>
            <w:tcW w:w="3708" w:type="dxa"/>
            <w:tcMar>
              <w:top w:w="100" w:type="dxa"/>
              <w:left w:w="115" w:type="dxa"/>
              <w:bottom w:w="100" w:type="dxa"/>
              <w:right w:w="115" w:type="dxa"/>
            </w:tcMar>
          </w:tcPr>
          <w:p w14:paraId="1B8F3A5F"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14:paraId="60BF111F" w14:textId="77777777" w:rsidR="00900A1E"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Head Professor clicks on “Add Students to the Project” drop down menu.</w:t>
            </w:r>
          </w:p>
          <w:p w14:paraId="1D00BE76" w14:textId="77777777" w:rsidR="00900A1E" w:rsidRPr="0006347D"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System displays a list of active students.</w:t>
            </w:r>
          </w:p>
          <w:p w14:paraId="4097736F" w14:textId="77777777" w:rsidR="00900A1E" w:rsidRPr="0006347D"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Head Professor selects one student from the list and clicks on “Save Changes”.</w:t>
            </w:r>
          </w:p>
          <w:p w14:paraId="0D343681" w14:textId="77777777" w:rsidR="00900A1E"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Student is added to the project; system displays added student on the page.</w:t>
            </w:r>
          </w:p>
          <w:p w14:paraId="271BA9CA" w14:textId="77777777" w:rsidR="00900A1E" w:rsidRPr="00CF5C57" w:rsidRDefault="00900A1E" w:rsidP="00900A1E">
            <w:pPr>
              <w:pStyle w:val="ListParagraph"/>
              <w:numPr>
                <w:ilvl w:val="0"/>
                <w:numId w:val="53"/>
              </w:numPr>
              <w:spacing w:line="256" w:lineRule="auto"/>
              <w:jc w:val="left"/>
              <w:rPr>
                <w:rFonts w:ascii="Times New Roman" w:eastAsiaTheme="minorHAnsi" w:hAnsi="Times New Roman" w:cs="Times New Roman"/>
              </w:rPr>
            </w:pPr>
            <w:r>
              <w:rPr>
                <w:rFonts w:ascii="Times New Roman" w:hAnsi="Times New Roman" w:cs="Times New Roman"/>
              </w:rPr>
              <w:t>At the bottom of the page system displays interest and qualification of selected students.</w:t>
            </w:r>
          </w:p>
        </w:tc>
      </w:tr>
      <w:tr w:rsidR="00900A1E" w:rsidRPr="00DE75FA" w14:paraId="76E54748" w14:textId="77777777" w:rsidTr="00FE1F28">
        <w:tc>
          <w:tcPr>
            <w:tcW w:w="3708" w:type="dxa"/>
            <w:shd w:val="clear" w:color="auto" w:fill="BDD6EE"/>
            <w:tcMar>
              <w:top w:w="100" w:type="dxa"/>
              <w:left w:w="115" w:type="dxa"/>
              <w:bottom w:w="100" w:type="dxa"/>
              <w:right w:w="115" w:type="dxa"/>
            </w:tcMar>
          </w:tcPr>
          <w:p w14:paraId="12E86928"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14:paraId="7916DCB3" w14:textId="77777777" w:rsidR="00900A1E" w:rsidRDefault="00900A1E" w:rsidP="00900A1E">
            <w:pPr>
              <w:pStyle w:val="ListParagraph"/>
              <w:numPr>
                <w:ilvl w:val="0"/>
                <w:numId w:val="54"/>
              </w:numPr>
              <w:spacing w:line="256" w:lineRule="auto"/>
              <w:jc w:val="left"/>
              <w:rPr>
                <w:rFonts w:ascii="Times New Roman" w:hAnsi="Times New Roman" w:cs="Times New Roman"/>
              </w:rPr>
            </w:pPr>
            <w:r>
              <w:rPr>
                <w:rFonts w:ascii="Times New Roman" w:hAnsi="Times New Roman" w:cs="Times New Roman"/>
              </w:rPr>
              <w:t>Selected project has not enough room for adding another student, and “Add Students to the Project” drop down menu does not appear.</w:t>
            </w:r>
          </w:p>
          <w:p w14:paraId="7D1DAF91" w14:textId="77777777" w:rsidR="00900A1E" w:rsidRPr="00CF5C57" w:rsidRDefault="00900A1E" w:rsidP="00900A1E">
            <w:pPr>
              <w:pStyle w:val="ListParagraph"/>
              <w:numPr>
                <w:ilvl w:val="0"/>
                <w:numId w:val="54"/>
              </w:numPr>
              <w:spacing w:line="256" w:lineRule="auto"/>
              <w:jc w:val="left"/>
              <w:rPr>
                <w:rFonts w:ascii="Times New Roman" w:eastAsiaTheme="minorHAnsi" w:hAnsi="Times New Roman" w:cs="Times New Roman"/>
              </w:rPr>
            </w:pPr>
            <w:r>
              <w:rPr>
                <w:rFonts w:ascii="Times New Roman" w:hAnsi="Times New Roman" w:cs="Times New Roman"/>
              </w:rPr>
              <w:t>Head professor can sort students in the list by their skills and interest.</w:t>
            </w:r>
          </w:p>
        </w:tc>
      </w:tr>
      <w:tr w:rsidR="00900A1E" w:rsidRPr="00DE75FA" w14:paraId="0B8A721D" w14:textId="77777777" w:rsidTr="00FE1F28">
        <w:tc>
          <w:tcPr>
            <w:tcW w:w="3708" w:type="dxa"/>
            <w:tcMar>
              <w:top w:w="100" w:type="dxa"/>
              <w:left w:w="115" w:type="dxa"/>
              <w:bottom w:w="100" w:type="dxa"/>
              <w:right w:w="115" w:type="dxa"/>
            </w:tcMar>
          </w:tcPr>
          <w:p w14:paraId="54EC8DDD"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14:paraId="120B491B" w14:textId="77777777" w:rsidR="00900A1E" w:rsidRDefault="00900A1E" w:rsidP="00900A1E">
            <w:pPr>
              <w:pStyle w:val="ListParagraph"/>
              <w:numPr>
                <w:ilvl w:val="0"/>
                <w:numId w:val="55"/>
              </w:numPr>
              <w:spacing w:line="256" w:lineRule="auto"/>
              <w:jc w:val="left"/>
              <w:rPr>
                <w:rFonts w:ascii="Times New Roman" w:hAnsi="Times New Roman" w:cs="Times New Roman"/>
              </w:rPr>
            </w:pPr>
            <w:r w:rsidRPr="004C4F75">
              <w:rPr>
                <w:rFonts w:ascii="Times New Roman" w:hAnsi="Times New Roman" w:cs="Times New Roman"/>
              </w:rPr>
              <w:t>Head Professor is logged into the si</w:t>
            </w:r>
            <w:r>
              <w:rPr>
                <w:rFonts w:ascii="Times New Roman" w:hAnsi="Times New Roman" w:cs="Times New Roman"/>
              </w:rPr>
              <w:t>te.</w:t>
            </w:r>
          </w:p>
          <w:p w14:paraId="560040E9" w14:textId="77777777" w:rsidR="00900A1E" w:rsidRDefault="00900A1E" w:rsidP="00900A1E">
            <w:pPr>
              <w:pStyle w:val="ListParagraph"/>
              <w:numPr>
                <w:ilvl w:val="0"/>
                <w:numId w:val="55"/>
              </w:numPr>
              <w:spacing w:line="256" w:lineRule="auto"/>
              <w:jc w:val="left"/>
              <w:rPr>
                <w:rFonts w:ascii="Times New Roman" w:hAnsi="Times New Roman" w:cs="Times New Roman"/>
              </w:rPr>
            </w:pPr>
            <w:r w:rsidRPr="004C4F75">
              <w:rPr>
                <w:rFonts w:ascii="Times New Roman" w:hAnsi="Times New Roman" w:cs="Times New Roman"/>
              </w:rPr>
              <w:t>Head Professor is in edit project view (accessible by clicking on a project’s name in “Current Projects” tab).</w:t>
            </w:r>
          </w:p>
          <w:p w14:paraId="62C71C02" w14:textId="77777777" w:rsidR="00900A1E" w:rsidRPr="00D94FC9"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Project has available space (capacity) for students to be assigned.</w:t>
            </w:r>
          </w:p>
        </w:tc>
      </w:tr>
      <w:tr w:rsidR="00900A1E" w:rsidRPr="00DE75FA" w14:paraId="666505CB" w14:textId="77777777" w:rsidTr="00FE1F28">
        <w:tc>
          <w:tcPr>
            <w:tcW w:w="3708" w:type="dxa"/>
            <w:shd w:val="clear" w:color="auto" w:fill="BDD6EE"/>
            <w:tcMar>
              <w:top w:w="100" w:type="dxa"/>
              <w:left w:w="115" w:type="dxa"/>
              <w:bottom w:w="100" w:type="dxa"/>
              <w:right w:w="115" w:type="dxa"/>
            </w:tcMar>
          </w:tcPr>
          <w:p w14:paraId="59487FE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14:paraId="4D5F91B1" w14:textId="77777777" w:rsidR="00900A1E" w:rsidRPr="00D94FC9" w:rsidRDefault="00900A1E" w:rsidP="00900A1E">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Head Professor successfully assigned a student to a project.</w:t>
            </w:r>
          </w:p>
        </w:tc>
      </w:tr>
      <w:tr w:rsidR="00900A1E" w:rsidRPr="00DE75FA" w14:paraId="09DFE970" w14:textId="77777777" w:rsidTr="00FE1F28">
        <w:tc>
          <w:tcPr>
            <w:tcW w:w="3708" w:type="dxa"/>
            <w:tcMar>
              <w:top w:w="100" w:type="dxa"/>
              <w:left w:w="115" w:type="dxa"/>
              <w:bottom w:w="100" w:type="dxa"/>
              <w:right w:w="115" w:type="dxa"/>
            </w:tcMar>
          </w:tcPr>
          <w:p w14:paraId="4C9C3C6C"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Exceptions </w:t>
            </w:r>
          </w:p>
        </w:tc>
        <w:tc>
          <w:tcPr>
            <w:tcW w:w="5850" w:type="dxa"/>
            <w:tcMar>
              <w:top w:w="100" w:type="dxa"/>
              <w:left w:w="115" w:type="dxa"/>
              <w:bottom w:w="100" w:type="dxa"/>
              <w:right w:w="115" w:type="dxa"/>
            </w:tcMar>
          </w:tcPr>
          <w:p w14:paraId="20C6E8DB" w14:textId="77777777" w:rsidR="00900A1E" w:rsidRPr="00DE75FA" w:rsidRDefault="00900A1E" w:rsidP="00FE1F28">
            <w:pPr>
              <w:spacing w:after="0" w:line="360" w:lineRule="auto"/>
              <w:contextualSpacing/>
              <w:rPr>
                <w:rFonts w:ascii="Times New Roman" w:eastAsia="Times New Roman" w:hAnsi="Times New Roman" w:cs="Times New Roman"/>
                <w:sz w:val="24"/>
              </w:rPr>
            </w:pPr>
          </w:p>
        </w:tc>
      </w:tr>
    </w:tbl>
    <w:p w14:paraId="6E0B12ED" w14:textId="77777777" w:rsidR="00900A1E" w:rsidRDefault="00900A1E" w:rsidP="00900A1E"/>
    <w:p w14:paraId="39E1F281" w14:textId="77777777" w:rsidR="00900A1E" w:rsidRDefault="00900A1E" w:rsidP="00900A1E"/>
    <w:p w14:paraId="2C2101A0"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14:paraId="62AAD8A9" w14:textId="77777777" w:rsidTr="00FE1F28">
        <w:tc>
          <w:tcPr>
            <w:tcW w:w="3708" w:type="dxa"/>
            <w:tcMar>
              <w:top w:w="100" w:type="dxa"/>
              <w:left w:w="115" w:type="dxa"/>
              <w:bottom w:w="100" w:type="dxa"/>
              <w:right w:w="115" w:type="dxa"/>
            </w:tcMar>
          </w:tcPr>
          <w:p w14:paraId="09482AE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14:paraId="30A26FE1"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Reset</w:t>
            </w:r>
            <w:del w:id="73" w:author="Masoud Sadjadi" w:date="2015-02-23T10:09:00Z">
              <w:r w:rsidDel="00711F32">
                <w:rPr>
                  <w:rFonts w:ascii="Times New Roman" w:eastAsia="Times New Roman" w:hAnsi="Times New Roman" w:cs="Times New Roman"/>
                  <w:b/>
                  <w:sz w:val="24"/>
                </w:rPr>
                <w:delText>ti</w:delText>
              </w:r>
            </w:del>
            <w:del w:id="74" w:author="Masoud Sadjadi" w:date="2015-02-23T10:08:00Z">
              <w:r w:rsidDel="00711F32">
                <w:rPr>
                  <w:rFonts w:ascii="Times New Roman" w:eastAsia="Times New Roman" w:hAnsi="Times New Roman" w:cs="Times New Roman"/>
                  <w:b/>
                  <w:sz w:val="24"/>
                </w:rPr>
                <w:delText>ng</w:delText>
              </w:r>
            </w:del>
            <w:r>
              <w:rPr>
                <w:rFonts w:ascii="Times New Roman" w:eastAsia="Times New Roman" w:hAnsi="Times New Roman" w:cs="Times New Roman"/>
                <w:b/>
                <w:sz w:val="24"/>
              </w:rPr>
              <w:t xml:space="preserve"> forgotten password</w:t>
            </w:r>
          </w:p>
        </w:tc>
      </w:tr>
      <w:tr w:rsidR="00900A1E" w:rsidRPr="00DE75FA" w14:paraId="0FAD8241" w14:textId="77777777" w:rsidTr="00FE1F28">
        <w:tc>
          <w:tcPr>
            <w:tcW w:w="3708" w:type="dxa"/>
            <w:shd w:val="clear" w:color="auto" w:fill="BDD6EE"/>
            <w:tcMar>
              <w:top w:w="100" w:type="dxa"/>
              <w:left w:w="115" w:type="dxa"/>
              <w:bottom w:w="100" w:type="dxa"/>
              <w:right w:w="115" w:type="dxa"/>
            </w:tcMar>
          </w:tcPr>
          <w:p w14:paraId="4F46C800"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14:paraId="69738476" w14:textId="77777777" w:rsidR="00900A1E" w:rsidRPr="00DE75FA" w:rsidRDefault="00900A1E" w:rsidP="00FE1F28">
            <w:pPr>
              <w:spacing w:after="0" w:line="360" w:lineRule="auto"/>
              <w:rPr>
                <w:rFonts w:ascii="Times New Roman" w:hAnsi="Times New Roman" w:cs="Times New Roman"/>
              </w:rPr>
            </w:pPr>
            <w:del w:id="75" w:author="Masoud Sadjadi" w:date="2015-02-23T10:09:00Z">
              <w:r w:rsidDel="00711F32">
                <w:rPr>
                  <w:rFonts w:ascii="Times New Roman" w:eastAsia="Times New Roman" w:hAnsi="Times New Roman" w:cs="Times New Roman"/>
                  <w:sz w:val="24"/>
                </w:rPr>
                <w:delText>Student</w:delText>
              </w:r>
            </w:del>
            <w:ins w:id="76" w:author="Masoud Sadjadi" w:date="2015-02-23T10:09:00Z">
              <w:r w:rsidR="00711F32">
                <w:rPr>
                  <w:rFonts w:ascii="Times New Roman" w:eastAsia="Times New Roman" w:hAnsi="Times New Roman" w:cs="Times New Roman"/>
                  <w:sz w:val="24"/>
                </w:rPr>
                <w:t>User</w:t>
              </w:r>
            </w:ins>
          </w:p>
        </w:tc>
      </w:tr>
      <w:tr w:rsidR="00900A1E" w:rsidRPr="00DE75FA" w14:paraId="3EC74ACF" w14:textId="77777777" w:rsidTr="00FE1F28">
        <w:tc>
          <w:tcPr>
            <w:tcW w:w="3708" w:type="dxa"/>
            <w:tcMar>
              <w:top w:w="100" w:type="dxa"/>
              <w:left w:w="115" w:type="dxa"/>
              <w:bottom w:w="100" w:type="dxa"/>
              <w:right w:w="115" w:type="dxa"/>
            </w:tcMar>
          </w:tcPr>
          <w:p w14:paraId="0E6AB3DC"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14:paraId="2E82B3E6" w14:textId="77777777" w:rsidR="00900A1E" w:rsidRDefault="00900A1E" w:rsidP="00900A1E">
            <w:pPr>
              <w:pStyle w:val="ListParagraph"/>
              <w:numPr>
                <w:ilvl w:val="0"/>
                <w:numId w:val="57"/>
              </w:numPr>
              <w:spacing w:line="256" w:lineRule="auto"/>
              <w:jc w:val="left"/>
              <w:rPr>
                <w:rFonts w:ascii="Times New Roman" w:hAnsi="Times New Roman" w:cs="Times New Roman"/>
              </w:rPr>
            </w:pPr>
            <w:del w:id="77" w:author="Masoud Sadjadi" w:date="2015-02-23T10:09:00Z">
              <w:r w:rsidDel="00711F32">
                <w:rPr>
                  <w:rFonts w:ascii="Times New Roman" w:hAnsi="Times New Roman" w:cs="Times New Roman"/>
                </w:rPr>
                <w:delText xml:space="preserve">Student </w:delText>
              </w:r>
            </w:del>
            <w:ins w:id="78" w:author="Masoud Sadjadi" w:date="2015-02-23T10:09:00Z">
              <w:r w:rsidR="00711F32">
                <w:rPr>
                  <w:rFonts w:ascii="Times New Roman" w:hAnsi="Times New Roman" w:cs="Times New Roman"/>
                </w:rPr>
                <w:t xml:space="preserve">User </w:t>
              </w:r>
            </w:ins>
            <w:r>
              <w:rPr>
                <w:rFonts w:ascii="Times New Roman" w:hAnsi="Times New Roman" w:cs="Times New Roman"/>
              </w:rPr>
              <w:t>clicks on “Forgot your password?” button.</w:t>
            </w:r>
          </w:p>
          <w:p w14:paraId="673C4223" w14:textId="77777777"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 xml:space="preserve">A new window prompts </w:t>
            </w:r>
            <w:del w:id="79" w:author="Masoud Sadjadi" w:date="2015-02-23T10:09:00Z">
              <w:r w:rsidDel="00711F32">
                <w:rPr>
                  <w:rFonts w:ascii="Times New Roman" w:hAnsi="Times New Roman" w:cs="Times New Roman"/>
                </w:rPr>
                <w:delText xml:space="preserve">Student </w:delText>
              </w:r>
            </w:del>
            <w:ins w:id="80" w:author="Masoud Sadjadi" w:date="2015-02-23T10:09:00Z">
              <w:r w:rsidR="00711F32">
                <w:rPr>
                  <w:rFonts w:ascii="Times New Roman" w:hAnsi="Times New Roman" w:cs="Times New Roman"/>
                </w:rPr>
                <w:t xml:space="preserve">User </w:t>
              </w:r>
            </w:ins>
            <w:r>
              <w:rPr>
                <w:rFonts w:ascii="Times New Roman" w:hAnsi="Times New Roman" w:cs="Times New Roman"/>
              </w:rPr>
              <w:t>to enter email address.</w:t>
            </w:r>
          </w:p>
          <w:p w14:paraId="0DC232C7" w14:textId="77777777" w:rsidR="00900A1E" w:rsidRDefault="00900A1E" w:rsidP="00900A1E">
            <w:pPr>
              <w:pStyle w:val="ListParagraph"/>
              <w:numPr>
                <w:ilvl w:val="0"/>
                <w:numId w:val="57"/>
              </w:numPr>
              <w:spacing w:line="256" w:lineRule="auto"/>
              <w:jc w:val="left"/>
              <w:rPr>
                <w:rFonts w:ascii="Times New Roman" w:hAnsi="Times New Roman" w:cs="Times New Roman"/>
              </w:rPr>
            </w:pPr>
            <w:del w:id="81" w:author="Masoud Sadjadi" w:date="2015-02-23T10:09:00Z">
              <w:r w:rsidDel="00711F32">
                <w:rPr>
                  <w:rFonts w:ascii="Times New Roman" w:hAnsi="Times New Roman" w:cs="Times New Roman"/>
                </w:rPr>
                <w:delText xml:space="preserve">Student </w:delText>
              </w:r>
            </w:del>
            <w:ins w:id="82" w:author="Masoud Sadjadi" w:date="2015-02-23T10:09:00Z">
              <w:r w:rsidR="00711F32">
                <w:rPr>
                  <w:rFonts w:ascii="Times New Roman" w:hAnsi="Times New Roman" w:cs="Times New Roman"/>
                </w:rPr>
                <w:t xml:space="preserve">User </w:t>
              </w:r>
            </w:ins>
            <w:r>
              <w:rPr>
                <w:rFonts w:ascii="Times New Roman" w:hAnsi="Times New Roman" w:cs="Times New Roman"/>
              </w:rPr>
              <w:t>enters his/her email address, and then clicks on “send”.</w:t>
            </w:r>
          </w:p>
          <w:p w14:paraId="6E22ABA5" w14:textId="77777777"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 xml:space="preserve">System verifies </w:t>
            </w:r>
            <w:ins w:id="83" w:author="Masoud Sadjadi" w:date="2015-02-23T10:10:00Z">
              <w:r w:rsidR="00711F32">
                <w:rPr>
                  <w:rFonts w:ascii="Times New Roman" w:hAnsi="Times New Roman" w:cs="Times New Roman"/>
                </w:rPr>
                <w:t xml:space="preserve">that the </w:t>
              </w:r>
            </w:ins>
            <w:r>
              <w:rPr>
                <w:rFonts w:ascii="Times New Roman" w:hAnsi="Times New Roman" w:cs="Times New Roman"/>
              </w:rPr>
              <w:t>inserted email address</w:t>
            </w:r>
            <w:ins w:id="84" w:author="Masoud Sadjadi" w:date="2015-02-23T10:10:00Z">
              <w:r w:rsidR="00711F32">
                <w:rPr>
                  <w:rFonts w:ascii="Times New Roman" w:hAnsi="Times New Roman" w:cs="Times New Roman"/>
                </w:rPr>
                <w:t xml:space="preserve"> exists in the system and the user is active. If so</w:t>
              </w:r>
            </w:ins>
            <w:r>
              <w:rPr>
                <w:rFonts w:ascii="Times New Roman" w:hAnsi="Times New Roman" w:cs="Times New Roman"/>
              </w:rPr>
              <w:t xml:space="preserve">, </w:t>
            </w:r>
            <w:del w:id="85" w:author="Masoud Sadjadi" w:date="2015-02-23T10:10:00Z">
              <w:r w:rsidDel="00711F32">
                <w:rPr>
                  <w:rFonts w:ascii="Times New Roman" w:hAnsi="Times New Roman" w:cs="Times New Roman"/>
                </w:rPr>
                <w:delText xml:space="preserve">and </w:delText>
              </w:r>
            </w:del>
            <w:ins w:id="86" w:author="Masoud Sadjadi" w:date="2015-02-23T10:10:00Z">
              <w:r w:rsidR="00711F32">
                <w:rPr>
                  <w:rFonts w:ascii="Times New Roman" w:hAnsi="Times New Roman" w:cs="Times New Roman"/>
                </w:rPr>
                <w:t xml:space="preserve">System </w:t>
              </w:r>
            </w:ins>
            <w:r>
              <w:rPr>
                <w:rFonts w:ascii="Times New Roman" w:hAnsi="Times New Roman" w:cs="Times New Roman"/>
              </w:rPr>
              <w:t xml:space="preserve">sends a message to the given address with a link that resets </w:t>
            </w:r>
            <w:ins w:id="87" w:author="Masoud Sadjadi" w:date="2015-02-23T10:11:00Z">
              <w:r w:rsidR="00711F32">
                <w:rPr>
                  <w:rFonts w:ascii="Times New Roman" w:hAnsi="Times New Roman" w:cs="Times New Roman"/>
                </w:rPr>
                <w:t xml:space="preserve">the </w:t>
              </w:r>
            </w:ins>
            <w:del w:id="88" w:author="Masoud Sadjadi" w:date="2015-02-23T10:10:00Z">
              <w:r w:rsidDel="00711F32">
                <w:rPr>
                  <w:rFonts w:ascii="Times New Roman" w:hAnsi="Times New Roman" w:cs="Times New Roman"/>
                </w:rPr>
                <w:delText xml:space="preserve">Student’s </w:delText>
              </w:r>
            </w:del>
            <w:ins w:id="89" w:author="Masoud Sadjadi" w:date="2015-02-23T10:10:00Z">
              <w:r w:rsidR="00711F32">
                <w:rPr>
                  <w:rFonts w:ascii="Times New Roman" w:hAnsi="Times New Roman" w:cs="Times New Roman"/>
                </w:rPr>
                <w:t xml:space="preserve">User’s </w:t>
              </w:r>
            </w:ins>
            <w:r>
              <w:rPr>
                <w:rFonts w:ascii="Times New Roman" w:hAnsi="Times New Roman" w:cs="Times New Roman"/>
              </w:rPr>
              <w:t>password.</w:t>
            </w:r>
          </w:p>
          <w:p w14:paraId="431FD15A" w14:textId="77777777" w:rsidR="00900A1E" w:rsidRDefault="00900A1E" w:rsidP="00900A1E">
            <w:pPr>
              <w:pStyle w:val="ListParagraph"/>
              <w:numPr>
                <w:ilvl w:val="0"/>
                <w:numId w:val="57"/>
              </w:numPr>
              <w:spacing w:line="256" w:lineRule="auto"/>
              <w:jc w:val="left"/>
              <w:rPr>
                <w:ins w:id="90" w:author="Masoud Sadjadi" w:date="2015-02-23T10:12:00Z"/>
                <w:rFonts w:ascii="Times New Roman" w:hAnsi="Times New Roman" w:cs="Times New Roman"/>
              </w:rPr>
            </w:pPr>
            <w:del w:id="91" w:author="Masoud Sadjadi" w:date="2015-02-23T10:11:00Z">
              <w:r w:rsidDel="00711F32">
                <w:rPr>
                  <w:rFonts w:ascii="Times New Roman" w:hAnsi="Times New Roman" w:cs="Times New Roman"/>
                </w:rPr>
                <w:delText xml:space="preserve">Student </w:delText>
              </w:r>
            </w:del>
            <w:ins w:id="92" w:author="Masoud Sadjadi" w:date="2015-02-23T10:11:00Z">
              <w:r w:rsidR="00711F32">
                <w:rPr>
                  <w:rFonts w:ascii="Times New Roman" w:hAnsi="Times New Roman" w:cs="Times New Roman"/>
                </w:rPr>
                <w:t xml:space="preserve">User checks his/her email and opens the email received from System. User then </w:t>
              </w:r>
            </w:ins>
            <w:r>
              <w:rPr>
                <w:rFonts w:ascii="Times New Roman" w:hAnsi="Times New Roman" w:cs="Times New Roman"/>
              </w:rPr>
              <w:t>clicks on the link embedded in the message.</w:t>
            </w:r>
          </w:p>
          <w:p w14:paraId="36AF3FA4" w14:textId="77777777" w:rsidR="00711F32" w:rsidRDefault="00711F32" w:rsidP="00900A1E">
            <w:pPr>
              <w:pStyle w:val="ListParagraph"/>
              <w:numPr>
                <w:ilvl w:val="0"/>
                <w:numId w:val="57"/>
              </w:numPr>
              <w:spacing w:line="256" w:lineRule="auto"/>
              <w:jc w:val="left"/>
              <w:rPr>
                <w:ins w:id="93" w:author="Masoud Sadjadi" w:date="2015-02-23T10:12:00Z"/>
                <w:rFonts w:ascii="Times New Roman" w:hAnsi="Times New Roman" w:cs="Times New Roman"/>
              </w:rPr>
            </w:pPr>
            <w:ins w:id="94" w:author="Masoud Sadjadi" w:date="2015-02-23T10:12:00Z">
              <w:r>
                <w:rPr>
                  <w:rFonts w:ascii="Times New Roman" w:hAnsi="Times New Roman" w:cs="Times New Roman"/>
                </w:rPr>
                <w:t xml:space="preserve">System provides User with the Reset Password </w:t>
              </w:r>
            </w:ins>
            <w:ins w:id="95" w:author="Masoud Sadjadi" w:date="2015-02-23T10:17:00Z">
              <w:r>
                <w:rPr>
                  <w:rFonts w:ascii="Times New Roman" w:hAnsi="Times New Roman" w:cs="Times New Roman"/>
                </w:rPr>
                <w:t>page</w:t>
              </w:r>
            </w:ins>
            <w:ins w:id="96" w:author="Masoud Sadjadi" w:date="2015-02-23T10:12:00Z">
              <w:r>
                <w:rPr>
                  <w:rFonts w:ascii="Times New Roman" w:hAnsi="Times New Roman" w:cs="Times New Roman"/>
                </w:rPr>
                <w:t>.</w:t>
              </w:r>
            </w:ins>
          </w:p>
          <w:p w14:paraId="7C29372A" w14:textId="77777777" w:rsidR="00711F32" w:rsidRDefault="00711F32" w:rsidP="00900A1E">
            <w:pPr>
              <w:pStyle w:val="ListParagraph"/>
              <w:numPr>
                <w:ilvl w:val="0"/>
                <w:numId w:val="57"/>
              </w:numPr>
              <w:spacing w:line="256" w:lineRule="auto"/>
              <w:jc w:val="left"/>
              <w:rPr>
                <w:rFonts w:ascii="Times New Roman" w:hAnsi="Times New Roman" w:cs="Times New Roman"/>
              </w:rPr>
            </w:pPr>
            <w:ins w:id="97" w:author="Masoud Sadjadi" w:date="2015-02-23T10:12:00Z">
              <w:r>
                <w:rPr>
                  <w:rFonts w:ascii="Times New Roman" w:hAnsi="Times New Roman" w:cs="Times New Roman"/>
                </w:rPr>
                <w:t>User enters the new password and reenters to confirm and clicks Change Password.</w:t>
              </w:r>
            </w:ins>
          </w:p>
          <w:p w14:paraId="54363620" w14:textId="77777777" w:rsidR="00900A1E" w:rsidRPr="00D94FC9" w:rsidRDefault="00900A1E" w:rsidP="00711F32">
            <w:pPr>
              <w:pStyle w:val="ListParagraph"/>
              <w:numPr>
                <w:ilvl w:val="0"/>
                <w:numId w:val="57"/>
              </w:numPr>
              <w:spacing w:line="256" w:lineRule="auto"/>
              <w:jc w:val="left"/>
              <w:rPr>
                <w:rFonts w:ascii="Times New Roman" w:eastAsiaTheme="minorHAnsi" w:hAnsi="Times New Roman" w:cs="Times New Roman"/>
              </w:rPr>
            </w:pPr>
            <w:del w:id="98" w:author="Masoud Sadjadi" w:date="2015-02-23T10:12:00Z">
              <w:r w:rsidDel="00711F32">
                <w:rPr>
                  <w:rFonts w:ascii="Times New Roman" w:hAnsi="Times New Roman" w:cs="Times New Roman"/>
                </w:rPr>
                <w:delText xml:space="preserve">Student’s </w:delText>
              </w:r>
            </w:del>
            <w:ins w:id="99" w:author="Masoud Sadjadi" w:date="2015-02-23T10:13:00Z">
              <w:r w:rsidR="00711F32">
                <w:rPr>
                  <w:rFonts w:ascii="Times New Roman" w:hAnsi="Times New Roman" w:cs="Times New Roman"/>
                </w:rPr>
                <w:t xml:space="preserve">System </w:t>
              </w:r>
            </w:ins>
            <w:del w:id="100" w:author="Masoud Sadjadi" w:date="2015-02-23T10:13:00Z">
              <w:r w:rsidDel="00711F32">
                <w:rPr>
                  <w:rFonts w:ascii="Times New Roman" w:hAnsi="Times New Roman" w:cs="Times New Roman"/>
                </w:rPr>
                <w:delText xml:space="preserve">password is </w:delText>
              </w:r>
            </w:del>
            <w:ins w:id="101" w:author="Masoud Sadjadi" w:date="2015-02-23T10:14:00Z">
              <w:r w:rsidR="00711F32">
                <w:rPr>
                  <w:rFonts w:ascii="Times New Roman" w:hAnsi="Times New Roman" w:cs="Times New Roman"/>
                </w:rPr>
                <w:t>checks to confirm that both passwords entered are the same. If so, System changes User’s password and redirects User to the login page.</w:t>
              </w:r>
            </w:ins>
            <w:del w:id="102" w:author="Masoud Sadjadi" w:date="2015-02-23T10:14:00Z">
              <w:r w:rsidDel="00711F32">
                <w:rPr>
                  <w:rFonts w:ascii="Times New Roman" w:hAnsi="Times New Roman" w:cs="Times New Roman"/>
                </w:rPr>
                <w:delText>reset, and another message is sent from the system to the given email address, containing newly generated password for the Student</w:delText>
              </w:r>
            </w:del>
            <w:del w:id="103" w:author="Masoud Sadjadi" w:date="2015-02-23T10:15:00Z">
              <w:r w:rsidDel="00711F32">
                <w:rPr>
                  <w:rFonts w:ascii="Times New Roman" w:hAnsi="Times New Roman" w:cs="Times New Roman"/>
                </w:rPr>
                <w:delText>.</w:delText>
              </w:r>
            </w:del>
            <w:r>
              <w:rPr>
                <w:rFonts w:ascii="Times New Roman" w:hAnsi="Times New Roman" w:cs="Times New Roman"/>
              </w:rPr>
              <w:t xml:space="preserve"> </w:t>
            </w:r>
          </w:p>
        </w:tc>
      </w:tr>
      <w:tr w:rsidR="00900A1E" w:rsidRPr="00DE75FA" w14:paraId="691C95E1" w14:textId="77777777" w:rsidTr="00FE1F28">
        <w:tc>
          <w:tcPr>
            <w:tcW w:w="3708" w:type="dxa"/>
            <w:shd w:val="clear" w:color="auto" w:fill="BDD6EE"/>
            <w:tcMar>
              <w:top w:w="100" w:type="dxa"/>
              <w:left w:w="115" w:type="dxa"/>
              <w:bottom w:w="100" w:type="dxa"/>
              <w:right w:w="115" w:type="dxa"/>
            </w:tcMar>
          </w:tcPr>
          <w:p w14:paraId="7E8DB13A"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14:paraId="1CD4E998" w14:textId="77777777" w:rsidR="00900A1E" w:rsidRPr="00711F32" w:rsidRDefault="00900A1E" w:rsidP="00900A1E">
            <w:pPr>
              <w:pStyle w:val="ListParagraph"/>
              <w:keepNext/>
              <w:keepLines/>
              <w:numPr>
                <w:ilvl w:val="0"/>
                <w:numId w:val="58"/>
              </w:numPr>
              <w:spacing w:before="200" w:line="256" w:lineRule="auto"/>
              <w:jc w:val="left"/>
              <w:outlineLvl w:val="7"/>
              <w:rPr>
                <w:ins w:id="104" w:author="Masoud Sadjadi" w:date="2015-02-23T10:16:00Z"/>
                <w:rFonts w:ascii="Times New Roman" w:eastAsiaTheme="minorHAnsi" w:hAnsi="Times New Roman" w:cs="Times New Roman"/>
                <w:rPrChange w:id="105" w:author="Masoud Sadjadi" w:date="2015-02-23T10:16:00Z">
                  <w:rPr>
                    <w:ins w:id="106" w:author="Masoud Sadjadi" w:date="2015-02-23T10:16:00Z"/>
                    <w:rFonts w:ascii="Times New Roman" w:hAnsi="Times New Roman" w:cs="Times New Roman"/>
                    <w:color w:val="404040" w:themeColor="text1" w:themeTint="BF"/>
                    <w:sz w:val="20"/>
                    <w:szCs w:val="20"/>
                  </w:rPr>
                </w:rPrChange>
              </w:rPr>
            </w:pPr>
            <w:del w:id="107" w:author="Masoud Sadjadi" w:date="2015-02-23T10:16:00Z">
              <w:r w:rsidDel="00711F32">
                <w:rPr>
                  <w:rFonts w:ascii="Times New Roman" w:hAnsi="Times New Roman" w:cs="Times New Roman"/>
                </w:rPr>
                <w:delText xml:space="preserve">Student </w:delText>
              </w:r>
            </w:del>
            <w:ins w:id="108" w:author="Masoud Sadjadi" w:date="2015-02-23T10:16:00Z">
              <w:r w:rsidR="00711F32">
                <w:rPr>
                  <w:rFonts w:ascii="Times New Roman" w:hAnsi="Times New Roman" w:cs="Times New Roman"/>
                </w:rPr>
                <w:t xml:space="preserve">User </w:t>
              </w:r>
            </w:ins>
            <w:r>
              <w:rPr>
                <w:rFonts w:ascii="Times New Roman" w:hAnsi="Times New Roman" w:cs="Times New Roman"/>
              </w:rPr>
              <w:t>enters email address that does not exist in the database, which results in the system informing about invalid address</w:t>
            </w:r>
            <w:r w:rsidRPr="00762A06">
              <w:rPr>
                <w:rFonts w:ascii="Times New Roman" w:hAnsi="Times New Roman" w:cs="Times New Roman"/>
              </w:rPr>
              <w:t>.</w:t>
            </w:r>
          </w:p>
          <w:p w14:paraId="2F1238DF" w14:textId="77777777" w:rsidR="00711F32" w:rsidRPr="00762A06" w:rsidRDefault="00711F32" w:rsidP="00711F32">
            <w:pPr>
              <w:pStyle w:val="ListParagraph"/>
              <w:numPr>
                <w:ilvl w:val="0"/>
                <w:numId w:val="58"/>
              </w:numPr>
              <w:spacing w:line="256" w:lineRule="auto"/>
              <w:jc w:val="left"/>
              <w:rPr>
                <w:rFonts w:ascii="Times New Roman" w:eastAsiaTheme="minorHAnsi" w:hAnsi="Times New Roman" w:cs="Times New Roman"/>
              </w:rPr>
            </w:pPr>
            <w:ins w:id="109" w:author="Masoud Sadjadi" w:date="2015-02-23T10:16:00Z">
              <w:r>
                <w:rPr>
                  <w:rFonts w:ascii="Times New Roman" w:hAnsi="Times New Roman" w:cs="Times New Roman"/>
                </w:rPr>
                <w:t>User does not enter the same password for the two entries provide on the Reset Password page. I</w:t>
              </w:r>
            </w:ins>
            <w:ins w:id="110" w:author="Masoud Sadjadi" w:date="2015-02-23T10:17:00Z">
              <w:r>
                <w:rPr>
                  <w:rFonts w:ascii="Times New Roman" w:hAnsi="Times New Roman" w:cs="Times New Roman"/>
                </w:rPr>
                <w:t xml:space="preserve">n this case, System </w:t>
              </w:r>
            </w:ins>
            <w:ins w:id="111" w:author="Masoud Sadjadi" w:date="2015-02-23T10:16:00Z">
              <w:r>
                <w:rPr>
                  <w:rFonts w:ascii="Times New Roman" w:hAnsi="Times New Roman" w:cs="Times New Roman"/>
                </w:rPr>
                <w:t xml:space="preserve">warns User and allows User to retry until the same password </w:t>
              </w:r>
            </w:ins>
            <w:ins w:id="112" w:author="Masoud Sadjadi" w:date="2015-02-23T10:18:00Z">
              <w:r>
                <w:rPr>
                  <w:rFonts w:ascii="Times New Roman" w:hAnsi="Times New Roman" w:cs="Times New Roman"/>
                </w:rPr>
                <w:t xml:space="preserve">entered </w:t>
              </w:r>
            </w:ins>
            <w:ins w:id="113" w:author="Masoud Sadjadi" w:date="2015-02-23T10:16:00Z">
              <w:r>
                <w:rPr>
                  <w:rFonts w:ascii="Times New Roman" w:hAnsi="Times New Roman" w:cs="Times New Roman"/>
                </w:rPr>
                <w:t>for both entries.</w:t>
              </w:r>
            </w:ins>
          </w:p>
        </w:tc>
      </w:tr>
      <w:tr w:rsidR="00900A1E" w:rsidRPr="00DE75FA" w14:paraId="039DD55D" w14:textId="77777777" w:rsidTr="00FE1F28">
        <w:tc>
          <w:tcPr>
            <w:tcW w:w="3708" w:type="dxa"/>
            <w:tcMar>
              <w:top w:w="100" w:type="dxa"/>
              <w:left w:w="115" w:type="dxa"/>
              <w:bottom w:w="100" w:type="dxa"/>
              <w:right w:w="115" w:type="dxa"/>
            </w:tcMar>
          </w:tcPr>
          <w:p w14:paraId="08AED4E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14:paraId="362A2E35" w14:textId="77777777" w:rsidR="00900A1E" w:rsidRDefault="00900A1E" w:rsidP="00900A1E">
            <w:pPr>
              <w:pStyle w:val="ListParagraph"/>
              <w:numPr>
                <w:ilvl w:val="0"/>
                <w:numId w:val="55"/>
              </w:numPr>
              <w:spacing w:line="256" w:lineRule="auto"/>
              <w:jc w:val="left"/>
              <w:rPr>
                <w:rFonts w:ascii="Times New Roman" w:hAnsi="Times New Roman" w:cs="Times New Roman"/>
              </w:rPr>
            </w:pPr>
            <w:r>
              <w:rPr>
                <w:rFonts w:ascii="Times New Roman" w:hAnsi="Times New Roman" w:cs="Times New Roman"/>
              </w:rPr>
              <w:t xml:space="preserve">Student has </w:t>
            </w:r>
            <w:proofErr w:type="gramStart"/>
            <w:r>
              <w:rPr>
                <w:rFonts w:ascii="Times New Roman" w:hAnsi="Times New Roman" w:cs="Times New Roman"/>
              </w:rPr>
              <w:t>a</w:t>
            </w:r>
            <w:proofErr w:type="gramEnd"/>
            <w:r>
              <w:rPr>
                <w:rFonts w:ascii="Times New Roman" w:hAnsi="Times New Roman" w:cs="Times New Roman"/>
              </w:rPr>
              <w:t xml:space="preserve"> </w:t>
            </w:r>
            <w:proofErr w:type="spellStart"/>
            <w:r>
              <w:rPr>
                <w:rFonts w:ascii="Times New Roman" w:hAnsi="Times New Roman" w:cs="Times New Roman"/>
              </w:rPr>
              <w:t>spws</w:t>
            </w:r>
            <w:proofErr w:type="spellEnd"/>
            <w:r>
              <w:rPr>
                <w:rFonts w:ascii="Times New Roman" w:hAnsi="Times New Roman" w:cs="Times New Roman"/>
              </w:rPr>
              <w:t xml:space="preserve"> account.</w:t>
            </w:r>
          </w:p>
          <w:p w14:paraId="0B3B7901" w14:textId="77777777" w:rsidR="00900A1E" w:rsidRPr="00C37503"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Student has login page opened in the web browser.</w:t>
            </w:r>
          </w:p>
        </w:tc>
      </w:tr>
      <w:tr w:rsidR="00900A1E" w:rsidRPr="00DE75FA" w14:paraId="5FFE7F70" w14:textId="77777777" w:rsidTr="00FE1F28">
        <w:tc>
          <w:tcPr>
            <w:tcW w:w="3708" w:type="dxa"/>
            <w:shd w:val="clear" w:color="auto" w:fill="BDD6EE"/>
            <w:tcMar>
              <w:top w:w="100" w:type="dxa"/>
              <w:left w:w="115" w:type="dxa"/>
              <w:bottom w:w="100" w:type="dxa"/>
              <w:right w:w="115" w:type="dxa"/>
            </w:tcMar>
          </w:tcPr>
          <w:p w14:paraId="590EF48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14:paraId="2DC7AB2C" w14:textId="77777777" w:rsidR="00900A1E" w:rsidRPr="00D94FC9" w:rsidRDefault="00900A1E" w:rsidP="00711F32">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 xml:space="preserve">Student successfully </w:t>
            </w:r>
            <w:del w:id="114" w:author="Masoud Sadjadi" w:date="2015-02-23T10:18:00Z">
              <w:r w:rsidDel="00711F32">
                <w:rPr>
                  <w:rFonts w:ascii="Times New Roman" w:hAnsi="Times New Roman" w:cs="Times New Roman"/>
                </w:rPr>
                <w:delText xml:space="preserve">resets </w:delText>
              </w:r>
            </w:del>
            <w:ins w:id="115" w:author="Masoud Sadjadi" w:date="2015-02-23T10:18:00Z">
              <w:r w:rsidR="00711F32">
                <w:rPr>
                  <w:rFonts w:ascii="Times New Roman" w:hAnsi="Times New Roman" w:cs="Times New Roman"/>
                </w:rPr>
                <w:t xml:space="preserve">changes </w:t>
              </w:r>
            </w:ins>
            <w:r>
              <w:rPr>
                <w:rFonts w:ascii="Times New Roman" w:hAnsi="Times New Roman" w:cs="Times New Roman"/>
              </w:rPr>
              <w:t>his/her account password.</w:t>
            </w:r>
          </w:p>
        </w:tc>
      </w:tr>
    </w:tbl>
    <w:p w14:paraId="416BDE54"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14:paraId="358A425A" w14:textId="77777777" w:rsidTr="00FE1F28">
        <w:tc>
          <w:tcPr>
            <w:tcW w:w="3708" w:type="dxa"/>
            <w:tcMar>
              <w:top w:w="100" w:type="dxa"/>
              <w:left w:w="115" w:type="dxa"/>
              <w:bottom w:w="100" w:type="dxa"/>
              <w:right w:w="115" w:type="dxa"/>
            </w:tcMar>
          </w:tcPr>
          <w:p w14:paraId="623D12E8"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(SPW5_103</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14:paraId="5C0B38AE"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Impersonating a user</w:t>
            </w:r>
          </w:p>
        </w:tc>
      </w:tr>
      <w:tr w:rsidR="00900A1E" w:rsidRPr="00DE75FA" w14:paraId="76CE758D" w14:textId="77777777" w:rsidTr="00FE1F28">
        <w:tc>
          <w:tcPr>
            <w:tcW w:w="3708" w:type="dxa"/>
            <w:shd w:val="clear" w:color="auto" w:fill="BDD6EE"/>
            <w:tcMar>
              <w:top w:w="100" w:type="dxa"/>
              <w:left w:w="115" w:type="dxa"/>
              <w:bottom w:w="100" w:type="dxa"/>
              <w:right w:w="115" w:type="dxa"/>
            </w:tcMar>
          </w:tcPr>
          <w:p w14:paraId="14205A0E"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14:paraId="382B7905"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900A1E" w:rsidRPr="00DE75FA" w14:paraId="783F25D4" w14:textId="77777777" w:rsidTr="00FE1F28">
        <w:tc>
          <w:tcPr>
            <w:tcW w:w="3708" w:type="dxa"/>
            <w:tcMar>
              <w:top w:w="100" w:type="dxa"/>
              <w:left w:w="115" w:type="dxa"/>
              <w:bottom w:w="100" w:type="dxa"/>
              <w:right w:w="115" w:type="dxa"/>
            </w:tcMar>
          </w:tcPr>
          <w:p w14:paraId="6980A00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14:paraId="0688057D"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p>
          <w:p w14:paraId="2B4730D4"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commentRangeStart w:id="116"/>
            <w:r w:rsidRPr="00C822F0">
              <w:rPr>
                <w:rFonts w:ascii="Times New Roman" w:hAnsi="Times New Roman" w:cs="Times New Roman"/>
              </w:rPr>
              <w:lastRenderedPageBreak/>
              <w:t>A new window prompts Student to enter email address.</w:t>
            </w:r>
          </w:p>
          <w:p w14:paraId="6528F321"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Student enters his/her email address, and then clicks on “send”.</w:t>
            </w:r>
          </w:p>
          <w:p w14:paraId="6F042914"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System verifies inserted email address, and sends a message to the given address with a link that resets Student’s password.</w:t>
            </w:r>
          </w:p>
          <w:p w14:paraId="0DA8DA48"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Student clicks on the link embedded in the message.</w:t>
            </w:r>
          </w:p>
          <w:p w14:paraId="21CAB2EE" w14:textId="77777777" w:rsidR="00900A1E" w:rsidRPr="00C822F0" w:rsidRDefault="00900A1E" w:rsidP="00900A1E">
            <w:pPr>
              <w:pStyle w:val="ListParagraph"/>
              <w:numPr>
                <w:ilvl w:val="0"/>
                <w:numId w:val="59"/>
              </w:numPr>
              <w:spacing w:line="256" w:lineRule="auto"/>
              <w:jc w:val="left"/>
              <w:rPr>
                <w:rFonts w:ascii="Times New Roman" w:eastAsiaTheme="minorHAnsi" w:hAnsi="Times New Roman" w:cs="Times New Roman"/>
              </w:rPr>
            </w:pPr>
            <w:r w:rsidRPr="00C822F0">
              <w:rPr>
                <w:rFonts w:ascii="Times New Roman" w:hAnsi="Times New Roman" w:cs="Times New Roman"/>
              </w:rPr>
              <w:t xml:space="preserve">Student’s password is reset, and another message is sent from the system to the given email address, containing newly generated password for the Student. </w:t>
            </w:r>
            <w:commentRangeEnd w:id="116"/>
            <w:r w:rsidR="008E3B9D">
              <w:rPr>
                <w:rStyle w:val="CommentReference"/>
              </w:rPr>
              <w:commentReference w:id="116"/>
            </w:r>
          </w:p>
        </w:tc>
      </w:tr>
      <w:tr w:rsidR="00900A1E" w:rsidRPr="00DE75FA" w14:paraId="5C5FC410" w14:textId="77777777" w:rsidTr="00FE1F28">
        <w:tc>
          <w:tcPr>
            <w:tcW w:w="3708" w:type="dxa"/>
            <w:shd w:val="clear" w:color="auto" w:fill="BDD6EE"/>
            <w:tcMar>
              <w:top w:w="100" w:type="dxa"/>
              <w:left w:w="115" w:type="dxa"/>
              <w:bottom w:w="100" w:type="dxa"/>
              <w:right w:w="115" w:type="dxa"/>
            </w:tcMar>
          </w:tcPr>
          <w:p w14:paraId="299B4043"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14:paraId="43FD02C3" w14:textId="77777777" w:rsidR="00900A1E" w:rsidRPr="00762A06" w:rsidRDefault="00900A1E" w:rsidP="00900A1E">
            <w:pPr>
              <w:pStyle w:val="ListParagraph"/>
              <w:numPr>
                <w:ilvl w:val="0"/>
                <w:numId w:val="60"/>
              </w:numPr>
              <w:spacing w:line="256" w:lineRule="auto"/>
              <w:jc w:val="left"/>
              <w:rPr>
                <w:rFonts w:ascii="Times New Roman" w:eastAsiaTheme="minorHAnsi" w:hAnsi="Times New Roman" w:cs="Times New Roman"/>
              </w:rPr>
            </w:pPr>
            <w:r>
              <w:rPr>
                <w:rFonts w:ascii="Times New Roman" w:hAnsi="Times New Roman" w:cs="Times New Roman"/>
              </w:rPr>
              <w:t>Student enters email address that does not exist in the database, which results in the system informing about invalid address</w:t>
            </w:r>
            <w:r w:rsidRPr="00762A06">
              <w:rPr>
                <w:rFonts w:ascii="Times New Roman" w:hAnsi="Times New Roman" w:cs="Times New Roman"/>
              </w:rPr>
              <w:t>.</w:t>
            </w:r>
          </w:p>
        </w:tc>
      </w:tr>
      <w:tr w:rsidR="00900A1E" w:rsidRPr="00DE75FA" w14:paraId="5863AB51" w14:textId="77777777" w:rsidTr="00FE1F28">
        <w:tc>
          <w:tcPr>
            <w:tcW w:w="3708" w:type="dxa"/>
            <w:tcMar>
              <w:top w:w="100" w:type="dxa"/>
              <w:left w:w="115" w:type="dxa"/>
              <w:bottom w:w="100" w:type="dxa"/>
              <w:right w:w="115" w:type="dxa"/>
            </w:tcMar>
          </w:tcPr>
          <w:p w14:paraId="60F16FC1"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14:paraId="29592611" w14:textId="77777777" w:rsidR="00900A1E" w:rsidRDefault="00900A1E" w:rsidP="00900A1E">
            <w:pPr>
              <w:pStyle w:val="ListParagraph"/>
              <w:numPr>
                <w:ilvl w:val="0"/>
                <w:numId w:val="55"/>
              </w:numPr>
              <w:spacing w:line="256" w:lineRule="auto"/>
              <w:jc w:val="left"/>
              <w:rPr>
                <w:rFonts w:ascii="Times New Roman" w:hAnsi="Times New Roman" w:cs="Times New Roman"/>
              </w:rPr>
            </w:pPr>
            <w:r>
              <w:rPr>
                <w:rFonts w:ascii="Times New Roman" w:hAnsi="Times New Roman" w:cs="Times New Roman"/>
              </w:rPr>
              <w:t>Head Professor in logged into the site.</w:t>
            </w:r>
          </w:p>
          <w:p w14:paraId="5C1623AE" w14:textId="77777777" w:rsidR="00900A1E" w:rsidRPr="00C37503"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Head Professor is in “User Management” page (accessible from “Admin Dashboard” by clicking “View All Users” button).</w:t>
            </w:r>
          </w:p>
        </w:tc>
      </w:tr>
      <w:tr w:rsidR="00900A1E" w:rsidRPr="00DE75FA" w14:paraId="7AEAFB85" w14:textId="77777777" w:rsidTr="00FE1F28">
        <w:tc>
          <w:tcPr>
            <w:tcW w:w="3708" w:type="dxa"/>
            <w:shd w:val="clear" w:color="auto" w:fill="BDD6EE"/>
            <w:tcMar>
              <w:top w:w="100" w:type="dxa"/>
              <w:left w:w="115" w:type="dxa"/>
              <w:bottom w:w="100" w:type="dxa"/>
              <w:right w:w="115" w:type="dxa"/>
            </w:tcMar>
          </w:tcPr>
          <w:p w14:paraId="02B02BDB"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14:paraId="3B8F137A" w14:textId="77777777" w:rsidR="00900A1E" w:rsidRPr="00D94FC9" w:rsidRDefault="00900A1E" w:rsidP="00900A1E">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Student successfully resets his/her account password.</w:t>
            </w:r>
          </w:p>
        </w:tc>
      </w:tr>
    </w:tbl>
    <w:p w14:paraId="23C02A1C"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FE1F28">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FE1F28">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w:t>
            </w:r>
            <w:proofErr w:type="spellStart"/>
            <w:r w:rsidRPr="00900A1E">
              <w:rPr>
                <w:rFonts w:eastAsia="Times New Roman" w:cs="Times New Roman"/>
                <w:b/>
                <w:sz w:val="24"/>
              </w:rPr>
              <w:t>project_max</w:t>
            </w:r>
            <w:proofErr w:type="spellEnd"/>
            <w:r w:rsidRPr="00900A1E">
              <w:rPr>
                <w:rFonts w:eastAsia="Times New Roman" w:cs="Times New Roman"/>
                <w:b/>
                <w:sz w:val="24"/>
              </w:rPr>
              <w:t>” students per project between students who want the project and students forced into project.</w:t>
            </w:r>
          </w:p>
          <w:p w14:paraId="60937B4C"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 xml:space="preserve">Page showing how VIP matches will be at the end, head professor clicks button to proceed </w:t>
            </w:r>
            <w:r w:rsidRPr="00900A1E">
              <w:rPr>
                <w:rFonts w:eastAsia="Times New Roman" w:cs="Times New Roman"/>
                <w:b/>
                <w:sz w:val="24"/>
              </w:rPr>
              <w:lastRenderedPageBreak/>
              <w:t>to OP matchmaking</w:t>
            </w:r>
          </w:p>
          <w:p w14:paraId="0B4093A7"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 xml:space="preserve">Head professor choose to accept “friendly” student interest decides how matchmaking occurs totally for his not-as-important </w:t>
            </w:r>
            <w:proofErr w:type="gramStart"/>
            <w:r w:rsidRPr="00900A1E">
              <w:rPr>
                <w:rFonts w:eastAsia="Times New Roman" w:cs="Times New Roman"/>
                <w:b/>
                <w:sz w:val="24"/>
              </w:rPr>
              <w:t>projects  or</w:t>
            </w:r>
            <w:proofErr w:type="gramEnd"/>
            <w:r w:rsidRPr="00900A1E">
              <w:rPr>
                <w:rFonts w:eastAsia="Times New Roman" w:cs="Times New Roman"/>
                <w:b/>
                <w:sz w:val="24"/>
              </w:rPr>
              <w:t xml:space="preserve"> chooses “compromise” where students chooses projects they want to be displaced only by better skilled student</w:t>
            </w:r>
          </w:p>
          <w:p w14:paraId="476D2CAF"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FE1F28">
            <w:pPr>
              <w:spacing w:after="0" w:line="360" w:lineRule="auto"/>
              <w:rPr>
                <w:rFonts w:eastAsia="Times New Roman" w:cs="Times New Roman"/>
                <w:b/>
                <w:sz w:val="24"/>
              </w:rPr>
            </w:pPr>
            <w:r w:rsidRPr="00900A1E">
              <w:rPr>
                <w:rFonts w:eastAsia="Times New Roman" w:cs="Times New Roman"/>
                <w:b/>
                <w:sz w:val="24"/>
              </w:rPr>
              <w:t xml:space="preserve">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w:t>
            </w:r>
            <w:proofErr w:type="gramStart"/>
            <w:r w:rsidRPr="00900A1E">
              <w:rPr>
                <w:rFonts w:eastAsia="Times New Roman" w:cs="Times New Roman"/>
                <w:b/>
                <w:sz w:val="24"/>
              </w:rPr>
              <w:t>other  goes</w:t>
            </w:r>
            <w:proofErr w:type="gramEnd"/>
            <w:r w:rsidRPr="00900A1E">
              <w:rPr>
                <w:rFonts w:eastAsia="Times New Roman" w:cs="Times New Roman"/>
                <w:b/>
                <w:sz w:val="24"/>
              </w:rPr>
              <w:t xml:space="preserve">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FE1F28">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FE1F28">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FE1F28">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FE1F28">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FE1F28">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w:t>
            </w:r>
            <w:proofErr w:type="spellStart"/>
            <w:r w:rsidRPr="00900A1E">
              <w:rPr>
                <w:rFonts w:eastAsia="Times New Roman" w:cs="Times New Roman"/>
                <w:b/>
                <w:sz w:val="24"/>
              </w:rPr>
              <w:t>project_max</w:t>
            </w:r>
            <w:proofErr w:type="spellEnd"/>
            <w:r w:rsidRPr="00900A1E">
              <w:rPr>
                <w:rFonts w:eastAsia="Times New Roman" w:cs="Times New Roman"/>
                <w:b/>
                <w:sz w:val="24"/>
              </w:rPr>
              <w:t xml:space="preserve">” number of students in 2. He will be asked to </w:t>
            </w:r>
            <w:r w:rsidRPr="00900A1E">
              <w:rPr>
                <w:rFonts w:eastAsia="Times New Roman" w:cs="Times New Roman"/>
                <w:b/>
                <w:sz w:val="24"/>
              </w:rPr>
              <w:lastRenderedPageBreak/>
              <w:t>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lastRenderedPageBreak/>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 xml:space="preserve">Student sees projects and ranks them between -1 and </w:t>
            </w:r>
            <w:proofErr w:type="gramStart"/>
            <w:r>
              <w:rPr>
                <w:rFonts w:eastAsia="Times New Roman" w:cs="Times New Roman"/>
                <w:sz w:val="24"/>
              </w:rPr>
              <w:t>100,</w:t>
            </w:r>
            <w:proofErr w:type="gramEnd"/>
            <w:r>
              <w:rPr>
                <w:rFonts w:eastAsia="Times New Roman" w:cs="Times New Roman"/>
                <w:sz w:val="24"/>
              </w:rPr>
              <w:t xml:space="preserve">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of problems; if rank minimum not save those ranks are saved but until rank minimum is ranked then </w:t>
            </w:r>
            <w:r>
              <w:rPr>
                <w:rFonts w:eastAsia="Times New Roman" w:cs="Times New Roman"/>
                <w:sz w:val="24"/>
              </w:rPr>
              <w:lastRenderedPageBreak/>
              <w:t>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 xml:space="preserve">Student puts number out or range, not </w:t>
            </w:r>
            <w:proofErr w:type="gramStart"/>
            <w:r>
              <w:rPr>
                <w:rFonts w:eastAsia="Times New Roman" w:cs="Times New Roman"/>
                <w:sz w:val="24"/>
              </w:rPr>
              <w:t>integer ,</w:t>
            </w:r>
            <w:proofErr w:type="gramEnd"/>
            <w:r>
              <w:rPr>
                <w:rFonts w:eastAsia="Times New Roman" w:cs="Times New Roman"/>
                <w:sz w:val="24"/>
              </w:rPr>
              <w:t xml:space="preserve">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 xml:space="preserve">FIU Panther </w:t>
            </w:r>
            <w:proofErr w:type="spellStart"/>
            <w:r w:rsidRPr="008F00D6">
              <w:rPr>
                <w:rFonts w:eastAsia="Times New Roman" w:cs="Times New Roman"/>
                <w:b/>
                <w:sz w:val="24"/>
              </w:rPr>
              <w:t>EMail</w:t>
            </w:r>
            <w:proofErr w:type="spellEnd"/>
            <w:r w:rsidRPr="008F00D6">
              <w:rPr>
                <w:rFonts w:eastAsia="Times New Roman" w:cs="Times New Roman"/>
                <w:b/>
                <w:sz w:val="24"/>
              </w:rPr>
              <w:t xml:space="preserve">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redirects to FIU </w:t>
            </w:r>
            <w:proofErr w:type="gramStart"/>
            <w:r w:rsidRPr="008F00D6">
              <w:rPr>
                <w:rFonts w:eastAsia="Times New Roman" w:cs="Times New Roman"/>
                <w:sz w:val="24"/>
              </w:rPr>
              <w:t>login  page</w:t>
            </w:r>
            <w:proofErr w:type="gramEnd"/>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w:t>
            </w:r>
            <w:proofErr w:type="gramStart"/>
            <w:r w:rsidRPr="008F00D6">
              <w:rPr>
                <w:rFonts w:eastAsia="Times New Roman" w:cs="Times New Roman"/>
                <w:sz w:val="24"/>
              </w:rPr>
              <w:t>send  this</w:t>
            </w:r>
            <w:proofErr w:type="gramEnd"/>
            <w:r w:rsidRPr="008F00D6">
              <w:rPr>
                <w:rFonts w:eastAsia="Times New Roman" w:cs="Times New Roman"/>
                <w:sz w:val="24"/>
              </w:rPr>
              <w:t xml:space="preserve">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Google OAuth2 Authorization Server responds with a </w:t>
            </w:r>
            <w:proofErr w:type="gramStart"/>
            <w:r w:rsidRPr="008F00D6">
              <w:rPr>
                <w:rFonts w:eastAsia="Times New Roman" w:cs="Times New Roman"/>
                <w:sz w:val="24"/>
              </w:rPr>
              <w:t>Token(</w:t>
            </w:r>
            <w:proofErr w:type="gramEnd"/>
            <w:r w:rsidRPr="008F00D6">
              <w:rPr>
                <w:rFonts w:eastAsia="Times New Roman" w:cs="Times New Roman"/>
                <w:sz w:val="24"/>
              </w:rPr>
              <w:t>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w:t>
            </w:r>
            <w:proofErr w:type="gramStart"/>
            <w:r w:rsidRPr="008F00D6">
              <w:rPr>
                <w:rFonts w:eastAsia="Times New Roman" w:cs="Times New Roman"/>
                <w:sz w:val="24"/>
              </w:rPr>
              <w:t>access  successfully</w:t>
            </w:r>
            <w:proofErr w:type="gramEnd"/>
            <w:r w:rsidRPr="008F00D6">
              <w:rPr>
                <w:rFonts w:eastAsia="Times New Roman" w:cs="Times New Roman"/>
                <w:sz w:val="24"/>
              </w:rPr>
              <w:t xml:space="preserve">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Password encryption/decryption (SPW2_110</w:t>
            </w:r>
            <w:proofErr w:type="gramStart"/>
            <w:r w:rsidRPr="008F00D6">
              <w:rPr>
                <w:rFonts w:eastAsia="Times New Roman" w:cs="Times New Roman"/>
                <w:sz w:val="24"/>
              </w:rPr>
              <w:t xml:space="preserve">)                    </w:t>
            </w:r>
            <w:proofErr w:type="gramEnd"/>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w:t>
            </w:r>
            <w:proofErr w:type="gramStart"/>
            <w:r w:rsidRPr="008F00D6">
              <w:rPr>
                <w:rFonts w:eastAsia="Times New Roman" w:cs="Times New Roman"/>
                <w:sz w:val="24"/>
              </w:rPr>
              <w:t>Server  validation</w:t>
            </w:r>
            <w:proofErr w:type="gramEnd"/>
            <w:r w:rsidRPr="008F00D6">
              <w:rPr>
                <w:rFonts w:eastAsia="Times New Roman" w:cs="Times New Roman"/>
                <w:sz w:val="24"/>
              </w:rPr>
              <w:t xml:space="preserve">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w:t>
            </w:r>
            <w:proofErr w:type="gramStart"/>
            <w:r w:rsidRPr="008F00D6">
              <w:rPr>
                <w:rFonts w:eastAsia="Times New Roman" w:cs="Times New Roman"/>
                <w:sz w:val="24"/>
              </w:rPr>
              <w:t>access  successfully</w:t>
            </w:r>
            <w:proofErr w:type="gramEnd"/>
            <w:r w:rsidRPr="008F00D6">
              <w:rPr>
                <w:rFonts w:eastAsia="Times New Roman" w:cs="Times New Roman"/>
                <w:sz w:val="24"/>
              </w:rPr>
              <w:t xml:space="preserve">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 xml:space="preserve">Student </w:t>
            </w:r>
            <w:proofErr w:type="gramStart"/>
            <w:r w:rsidRPr="008F00D6">
              <w:rPr>
                <w:rFonts w:eastAsia="Times New Roman" w:cs="Times New Roman"/>
                <w:sz w:val="24"/>
              </w:rPr>
              <w:t>user ,</w:t>
            </w:r>
            <w:proofErr w:type="gramEnd"/>
            <w:r w:rsidRPr="008F00D6">
              <w:rPr>
                <w:rFonts w:eastAsia="Times New Roman" w:cs="Times New Roman"/>
                <w:sz w:val="24"/>
              </w:rPr>
              <w:t xml:space="preserve">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proofErr w:type="gramStart"/>
            <w:r w:rsidRPr="008F00D6">
              <w:rPr>
                <w:rFonts w:eastAsia="Times New Roman" w:cs="Times New Roman"/>
                <w:sz w:val="24"/>
              </w:rPr>
              <w:t>SPW ,</w:t>
            </w:r>
            <w:proofErr w:type="gramEnd"/>
            <w:r w:rsidRPr="008F00D6">
              <w:rPr>
                <w:rFonts w:eastAsia="Times New Roman" w:cs="Times New Roman"/>
                <w:sz w:val="24"/>
              </w:rPr>
              <w:t xml:space="preserve">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w:t>
            </w:r>
            <w:proofErr w:type="gramStart"/>
            <w:r w:rsidRPr="008F00D6">
              <w:rPr>
                <w:rFonts w:eastAsia="Times New Roman" w:cs="Times New Roman"/>
                <w:sz w:val="24"/>
              </w:rPr>
              <w:t>the  property</w:t>
            </w:r>
            <w:proofErr w:type="gramEnd"/>
            <w:r w:rsidRPr="008F00D6">
              <w:rPr>
                <w:rFonts w:eastAsia="Times New Roman" w:cs="Times New Roman"/>
                <w:sz w:val="24"/>
              </w:rPr>
              <w:t xml:space="preserve">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lastRenderedPageBreak/>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w:t>
            </w:r>
            <w:proofErr w:type="gramStart"/>
            <w:r w:rsidRPr="008F00D6">
              <w:rPr>
                <w:rFonts w:eastAsia="Times New Roman" w:cs="Times New Roman"/>
                <w:sz w:val="24"/>
              </w:rPr>
              <w:t>the  property</w:t>
            </w:r>
            <w:proofErr w:type="gramEnd"/>
            <w:r w:rsidRPr="008F00D6">
              <w:rPr>
                <w:rFonts w:eastAsia="Times New Roman" w:cs="Times New Roman"/>
                <w:sz w:val="24"/>
              </w:rPr>
              <w:t xml:space="preserve">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w:t>
            </w:r>
            <w:proofErr w:type="gramStart"/>
            <w:r w:rsidRPr="008F00D6">
              <w:rPr>
                <w:rFonts w:eastAsia="Times New Roman" w:cs="Times New Roman"/>
                <w:sz w:val="24"/>
              </w:rPr>
              <w:t xml:space="preserve">token     </w:t>
            </w:r>
            <w:proofErr w:type="gramEnd"/>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 xml:space="preserve">API Remove inactive </w:t>
            </w:r>
            <w:proofErr w:type="gramStart"/>
            <w:r w:rsidRPr="008F00D6">
              <w:rPr>
                <w:rFonts w:eastAsia="Times New Roman" w:cs="Times New Roman"/>
                <w:b/>
                <w:sz w:val="24"/>
              </w:rPr>
              <w:t>students(</w:t>
            </w:r>
            <w:proofErr w:type="gramEnd"/>
            <w:r w:rsidRPr="008F00D6">
              <w:rPr>
                <w:rFonts w:eastAsia="Times New Roman" w:cs="Times New Roman"/>
                <w:b/>
                <w:sz w:val="24"/>
              </w:rPr>
              <w:t>SPW2_108)</w:t>
            </w:r>
          </w:p>
          <w:p w14:paraId="623867D7" w14:textId="77777777" w:rsidR="006560EB" w:rsidRPr="008F00D6" w:rsidRDefault="006560EB" w:rsidP="006560EB">
            <w:pPr>
              <w:spacing w:after="0" w:line="360" w:lineRule="auto"/>
            </w:pPr>
            <w:r w:rsidRPr="008F00D6">
              <w:rPr>
                <w:rFonts w:eastAsia="Times New Roman" w:cs="Times New Roman"/>
                <w:b/>
                <w:sz w:val="24"/>
              </w:rPr>
              <w:t xml:space="preserve">API </w:t>
            </w:r>
            <w:proofErr w:type="gramStart"/>
            <w:r w:rsidRPr="008F00D6">
              <w:rPr>
                <w:rFonts w:eastAsia="Times New Roman" w:cs="Times New Roman"/>
                <w:b/>
                <w:sz w:val="24"/>
              </w:rPr>
              <w:t>Delete  pending</w:t>
            </w:r>
            <w:proofErr w:type="gramEnd"/>
            <w:r w:rsidRPr="008F00D6">
              <w:rPr>
                <w:rFonts w:eastAsia="Times New Roman" w:cs="Times New Roman"/>
                <w:b/>
                <w:sz w:val="24"/>
              </w:rPr>
              <w:t xml:space="preserve">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Head Professors clicks on the “refresh from API</w:t>
            </w:r>
            <w:proofErr w:type="gramStart"/>
            <w:r w:rsidRPr="008F00D6">
              <w:rPr>
                <w:rFonts w:eastAsia="Times New Roman" w:cs="Times New Roman"/>
                <w:sz w:val="24"/>
              </w:rPr>
              <w:t>”  button</w:t>
            </w:r>
            <w:proofErr w:type="gramEnd"/>
            <w:r w:rsidRPr="008F00D6">
              <w:rPr>
                <w:rFonts w:eastAsia="Times New Roman" w:cs="Times New Roman"/>
                <w:sz w:val="24"/>
              </w:rPr>
              <w:t xml:space="preserve">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w:t>
            </w:r>
            <w:proofErr w:type="gramStart"/>
            <w:r w:rsidRPr="008F00D6">
              <w:rPr>
                <w:rFonts w:eastAsia="Times New Roman" w:cs="Times New Roman"/>
                <w:sz w:val="24"/>
              </w:rPr>
              <w:t>”  button</w:t>
            </w:r>
            <w:proofErr w:type="gramEnd"/>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redirects to LinkedIn Log </w:t>
            </w:r>
            <w:proofErr w:type="gramStart"/>
            <w:r w:rsidRPr="008F00D6">
              <w:rPr>
                <w:rFonts w:eastAsia="Times New Roman" w:cs="Times New Roman"/>
                <w:sz w:val="24"/>
              </w:rPr>
              <w:t>In  page</w:t>
            </w:r>
            <w:proofErr w:type="gramEnd"/>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lastRenderedPageBreak/>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w:t>
            </w:r>
            <w:proofErr w:type="gramStart"/>
            <w:r w:rsidRPr="008F00D6">
              <w:rPr>
                <w:rFonts w:eastAsia="Times New Roman" w:cs="Times New Roman"/>
                <w:sz w:val="24"/>
              </w:rPr>
              <w:t>send  this</w:t>
            </w:r>
            <w:proofErr w:type="gramEnd"/>
            <w:r w:rsidRPr="008F00D6">
              <w:rPr>
                <w:rFonts w:eastAsia="Times New Roman" w:cs="Times New Roman"/>
                <w:sz w:val="24"/>
              </w:rPr>
              <w:t xml:space="preserve"> LinkedIn Code to the 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LinkedIn </w:t>
            </w:r>
            <w:proofErr w:type="spellStart"/>
            <w:proofErr w:type="gramStart"/>
            <w:r w:rsidRPr="008F00D6">
              <w:rPr>
                <w:rFonts w:eastAsia="Times New Roman" w:cs="Times New Roman"/>
                <w:sz w:val="24"/>
              </w:rPr>
              <w:t>OAuth</w:t>
            </w:r>
            <w:proofErr w:type="spellEnd"/>
            <w:r w:rsidRPr="008F00D6">
              <w:rPr>
                <w:rFonts w:eastAsia="Times New Roman" w:cs="Times New Roman"/>
                <w:sz w:val="24"/>
              </w:rPr>
              <w:t xml:space="preserve">  Authorization</w:t>
            </w:r>
            <w:proofErr w:type="gramEnd"/>
            <w:r w:rsidRPr="008F00D6">
              <w:rPr>
                <w:rFonts w:eastAsia="Times New Roman" w:cs="Times New Roman"/>
                <w:sz w:val="24"/>
              </w:rPr>
              <w:t xml:space="preserve">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w:t>
            </w:r>
            <w:proofErr w:type="gramStart"/>
            <w:r w:rsidRPr="008F00D6">
              <w:rPr>
                <w:rFonts w:eastAsia="Times New Roman" w:cs="Times New Roman"/>
                <w:sz w:val="24"/>
              </w:rPr>
              <w:t>e</w:t>
            </w:r>
            <w:proofErr w:type="gramEnd"/>
            <w:r w:rsidRPr="008F00D6">
              <w:rPr>
                <w:rFonts w:eastAsia="Times New Roman" w:cs="Times New Roman"/>
                <w:sz w:val="24"/>
              </w:rPr>
              <w:t>-mail,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In step 13 </w:t>
            </w:r>
            <w:proofErr w:type="gramStart"/>
            <w:r w:rsidRPr="008F00D6">
              <w:rPr>
                <w:rFonts w:eastAsia="Times New Roman" w:cs="Times New Roman"/>
                <w:sz w:val="24"/>
              </w:rPr>
              <w:t>if  user</w:t>
            </w:r>
            <w:proofErr w:type="gramEnd"/>
            <w:r w:rsidRPr="008F00D6">
              <w:rPr>
                <w:rFonts w:eastAsia="Times New Roman" w:cs="Times New Roman"/>
                <w:sz w:val="24"/>
              </w:rPr>
              <w:t xml:space="preserve"> profile has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In step 14 </w:t>
            </w:r>
            <w:proofErr w:type="gramStart"/>
            <w:r w:rsidRPr="008F00D6">
              <w:rPr>
                <w:rFonts w:eastAsia="Times New Roman" w:cs="Times New Roman"/>
                <w:sz w:val="24"/>
              </w:rPr>
              <w:t>if  user</w:t>
            </w:r>
            <w:proofErr w:type="gramEnd"/>
            <w:r w:rsidRPr="008F00D6">
              <w:rPr>
                <w:rFonts w:eastAsia="Times New Roman" w:cs="Times New Roman"/>
                <w:sz w:val="24"/>
              </w:rPr>
              <w:t xml:space="preserve">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user </w:t>
            </w:r>
            <w:proofErr w:type="gramStart"/>
            <w:r w:rsidRPr="008F00D6">
              <w:rPr>
                <w:rFonts w:eastAsia="Times New Roman" w:cs="Times New Roman"/>
                <w:sz w:val="24"/>
              </w:rPr>
              <w:t>information  to</w:t>
            </w:r>
            <w:proofErr w:type="gramEnd"/>
            <w:r w:rsidRPr="008F00D6">
              <w:rPr>
                <w:rFonts w:eastAsia="Times New Roman" w:cs="Times New Roman"/>
                <w:sz w:val="24"/>
              </w:rPr>
              <w:t xml:space="preserve">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 xml:space="preserve">User clicks in “Open Projects” link located in top </w:t>
            </w:r>
            <w:r w:rsidRPr="008F00D6">
              <w:rPr>
                <w:rFonts w:eastAsia="Times New Roman" w:cs="Times New Roman"/>
                <w:sz w:val="24"/>
              </w:rPr>
              <w:lastRenderedPageBreak/>
              <w:t>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past projects </w:t>
            </w:r>
            <w:proofErr w:type="gramStart"/>
            <w:r w:rsidRPr="008F00D6">
              <w:rPr>
                <w:rFonts w:eastAsia="Times New Roman" w:cs="Times New Roman"/>
                <w:sz w:val="24"/>
              </w:rPr>
              <w:t>information  to</w:t>
            </w:r>
            <w:proofErr w:type="gramEnd"/>
            <w:r w:rsidRPr="008F00D6">
              <w:rPr>
                <w:rFonts w:eastAsia="Times New Roman" w:cs="Times New Roman"/>
                <w:sz w:val="24"/>
              </w:rPr>
              <w:t xml:space="preserve">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past projects </w:t>
            </w:r>
            <w:proofErr w:type="gramStart"/>
            <w:r w:rsidRPr="008F00D6">
              <w:rPr>
                <w:rFonts w:eastAsia="Times New Roman" w:cs="Times New Roman"/>
                <w:sz w:val="24"/>
              </w:rPr>
              <w:t>information  to</w:t>
            </w:r>
            <w:proofErr w:type="gramEnd"/>
            <w:r w:rsidRPr="008F00D6">
              <w:rPr>
                <w:rFonts w:eastAsia="Times New Roman" w:cs="Times New Roman"/>
                <w:sz w:val="24"/>
              </w:rPr>
              <w:t xml:space="preserve">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User enter all the information required to </w:t>
            </w:r>
            <w:proofErr w:type="gramStart"/>
            <w:r w:rsidRPr="008F00D6">
              <w:rPr>
                <w:rFonts w:cs="Times New Roman"/>
                <w:color w:val="000000"/>
                <w:sz w:val="24"/>
                <w:szCs w:val="24"/>
              </w:rPr>
              <w:t>create  a</w:t>
            </w:r>
            <w:proofErr w:type="gramEnd"/>
            <w:r w:rsidRPr="008F00D6">
              <w:rPr>
                <w:rFonts w:cs="Times New Roman"/>
                <w:color w:val="000000"/>
                <w:sz w:val="24"/>
                <w:szCs w:val="24"/>
              </w:rPr>
              <w:t xml:space="preserve">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returns the My Projects page with all the </w:t>
            </w:r>
            <w:r w:rsidRPr="008F00D6">
              <w:rPr>
                <w:rFonts w:cs="Times New Roman"/>
                <w:color w:val="000000"/>
                <w:sz w:val="24"/>
                <w:szCs w:val="24"/>
              </w:rPr>
              <w:lastRenderedPageBreak/>
              <w:t>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 xml:space="preserve">List </w:t>
            </w:r>
            <w:proofErr w:type="gramStart"/>
            <w:r w:rsidRPr="008F00D6">
              <w:rPr>
                <w:rFonts w:cs="Times New Roman"/>
                <w:sz w:val="24"/>
                <w:szCs w:val="24"/>
              </w:rPr>
              <w:t>of  projects</w:t>
            </w:r>
            <w:proofErr w:type="gramEnd"/>
            <w:r w:rsidRPr="008F00D6">
              <w:rPr>
                <w:rFonts w:cs="Times New Roman"/>
                <w:sz w:val="24"/>
                <w:szCs w:val="24"/>
              </w:rPr>
              <w:t xml:space="preserve">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lastRenderedPageBreak/>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chooses from a list of students </w:t>
            </w:r>
            <w:r w:rsidRPr="008F00D6">
              <w:rPr>
                <w:rFonts w:cs="Times New Roman"/>
                <w:sz w:val="24"/>
                <w:szCs w:val="24"/>
                <w:lang w:bidi="en-US"/>
              </w:rPr>
              <w:lastRenderedPageBreak/>
              <w:t>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 xml:space="preserve">The System sends a notification to the user </w:t>
            </w:r>
            <w:r w:rsidRPr="008F00D6">
              <w:rPr>
                <w:rFonts w:cs="Times New Roman"/>
                <w:sz w:val="24"/>
                <w:szCs w:val="24"/>
              </w:rPr>
              <w:lastRenderedPageBreak/>
              <w:t>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lastRenderedPageBreak/>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w:t>
            </w:r>
            <w:r w:rsidRPr="008F00D6">
              <w:rPr>
                <w:rFonts w:eastAsia="Times New Roman" w:cs="Times New Roman"/>
                <w:sz w:val="24"/>
              </w:rPr>
              <w:lastRenderedPageBreak/>
              <w:t>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w:t>
            </w:r>
            <w:proofErr w:type="spellStart"/>
            <w:r w:rsidRPr="008F00D6">
              <w:rPr>
                <w:rFonts w:eastAsia="Times New Roman" w:cs="Times New Roman"/>
                <w:i/>
              </w:rPr>
              <w:t>dd</w:t>
            </w:r>
            <w:proofErr w:type="spellEnd"/>
            <w:r w:rsidRPr="008F00D6">
              <w:rPr>
                <w:rFonts w:eastAsia="Times New Roman" w:cs="Times New Roman"/>
                <w:i/>
              </w:rPr>
              <w:t>/</w:t>
            </w:r>
            <w:proofErr w:type="spellStart"/>
            <w:r w:rsidRPr="008F00D6">
              <w:rPr>
                <w:rFonts w:eastAsia="Times New Roman" w:cs="Times New Roman"/>
                <w:i/>
              </w:rPr>
              <w:t>yyyy</w:t>
            </w:r>
            <w:proofErr w:type="spellEnd"/>
            <w:r w:rsidRPr="008F00D6">
              <w:rPr>
                <w:rFonts w:eastAsia="Times New Roman" w:cs="Times New Roman"/>
                <w:i/>
              </w:rPr>
              <w:t>.</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user that their profile </w:t>
            </w:r>
            <w:proofErr w:type="gramStart"/>
            <w:r w:rsidRPr="008F00D6">
              <w:rPr>
                <w:rFonts w:eastAsia="Times New Roman" w:cs="Times New Roman"/>
                <w:sz w:val="24"/>
              </w:rPr>
              <w:t>picture upload</w:t>
            </w:r>
            <w:proofErr w:type="gramEnd"/>
            <w:r w:rsidRPr="008F00D6">
              <w:rPr>
                <w:rFonts w:eastAsia="Times New Roman" w:cs="Times New Roman"/>
                <w:sz w:val="24"/>
              </w:rPr>
              <w:t xml:space="preserve">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system sends </w:t>
            </w:r>
            <w:proofErr w:type="gramStart"/>
            <w:r w:rsidRPr="008F00D6">
              <w:rPr>
                <w:rFonts w:ascii="Calibri" w:eastAsia="Times New Roman" w:hAnsi="Calibri" w:cs="Times New Roman"/>
                <w:color w:val="000000"/>
                <w:sz w:val="24"/>
                <w:szCs w:val="24"/>
              </w:rPr>
              <w:t>a requests</w:t>
            </w:r>
            <w:proofErr w:type="gramEnd"/>
            <w:r w:rsidRPr="008F00D6">
              <w:rPr>
                <w:rFonts w:ascii="Calibri" w:eastAsia="Times New Roman" w:hAnsi="Calibri" w:cs="Times New Roman"/>
                <w:color w:val="000000"/>
                <w:sz w:val="24"/>
                <w:szCs w:val="24"/>
              </w:rPr>
              <w:t xml:space="preserve">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sends </w:t>
            </w:r>
            <w:proofErr w:type="gramStart"/>
            <w:r w:rsidRPr="008F00D6">
              <w:rPr>
                <w:rFonts w:eastAsia="Times New Roman" w:cs="Times New Roman"/>
                <w:sz w:val="24"/>
                <w:szCs w:val="24"/>
              </w:rPr>
              <w:t>a requests</w:t>
            </w:r>
            <w:proofErr w:type="gramEnd"/>
            <w:r w:rsidRPr="008F00D6">
              <w:rPr>
                <w:rFonts w:eastAsia="Times New Roman" w:cs="Times New Roman"/>
                <w:sz w:val="24"/>
                <w:szCs w:val="24"/>
              </w:rPr>
              <w:t xml:space="preserve">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 xml:space="preserve">Filter through all active users to find </w:t>
            </w:r>
            <w:proofErr w:type="gramStart"/>
            <w:r w:rsidRPr="00D07BFF">
              <w:rPr>
                <w:rFonts w:eastAsia="Times New Roman" w:cs="Times New Roman"/>
                <w:sz w:val="24"/>
                <w:szCs w:val="24"/>
              </w:rPr>
              <w:t>those which</w:t>
            </w:r>
            <w:proofErr w:type="gramEnd"/>
            <w:r w:rsidRPr="00D07BFF">
              <w:rPr>
                <w:rFonts w:eastAsia="Times New Roman" w:cs="Times New Roman"/>
                <w:sz w:val="24"/>
                <w:szCs w:val="24"/>
              </w:rPr>
              <w:t xml:space="preserve">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 xml:space="preserve">The user clicks on the link in the email that he or </w:t>
            </w:r>
            <w:proofErr w:type="gramStart"/>
            <w:r>
              <w:rPr>
                <w:rFonts w:eastAsia="Times New Roman" w:cs="Times New Roman"/>
                <w:sz w:val="24"/>
                <w:szCs w:val="24"/>
              </w:rPr>
              <w:t>she  was</w:t>
            </w:r>
            <w:proofErr w:type="gramEnd"/>
            <w:r>
              <w:rPr>
                <w:rFonts w:eastAsia="Times New Roman" w:cs="Times New Roman"/>
                <w:sz w:val="24"/>
                <w:szCs w:val="24"/>
              </w:rPr>
              <w:t xml:space="preserve">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bookmarkStart w:id="118" w:name="_Toc393726788"/>
    <w:p w14:paraId="1B2A75F7" w14:textId="77777777" w:rsidR="00FF3276" w:rsidRPr="008F00D6" w:rsidRDefault="00FF327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1008" behindDoc="0" locked="0" layoutInCell="1" allowOverlap="1" wp14:anchorId="301864B5" wp14:editId="32DC36F7">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118"/>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7">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 xml:space="preserve">ases from SWPv.3 unchanged in this </w:t>
      </w:r>
      <w:proofErr w:type="gramStart"/>
      <w:r w:rsidR="006560EB" w:rsidRPr="006560EB">
        <w:rPr>
          <w:b/>
          <w:sz w:val="32"/>
        </w:rPr>
        <w:t>version:</w:t>
      </w:r>
      <w:proofErr w:type="gramEnd"/>
    </w:p>
    <w:p w14:paraId="576C3F40" w14:textId="77777777" w:rsidR="006560EB" w:rsidRPr="008F00D6" w:rsidRDefault="006560EB" w:rsidP="006560EB">
      <w:pPr>
        <w:ind w:left="720"/>
        <w:jc w:val="center"/>
      </w:pPr>
      <w:r w:rsidRPr="008F00D6">
        <w:rPr>
          <w:sz w:val="24"/>
        </w:rPr>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lastRenderedPageBreak/>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bookmarkStart w:id="119" w:name="_Toc393726789"/>
    <w:p w14:paraId="22DCB434" w14:textId="77777777" w:rsidR="00E04B8B" w:rsidRPr="008F00D6" w:rsidRDefault="00E04B8B"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3056"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119"/>
    </w:p>
    <w:p w14:paraId="07F9E25F" w14:textId="77777777" w:rsidR="00720596" w:rsidRDefault="00720596" w:rsidP="00E04B8B">
      <w:pPr>
        <w:spacing w:after="200" w:line="360" w:lineRule="auto"/>
        <w:ind w:left="720"/>
        <w:jc w:val="left"/>
      </w:pPr>
    </w:p>
    <w:p w14:paraId="186E01D3" w14:textId="77777777" w:rsidR="00720596" w:rsidRDefault="00720596" w:rsidP="00E04B8B">
      <w:pPr>
        <w:spacing w:after="200" w:line="360" w:lineRule="auto"/>
        <w:ind w:left="720"/>
        <w:jc w:val="left"/>
      </w:pPr>
      <w:r>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 xml:space="preserve">Largely unchanged from SPWv.3. Any pertinent change noted below. </w:t>
      </w:r>
      <w:proofErr w:type="gramStart"/>
      <w:r>
        <w:t>Mainly just added views for matchmaking.</w:t>
      </w:r>
      <w:proofErr w:type="gramEnd"/>
      <w:r>
        <w:t xml:space="preserve"> </w:t>
      </w:r>
      <w:proofErr w:type="gramStart"/>
      <w:r>
        <w:t>Changed/added controller and model functions.</w:t>
      </w:r>
      <w:proofErr w:type="gramEnd"/>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7">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bookmarkStart w:id="120" w:name="_Toc393726790"/>
    <w:p w14:paraId="50B79774" w14:textId="77777777" w:rsidR="00222923" w:rsidRPr="008F00D6" w:rsidRDefault="00222923" w:rsidP="00B81849">
      <w:pPr>
        <w:pStyle w:val="H2"/>
        <w:numPr>
          <w:ilvl w:val="1"/>
          <w:numId w:val="10"/>
        </w:numPr>
        <w:outlineLvl w:val="1"/>
      </w:pPr>
      <w:r w:rsidRPr="008F00D6">
        <w:rPr>
          <w:noProof/>
        </w:rPr>
        <mc:AlternateContent>
          <mc:Choice Requires="wps">
            <w:drawing>
              <wp:anchor distT="0" distB="0" distL="114300" distR="114300" simplePos="0" relativeHeight="25169510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120"/>
    </w:p>
    <w:p w14:paraId="2E3A201F" w14:textId="77777777" w:rsidR="004F33B0" w:rsidRDefault="004F33B0">
      <w:pPr>
        <w:spacing w:after="200" w:line="276" w:lineRule="auto"/>
        <w:jc w:val="left"/>
      </w:pPr>
      <w:r>
        <w:br w:type="page"/>
      </w:r>
      <w:r w:rsidR="00BC1C1B">
        <w:rPr>
          <w:noProof/>
        </w:rPr>
        <w:drawing>
          <wp:anchor distT="0" distB="0" distL="114300" distR="114300" simplePos="0" relativeHeight="251710464" behindDoc="0" locked="0" layoutInCell="1" allowOverlap="1" wp14:anchorId="7F6C5BF9" wp14:editId="7B1151B8">
            <wp:simplePos x="0" y="0"/>
            <wp:positionH relativeFrom="column">
              <wp:posOffset>-579120</wp:posOffset>
            </wp:positionH>
            <wp:positionV relativeFrom="paragraph">
              <wp:posOffset>140335</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2">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06EF1D15" w14:textId="77777777" w:rsidR="00222923" w:rsidRDefault="004F33B0" w:rsidP="00E04B8B">
      <w:pPr>
        <w:spacing w:after="200" w:line="360" w:lineRule="auto"/>
        <w:ind w:left="720"/>
        <w:jc w:val="left"/>
      </w:pPr>
      <w:r>
        <w:lastRenderedPageBreak/>
        <w:t>SPW4_101 is the similar to SPW3_205 from SPW3 document</w:t>
      </w:r>
      <w:r w:rsidR="00FE2766">
        <w:t xml:space="preserve"> (changed only on boundary)</w:t>
      </w:r>
    </w:p>
    <w:p w14:paraId="1E3B5D9D" w14:textId="77777777"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3">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bookmarkStart w:id="121" w:name="_Toc393726791"/>
    <w:p w14:paraId="200D56EB" w14:textId="77777777" w:rsidR="00FE2766" w:rsidRPr="008F00D6" w:rsidRDefault="00FE276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8176"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121"/>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bookmarkStart w:id="122" w:name="_Toc393726792"/>
    <w:p w14:paraId="310107B5" w14:textId="77777777" w:rsidR="00AC393C" w:rsidRPr="008F00D6" w:rsidRDefault="00AC393C" w:rsidP="00B81849">
      <w:pPr>
        <w:pStyle w:val="H2"/>
        <w:numPr>
          <w:ilvl w:val="1"/>
          <w:numId w:val="10"/>
        </w:numPr>
      </w:pPr>
      <w:r w:rsidRPr="008F00D6">
        <w:rPr>
          <w:noProof/>
        </w:rPr>
        <w:lastRenderedPageBreak/>
        <mc:AlternateContent>
          <mc:Choice Requires="wps">
            <w:drawing>
              <wp:anchor distT="0" distB="0" distL="114300" distR="114300" simplePos="0" relativeHeight="25170022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122"/>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t>
      </w:r>
      <w:proofErr w:type="gramStart"/>
      <w:r>
        <w:rPr>
          <w:rFonts w:eastAsia="Times New Roman" w:cs="Times New Roman"/>
          <w:sz w:val="24"/>
          <w:szCs w:val="24"/>
        </w:rPr>
        <w:t>week by week</w:t>
      </w:r>
      <w:proofErr w:type="gramEnd"/>
      <w:r>
        <w:rPr>
          <w:rFonts w:eastAsia="Times New Roman" w:cs="Times New Roman"/>
          <w:sz w:val="24"/>
          <w:szCs w:val="24"/>
        </w:rPr>
        <w:t xml:space="preserve">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bookmarkStart w:id="123" w:name="_Toc393726793"/>
    <w:p w14:paraId="7937DF73" w14:textId="77777777" w:rsidR="00E241C3" w:rsidRPr="008F00D6" w:rsidRDefault="00E241C3" w:rsidP="00B81849">
      <w:pPr>
        <w:pStyle w:val="H1"/>
        <w:numPr>
          <w:ilvl w:val="0"/>
          <w:numId w:val="23"/>
        </w:numPr>
      </w:pPr>
      <w:r w:rsidRPr="008F00D6">
        <w:rPr>
          <w:noProof/>
        </w:rPr>
        <w:lastRenderedPageBreak/>
        <mc:AlternateContent>
          <mc:Choice Requires="wpg">
            <w:drawing>
              <wp:anchor distT="0" distB="0" distL="114300" distR="114300" simplePos="0" relativeHeight="251702272"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55" o:spid="_x0000_s1042" style="position:absolute;left:0;text-align:left;margin-left:2.65pt;margin-top:-8.75pt;width:455.25pt;height:68.25pt;z-index:-251614208;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">
                <v:shape id="Text Box 2" o:spid="_x0000_s1043"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CtexAAA&#10;ANwAAAAPAAAAZHJzL2Rvd25yZXYueG1sRI/LasMwEEX3gf6DmEJ3sZyUmOJaCaEQKMWL5rHocrCm&#10;lmNr5FqK4/x9VCh0ebmPwy02k+3ESINvHCtYJCkI4srphmsFp+Nu/gLCB2SNnWNScCMPm/XDrMBc&#10;uyvvaTyEWsQR9jkqMCH0uZS+MmTRJ64njt63GyyGKIda6gGvcdx2cpmmmbTYcCQY7OnNUNUeLjZC&#10;Sl9d9u7nvChb+WXaDFef5kOpp8dp+woi0BT+w3/td63geZXB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bDgrXsQAAADcAAAADwAAAAAAAAAAAAAAAACXAgAAZHJzL2Rv&#10;d25yZXYueG1sUEsFBgAAAAAEAAQA9QAAAIgDAAAAAA==&#10;" stroked="f">
                  <v:textbox style="mso-fit-shape-to-text:t">
                    <w:txbxContent>
                      <w:p w14:paraId="34881E0F"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jW&#10;593CAAAA3AAAAA8AAABkcnMvZG93bnJldi54bWxET7tuwjAU3Sv1H6xbiaUCB9pGKGAQDxXBWMjC&#10;dokvSUR8HcUmCX+PB6SOR+c9X/amEi01rrSsYDyKQBBnVpecK0hPv8MpCOeRNVaWScGDHCwX729z&#10;TLTt+I/ao89FCGGXoILC+zqR0mUFGXQjWxMH7mobgz7AJpe6wS6Em0pOoiiWBksODQXWtCkoux3v&#10;RoHtP1N/fhyml0k8jra3tc127lupwUe/moHw1Pt/8cu91wq+fsLacCYcAbl4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o1ufdwgAAANwAAAAPAAAAAAAAAAAAAAAAAJwCAABk&#10;cnMvZG93bnJldi54bWxQSwUGAAAAAAQABAD3AAAAiwMAAAAA&#10;">
                  <v:imagedata r:id="rId81" o:title=""/>
                  <v:path arrowok="t"/>
                </v:shape>
                <w10:wrap type="tight"/>
              </v:group>
            </w:pict>
          </mc:Fallback>
        </mc:AlternateContent>
      </w:r>
      <w:r w:rsidRPr="008F00D6">
        <w:t>Glossary</w:t>
      </w:r>
      <w:bookmarkEnd w:id="123"/>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4" w:name="_Toc393718987"/>
      <w:bookmarkStart w:id="125"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24"/>
      <w:bookmarkEnd w:id="125"/>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6" w:name="_Toc393718988"/>
      <w:bookmarkStart w:id="127"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26"/>
      <w:bookmarkEnd w:id="127"/>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8" w:name="_Toc393718989"/>
      <w:bookmarkStart w:id="129"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28"/>
      <w:bookmarkEnd w:id="129"/>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0" w:name="_Toc393718990"/>
      <w:bookmarkStart w:id="131"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30"/>
      <w:bookmarkEnd w:id="131"/>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2" w:name="_Toc393718991"/>
      <w:bookmarkStart w:id="133"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32"/>
      <w:bookmarkEnd w:id="133"/>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4" w:name="_Toc393718992"/>
      <w:bookmarkStart w:id="135"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34"/>
      <w:bookmarkEnd w:id="135"/>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6" w:name="_Toc393718993"/>
      <w:bookmarkStart w:id="137"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36"/>
      <w:bookmarkEnd w:id="137"/>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8" w:name="_Toc393718994"/>
      <w:bookmarkStart w:id="139"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38"/>
      <w:bookmarkEnd w:id="139"/>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40" w:name="_Toc393718995"/>
      <w:bookmarkStart w:id="141"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40"/>
      <w:bookmarkEnd w:id="141"/>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bookmarkStart w:id="142" w:name="_Toc393726803"/>
    <w:p w14:paraId="5F75166F" w14:textId="77777777" w:rsidR="00E241C3" w:rsidRPr="008F00D6" w:rsidRDefault="00E241C3" w:rsidP="00B81849">
      <w:pPr>
        <w:pStyle w:val="H1"/>
        <w:numPr>
          <w:ilvl w:val="0"/>
          <w:numId w:val="22"/>
        </w:numPr>
      </w:pPr>
      <w:r w:rsidRPr="008F00D6">
        <w:rPr>
          <w:noProof/>
        </w:rPr>
        <w:lastRenderedPageBreak/>
        <mc:AlternateContent>
          <mc:Choice Requires="wpg">
            <w:drawing>
              <wp:anchor distT="0" distB="0" distL="114300" distR="114300" simplePos="0" relativeHeight="25170432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2" o:spid="_x0000_s1046" style="position:absolute;left:0;text-align:left;margin-left:2.65pt;margin-top:-8.75pt;width:455.25pt;height:68.25pt;z-index:-251612160;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">
                <v:shape id="Text Box 2" o:spid="_x0000_s1047"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zArcwwAA&#10;ANsAAAAPAAAAZHJzL2Rvd25yZXYueG1sRI/NasJAFIX3Bd9huIK7ZmJLQ4kZRYRCKVk02oXLS+aa&#10;icncSTOjxrfvFApdHs7Pxyk2k+3FlUbfOlawTFIQxLXTLTcKvg5vj68gfEDW2DsmBXfysFnPHgrM&#10;tbtxRdd9aEQcYZ+jAhPCkEvpa0MWfeIG4uid3GgxRDk2Uo94i+O2l09pmkmLLUeCwYF2hupuf7ER&#10;Uvr6Urnv87Ls5NF0Gb58mg+lFvNpuwIRaAr/4b/2u1aQPcPvl/gD5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zArcwwAAANsAAAAPAAAAAAAAAAAAAAAAAJcCAABkcnMvZG93&#10;bnJldi54bWxQSwUGAAAAAAQABAD1AAAAhwMAAAAA&#10;" stroked="f">
                  <v:textbox style="mso-fit-shape-to-text:t">
                    <w:txbxContent>
                      <w:p w14:paraId="4BD6D0FC"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10;fDLGAAAA3AAAAA8AAABkcnMvZG93bnJldi54bWxEj81rwkAUxO9C/4flCb2IbhJqKqmr9IMWPWq9&#10;eHvNPpNg9m3IbvPx33cLgsdhZn7DrLeDqUVHrassK4gXEQji3OqKCwWn78/5CoTzyBpry6RgJAfb&#10;zcNkjZm2PR+oO/pCBAi7DBWU3jeZlC4vyaBb2IY4eBfbGvRBtoXULfYBbmqZRFEqDVYcFkps6L2k&#10;/Hr8NQrsMDv587hf/SRpHH1c32z+5Z6UepwOry8gPA3+Hr61d1pBsnyG/zPhCMjN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76h8MsYAAADcAAAADwAAAAAAAAAAAAAAAACc&#10;AgAAZHJzL2Rvd25yZXYueG1sUEsFBgAAAAAEAAQA9wAAAI8DAAAAAA==&#10;">
                  <v:imagedata r:id="rId82" o:title=""/>
                  <v:path arrowok="t"/>
                </v:shape>
                <w10:wrap type="tight"/>
              </v:group>
            </w:pict>
          </mc:Fallback>
        </mc:AlternateContent>
      </w:r>
      <w:r w:rsidRPr="008F00D6">
        <w:t>References</w:t>
      </w:r>
      <w:bookmarkEnd w:id="142"/>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6" w:author="Masoud Sadjadi" w:date="2015-02-23T10:58:00Z" w:initials="MS">
    <w:p w14:paraId="1209C039" w14:textId="58869D3F" w:rsidR="008E3B9D" w:rsidRDefault="008E3B9D">
      <w:pPr>
        <w:pStyle w:val="CommentText"/>
      </w:pPr>
      <w:r>
        <w:rPr>
          <w:rStyle w:val="CommentReference"/>
        </w:rPr>
        <w:annotationRef/>
      </w:r>
      <w:r>
        <w:t>This is not related to Impersonating a user!!!</w:t>
      </w:r>
      <w:bookmarkStart w:id="117" w:name="_GoBack"/>
      <w:bookmarkEnd w:id="117"/>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51CE61" w14:textId="77777777" w:rsidR="00867064" w:rsidRDefault="00867064" w:rsidP="00B80CBB">
      <w:pPr>
        <w:spacing w:after="0" w:line="240" w:lineRule="auto"/>
      </w:pPr>
      <w:r>
        <w:separator/>
      </w:r>
    </w:p>
  </w:endnote>
  <w:endnote w:type="continuationSeparator" w:id="0">
    <w:p w14:paraId="69A115F9" w14:textId="77777777" w:rsidR="00867064" w:rsidRDefault="00867064"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altName w:val="?l?r ??_f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Georgia">
    <w:panose1 w:val="02040502050405020303"/>
    <w:charset w:val="00"/>
    <w:family w:val="auto"/>
    <w:pitch w:val="variable"/>
    <w:sig w:usb0="00000003" w:usb1="00000000" w:usb2="00000000" w:usb3="00000000" w:csb0="00000001" w:csb1="00000000"/>
  </w:font>
  <w:font w:name="Gabriola">
    <w:panose1 w:val="04040605051002020D02"/>
    <w:charset w:val="00"/>
    <w:family w:val="auto"/>
    <w:pitch w:val="variable"/>
    <w:sig w:usb0="E00002EF" w:usb1="50002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1FD8" w14:textId="77777777" w:rsidR="002F39E4" w:rsidRDefault="002F39E4">
    <w:pPr>
      <w:pStyle w:val="Footer"/>
    </w:pPr>
    <w:r>
      <w:rPr>
        <w:rFonts w:cs="Times New Roman"/>
        <w:sz w:val="20"/>
        <w:szCs w:val="20"/>
      </w:rPr>
      <w:t>Requirements Document</w:t>
    </w:r>
    <w:r w:rsidR="00B97A52">
      <w:rPr>
        <w:rFonts w:cs="Times New Roman"/>
        <w:sz w:val="20"/>
        <w:szCs w:val="20"/>
      </w:rPr>
      <w:t xml:space="preserve">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8E3B9D">
      <w:rPr>
        <w:rFonts w:cs="Times New Roman"/>
        <w:noProof/>
        <w:sz w:val="20"/>
        <w:szCs w:val="20"/>
      </w:rPr>
      <w:t>67</w:t>
    </w:r>
    <w:r w:rsidRPr="00E61FF3">
      <w:rPr>
        <w:rFonts w:cs="Times New Roman"/>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0DAF1D" w14:textId="77777777" w:rsidR="00867064" w:rsidRDefault="00867064" w:rsidP="00B80CBB">
      <w:pPr>
        <w:spacing w:after="0" w:line="240" w:lineRule="auto"/>
      </w:pPr>
      <w:r>
        <w:separator/>
      </w:r>
    </w:p>
  </w:footnote>
  <w:footnote w:type="continuationSeparator" w:id="0">
    <w:p w14:paraId="700793F5" w14:textId="77777777" w:rsidR="00867064" w:rsidRDefault="00867064" w:rsidP="00B80CB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6">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39">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8">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1">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4">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8">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0"/>
  </w:num>
  <w:num w:numId="3">
    <w:abstractNumId w:val="10"/>
  </w:num>
  <w:num w:numId="4">
    <w:abstractNumId w:val="55"/>
  </w:num>
  <w:num w:numId="5">
    <w:abstractNumId w:val="14"/>
  </w:num>
  <w:num w:numId="6">
    <w:abstractNumId w:val="5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13"/>
  </w:num>
  <w:num w:numId="9">
    <w:abstractNumId w:val="26"/>
  </w:num>
  <w:num w:numId="10">
    <w:abstractNumId w:val="38"/>
  </w:num>
  <w:num w:numId="11">
    <w:abstractNumId w:val="21"/>
  </w:num>
  <w:num w:numId="12">
    <w:abstractNumId w:val="34"/>
  </w:num>
  <w:num w:numId="13">
    <w:abstractNumId w:val="3"/>
  </w:num>
  <w:num w:numId="14">
    <w:abstractNumId w:val="42"/>
  </w:num>
  <w:num w:numId="15">
    <w:abstractNumId w:val="12"/>
  </w:num>
  <w:num w:numId="16">
    <w:abstractNumId w:val="1"/>
  </w:num>
  <w:num w:numId="17">
    <w:abstractNumId w:val="44"/>
  </w:num>
  <w:num w:numId="18">
    <w:abstractNumId w:val="35"/>
  </w:num>
  <w:num w:numId="19">
    <w:abstractNumId w:val="58"/>
  </w:num>
  <w:num w:numId="20">
    <w:abstractNumId w:val="28"/>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num>
  <w:num w:numId="23">
    <w:abstractNumId w:val="18"/>
  </w:num>
  <w:num w:numId="24">
    <w:abstractNumId w:val="11"/>
  </w:num>
  <w:num w:numId="25">
    <w:abstractNumId w:val="39"/>
  </w:num>
  <w:num w:numId="26">
    <w:abstractNumId w:val="30"/>
  </w:num>
  <w:num w:numId="27">
    <w:abstractNumId w:val="43"/>
  </w:num>
  <w:num w:numId="28">
    <w:abstractNumId w:val="57"/>
  </w:num>
  <w:num w:numId="29">
    <w:abstractNumId w:val="22"/>
  </w:num>
  <w:num w:numId="30">
    <w:abstractNumId w:val="7"/>
  </w:num>
  <w:num w:numId="31">
    <w:abstractNumId w:val="33"/>
  </w:num>
  <w:num w:numId="32">
    <w:abstractNumId w:val="47"/>
  </w:num>
  <w:num w:numId="33">
    <w:abstractNumId w:val="53"/>
  </w:num>
  <w:num w:numId="34">
    <w:abstractNumId w:val="24"/>
  </w:num>
  <w:num w:numId="35">
    <w:abstractNumId w:val="25"/>
  </w:num>
  <w:num w:numId="36">
    <w:abstractNumId w:val="0"/>
  </w:num>
  <w:num w:numId="37">
    <w:abstractNumId w:val="17"/>
  </w:num>
  <w:num w:numId="38">
    <w:abstractNumId w:val="2"/>
  </w:num>
  <w:num w:numId="39">
    <w:abstractNumId w:val="8"/>
  </w:num>
  <w:num w:numId="40">
    <w:abstractNumId w:val="1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48"/>
  </w:num>
  <w:num w:numId="47">
    <w:abstractNumId w:val="15"/>
  </w:num>
  <w:num w:numId="48">
    <w:abstractNumId w:val="5"/>
  </w:num>
  <w:num w:numId="49">
    <w:abstractNumId w:val="45"/>
  </w:num>
  <w:num w:numId="50">
    <w:abstractNumId w:val="6"/>
  </w:num>
  <w:num w:numId="51">
    <w:abstractNumId w:val="29"/>
  </w:num>
  <w:num w:numId="52">
    <w:abstractNumId w:val="51"/>
  </w:num>
  <w:num w:numId="53">
    <w:abstractNumId w:val="56"/>
  </w:num>
  <w:num w:numId="54">
    <w:abstractNumId w:val="9"/>
  </w:num>
  <w:num w:numId="55">
    <w:abstractNumId w:val="27"/>
  </w:num>
  <w:num w:numId="56">
    <w:abstractNumId w:val="32"/>
  </w:num>
  <w:num w:numId="57">
    <w:abstractNumId w:val="4"/>
  </w:num>
  <w:num w:numId="58">
    <w:abstractNumId w:val="37"/>
  </w:num>
  <w:num w:numId="59">
    <w:abstractNumId w:val="46"/>
  </w:num>
  <w:num w:numId="60">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569E"/>
    <w:rsid w:val="0018548F"/>
    <w:rsid w:val="00222923"/>
    <w:rsid w:val="002272B4"/>
    <w:rsid w:val="002F39E4"/>
    <w:rsid w:val="0040780A"/>
    <w:rsid w:val="00452A67"/>
    <w:rsid w:val="00494D89"/>
    <w:rsid w:val="004A7470"/>
    <w:rsid w:val="004E6B41"/>
    <w:rsid w:val="004F33B0"/>
    <w:rsid w:val="00513446"/>
    <w:rsid w:val="0058436E"/>
    <w:rsid w:val="0059207C"/>
    <w:rsid w:val="00607FC9"/>
    <w:rsid w:val="006560EB"/>
    <w:rsid w:val="0068006D"/>
    <w:rsid w:val="00711F32"/>
    <w:rsid w:val="00720596"/>
    <w:rsid w:val="007A1836"/>
    <w:rsid w:val="007C2BA9"/>
    <w:rsid w:val="007E29FA"/>
    <w:rsid w:val="00867064"/>
    <w:rsid w:val="008E1B47"/>
    <w:rsid w:val="008E3B9D"/>
    <w:rsid w:val="008E6A85"/>
    <w:rsid w:val="00900A1E"/>
    <w:rsid w:val="009A7C80"/>
    <w:rsid w:val="009E5339"/>
    <w:rsid w:val="00A46B94"/>
    <w:rsid w:val="00A52FD6"/>
    <w:rsid w:val="00AC393C"/>
    <w:rsid w:val="00B423FF"/>
    <w:rsid w:val="00B80CBB"/>
    <w:rsid w:val="00B81849"/>
    <w:rsid w:val="00B97A52"/>
    <w:rsid w:val="00BC1C1B"/>
    <w:rsid w:val="00C4232D"/>
    <w:rsid w:val="00C60D2C"/>
    <w:rsid w:val="00C77142"/>
    <w:rsid w:val="00CB2CFC"/>
    <w:rsid w:val="00CF1C0F"/>
    <w:rsid w:val="00CF2B7D"/>
    <w:rsid w:val="00CF6612"/>
    <w:rsid w:val="00D32579"/>
    <w:rsid w:val="00D614BF"/>
    <w:rsid w:val="00D624C4"/>
    <w:rsid w:val="00DF1558"/>
    <w:rsid w:val="00E04B8B"/>
    <w:rsid w:val="00E241C3"/>
    <w:rsid w:val="00E6412F"/>
    <w:rsid w:val="00ED4F4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8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comments" Target="comments.xml"/><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emf"/><Relationship Id="rId54" Type="http://schemas.openxmlformats.org/officeDocument/2006/relationships/image" Target="media/image44.emf"/><Relationship Id="rId55" Type="http://schemas.openxmlformats.org/officeDocument/2006/relationships/image" Target="media/image45.emf"/><Relationship Id="rId56" Type="http://schemas.openxmlformats.org/officeDocument/2006/relationships/image" Target="media/image46.emf"/><Relationship Id="rId57" Type="http://schemas.openxmlformats.org/officeDocument/2006/relationships/image" Target="media/image47.emf"/><Relationship Id="rId58" Type="http://schemas.openxmlformats.org/officeDocument/2006/relationships/image" Target="media/image48.emf"/><Relationship Id="rId59" Type="http://schemas.openxmlformats.org/officeDocument/2006/relationships/image" Target="media/image49.pn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emf"/><Relationship Id="rId37" Type="http://schemas.openxmlformats.org/officeDocument/2006/relationships/image" Target="media/image27.emf"/><Relationship Id="rId38" Type="http://schemas.openxmlformats.org/officeDocument/2006/relationships/image" Target="media/image28.jpeg"/><Relationship Id="rId39" Type="http://schemas.openxmlformats.org/officeDocument/2006/relationships/image" Target="media/image29.jpe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footer" Target="footer1.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60.emf"/><Relationship Id="rId71" Type="http://schemas.openxmlformats.org/officeDocument/2006/relationships/image" Target="media/image61.png"/><Relationship Id="rId72" Type="http://schemas.openxmlformats.org/officeDocument/2006/relationships/image" Target="media/image62.png"/><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emf"/><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0D906AC6-C041-984E-8634-55BE1BE90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115</Pages>
  <Words>11622</Words>
  <Characters>66251</Characters>
  <Application>Microsoft Macintosh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Masoud Sadjadi</cp:lastModifiedBy>
  <cp:revision>5</cp:revision>
  <dcterms:created xsi:type="dcterms:W3CDTF">2015-02-02T17:25:00Z</dcterms:created>
  <dcterms:modified xsi:type="dcterms:W3CDTF">2015-02-23T16:06:00Z</dcterms:modified>
</cp:coreProperties>
</file>