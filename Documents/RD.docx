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 xml:space="preserve">Professor </w:t>
      </w:r>
      <w:proofErr w:type="spellStart"/>
      <w:r w:rsidRPr="00CF6612">
        <w:rPr>
          <w:rFonts w:ascii="Times New Roman" w:eastAsia="Times New Roman" w:hAnsi="Times New Roman" w:cs="Times New Roman"/>
          <w:sz w:val="28"/>
          <w:szCs w:val="28"/>
        </w:rPr>
        <w:t>Masoud</w:t>
      </w:r>
      <w:proofErr w:type="spellEnd"/>
      <w:r w:rsidRPr="00CF6612">
        <w:rPr>
          <w:rFonts w:ascii="Times New Roman" w:eastAsia="Times New Roman" w:hAnsi="Times New Roman" w:cs="Times New Roman"/>
          <w:sz w:val="28"/>
          <w:szCs w:val="28"/>
        </w:rPr>
        <w:t xml:space="preserve"> </w:t>
      </w:r>
      <w:proofErr w:type="spellStart"/>
      <w:r w:rsidRPr="00CF6612">
        <w:rPr>
          <w:rFonts w:ascii="Times New Roman" w:eastAsia="Times New Roman" w:hAnsi="Times New Roman" w:cs="Times New Roman"/>
          <w:sz w:val="28"/>
          <w:szCs w:val="28"/>
        </w:rPr>
        <w:t>Sadjadi</w:t>
      </w:r>
      <w:proofErr w:type="spellEnd"/>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 xml:space="preserve">Jacek </w:t>
      </w:r>
      <w:proofErr w:type="spellStart"/>
      <w:r w:rsidRPr="00CF6612">
        <w:rPr>
          <w:rFonts w:ascii="Times New Roman" w:eastAsia="Times New Roman" w:hAnsi="Times New Roman" w:cs="Times New Roman"/>
          <w:sz w:val="24"/>
          <w:szCs w:val="24"/>
        </w:rPr>
        <w:t>Kopczynski</w:t>
      </w:r>
      <w:proofErr w:type="spellEnd"/>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proofErr w:type="spellStart"/>
      <w:ins w:id="1" w:author="yamel peraza" w:date="2015-02-25T18:07:00Z">
        <w:r>
          <w:rPr>
            <w:rFonts w:ascii="Times New Roman" w:eastAsia="Times New Roman" w:hAnsi="Times New Roman" w:cs="Times New Roman"/>
            <w:sz w:val="24"/>
            <w:szCs w:val="24"/>
          </w:rPr>
          <w:t>Yamel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Peraza</w:t>
        </w:r>
      </w:ins>
      <w:proofErr w:type="spellEnd"/>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5440"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6464"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273E04" w:rsidRPr="00C70986" w:rsidRDefault="00273E04"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9pt;margin-top:-4.45pt;width:455.25pt;height:68.25pt;z-index:-25167001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273E04" w:rsidRPr="00C70986" w:rsidRDefault="00273E04"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273E04">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273E04">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273E04">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273E04">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273E04">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273E04"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273E04">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273E04">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273E04">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273E04">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273E04">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273E04">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273E04">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273E04">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273E04">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273E04">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273E04">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273E04">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273E04">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273E04">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273E04">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273E04">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273E04">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273E04">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273E04">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273E04">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273E04">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bookmarkStart w:id="6" w:name="_Toc393726749"/>
    <w:p w14:paraId="55DB2117" w14:textId="77777777" w:rsidR="00C77142" w:rsidRPr="00265D9C" w:rsidRDefault="00C77142" w:rsidP="00C77142">
      <w:pPr>
        <w:pStyle w:val="H1"/>
      </w:pPr>
      <w:r w:rsidRPr="00265D9C">
        <w:rPr>
          <w:noProof/>
        </w:rPr>
        <w:lastRenderedPageBreak/>
        <mc:AlternateContent>
          <mc:Choice Requires="wpg">
            <w:drawing>
              <wp:anchor distT="0" distB="0" distL="114300" distR="114300" simplePos="0" relativeHeight="251647488"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6804FF3" id="Group 8" o:spid="_x0000_s1026" style="position:absolute;margin-left:2.8pt;margin-top:-8.45pt;width:455.25pt;height:62.25pt;z-index:-2516689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2"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bookmarkStart w:id="8" w:name="_Toc374274963"/>
    <w:bookmarkStart w:id="9" w:name="_Toc393726750"/>
    <w:p w14:paraId="31FB81BF" w14:textId="77777777"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4953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9F4F684" id="Straight Connector 1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10" w:name="_Toc393726751"/>
    <w:p w14:paraId="3BFF01C7" w14:textId="77777777"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51584"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A48A0" id="Straight Connector 4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52608"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E03C90" id="Straight Connector 16"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3632"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DE7B5DD" id="Straight Connector 17"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 xml:space="preserve">Is the main figurehead of the document wherein discussion of the requirements as well as analysis of them is greatly </w:t>
      </w:r>
      <w:proofErr w:type="gramStart"/>
      <w:r w:rsidR="00CF2B7D">
        <w:rPr>
          <w:rFonts w:eastAsia="Times New Roman" w:cs="Times New Roman"/>
          <w:sz w:val="24"/>
          <w:szCs w:val="24"/>
        </w:rPr>
        <w:t>explore</w:t>
      </w:r>
      <w:proofErr w:type="gramEnd"/>
      <w:r w:rsidR="00CF2B7D">
        <w:rPr>
          <w:rFonts w:eastAsia="Times New Roman" w:cs="Times New Roman"/>
          <w:sz w:val="24"/>
          <w:szCs w:val="24"/>
        </w:rPr>
        <w:t>,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5680"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8pt;width:455.25pt;height:68.25pt;z-index:-2516608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2"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670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2"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bookmarkStart w:id="49" w:name="_Toc374274977"/>
    <w:bookmarkStart w:id="50" w:name="_Toc378930290"/>
    <w:bookmarkStart w:id="51" w:name="_Toc393726767"/>
    <w:p w14:paraId="6FAD37A7" w14:textId="77777777"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5772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011915D" id="Straight Connector 29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bookmarkStart w:id="52" w:name="_Toc374274980"/>
    <w:bookmarkStart w:id="53" w:name="_Toc393726768"/>
    <w:p w14:paraId="53DD1C48" w14:textId="77777777"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5875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FCC24D" id="Straight Connector 29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4" w:name="_Toc393726769"/>
    <w:p w14:paraId="711C85F8" w14:textId="77777777"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5977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9573D3D" id="Straight Connector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6080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273E04" w:rsidRPr="00C70986" w:rsidRDefault="00273E04"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4pt;width:455.25pt;height:62.25pt;z-index:-25165568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273E04" w:rsidRPr="00C70986" w:rsidRDefault="00273E04"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2"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6" w:name="_Toc393726771"/>
    <w:p w14:paraId="1CDA10FB" w14:textId="77777777"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0016"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B390C77" id="Straight Connector 2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proofErr w:type="gramStart"/>
      <w:r>
        <w:t>Taken from SPWv.3 requirements document 4.1</w:t>
      </w:r>
      <w:r w:rsidR="009E5339">
        <w:t>.</w:t>
      </w:r>
      <w:proofErr w:type="gramEnd"/>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bookmarkStart w:id="57" w:name="_Toc393726772"/>
    <w:p w14:paraId="1E88A1E7" w14:textId="77777777"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671040"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E559A3" id="Straight Connector 4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 xml:space="preserve">A student is told that SPWv5.  has a new feature that allows student to create and submit customizable </w:t>
        </w:r>
        <w:proofErr w:type="spellStart"/>
        <w:r>
          <w:t>vms</w:t>
        </w:r>
        <w:proofErr w:type="spellEnd"/>
        <w:r>
          <w:t xml:space="preserve"> and that feature is located in VM – Request page, but will  not be available to students until choose a project deadline is over. Since the student has access to the website he wants to look for the page manually and adds to the </w:t>
        </w:r>
        <w:proofErr w:type="spellStart"/>
        <w:r>
          <w:t>url</w:t>
        </w:r>
        <w:proofErr w:type="spellEnd"/>
        <w:r>
          <w:t xml:space="preserve">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w:t>
        </w:r>
        <w:proofErr w:type="spellStart"/>
        <w:r>
          <w:t>vm</w:t>
        </w:r>
        <w:proofErr w:type="spellEnd"/>
        <w:r>
          <w:t xml:space="preserve"> request.  Once the student is in VM – Request page they are allow </w:t>
        </w:r>
        <w:proofErr w:type="gramStart"/>
        <w:r>
          <w:t>to customize</w:t>
        </w:r>
        <w:proofErr w:type="gramEnd"/>
        <w:r>
          <w:t xml:space="preserve"> their </w:t>
        </w:r>
        <w:proofErr w:type="spellStart"/>
        <w:r>
          <w:t>vms</w:t>
        </w:r>
        <w:proofErr w:type="spellEnd"/>
        <w:r>
          <w:t xml:space="preserve"> settings by selecting the name of the image, RAM, Storage and the number of </w:t>
        </w:r>
        <w:proofErr w:type="spellStart"/>
        <w:r>
          <w:t>vms</w:t>
        </w:r>
        <w:proofErr w:type="spellEnd"/>
        <w:r>
          <w:t xml:space="preserve"> needed. If additional </w:t>
        </w:r>
        <w:proofErr w:type="spellStart"/>
        <w:r>
          <w:t>vms</w:t>
        </w:r>
        <w:proofErr w:type="spellEnd"/>
        <w:r>
          <w:t xml:space="preserve"> are needed with different settings, the student is able to add a new request by clicking on Add </w:t>
        </w:r>
        <w:proofErr w:type="gramStart"/>
        <w:r>
          <w:t>Another</w:t>
        </w:r>
        <w:proofErr w:type="gramEnd"/>
        <w:r>
          <w:t xml:space="preserve"> Request button and the system adds a new table row with new settings to select from. Once the student finished selecting the </w:t>
        </w:r>
        <w:proofErr w:type="spellStart"/>
        <w:r>
          <w:t>vms</w:t>
        </w:r>
        <w:proofErr w:type="spellEnd"/>
        <w:r>
          <w:t xml:space="preserve">, he clicks on Submit button and the system processes the </w:t>
        </w:r>
        <w:proofErr w:type="spellStart"/>
        <w:r>
          <w:t>vm</w:t>
        </w:r>
        <w:proofErr w:type="spellEnd"/>
        <w:r>
          <w:t xml:space="preserve">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xml:space="preserve">, </w:t>
      </w:r>
      <w:proofErr w:type="spellStart"/>
      <w:r w:rsidR="00D624C4">
        <w:t>Masoud</w:t>
      </w:r>
      <w:proofErr w:type="spellEnd"/>
      <w:r w:rsidR="00D624C4">
        <w:t>,</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w:t>
      </w:r>
      <w:proofErr w:type="gramStart"/>
      <w:r>
        <w:t>clicks  “</w:t>
      </w:r>
      <w:proofErr w:type="gramEnd"/>
      <w:r>
        <w:t xml:space="preserve">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 xml:space="preserve">The controller then takes a Boolean from the prior action (auto). It prepares the projects and students from the match model which holds the database data relevant to matchmaking. Now from auto the sequence splits into two paths which </w:t>
      </w:r>
      <w:proofErr w:type="spellStart"/>
      <w:proofErr w:type="gramStart"/>
      <w:r>
        <w:rPr>
          <w:b w:val="0"/>
          <w:spacing w:val="0"/>
          <w:sz w:val="22"/>
        </w:rPr>
        <w:t>reconverges</w:t>
      </w:r>
      <w:proofErr w:type="spellEnd"/>
      <w:proofErr w:type="gramEnd"/>
      <w:r>
        <w:rPr>
          <w:b w:val="0"/>
          <w:spacing w:val="0"/>
          <w:sz w:val="22"/>
        </w:rPr>
        <w:t xml:space="preserve">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bookmarkStart w:id="81" w:name="_Toc393726786"/>
    <w:p w14:paraId="7A879D55" w14:textId="77777777" w:rsidR="009E5339" w:rsidRPr="008F00D6" w:rsidRDefault="009E5339" w:rsidP="009E5339">
      <w:pPr>
        <w:pStyle w:val="H1"/>
      </w:pPr>
      <w:r w:rsidRPr="008F00D6">
        <w:rPr>
          <w:noProof/>
        </w:rPr>
        <w:lastRenderedPageBreak/>
        <mc:AlternateContent>
          <mc:Choice Requires="wpg">
            <w:drawing>
              <wp:anchor distT="0" distB="0" distL="114300" distR="114300" simplePos="0" relativeHeight="251661824"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B063673" id="Group 30" o:spid="_x0000_s1026" style="position:absolute;margin-left:2.8pt;margin-top:-8.45pt;width:455.25pt;height:62.25pt;z-index:-25165465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2"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848"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8471C3" id="Straight Connector 3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 xml:space="preserve">Head Professor </w:t>
              </w:r>
              <w:proofErr w:type="gramStart"/>
              <w:r>
                <w:rPr>
                  <w:rFonts w:ascii="Times New Roman" w:hAnsi="Times New Roman" w:cs="Times New Roman"/>
                </w:rPr>
                <w:t>clicks</w:t>
              </w:r>
              <w:proofErr w:type="gramEnd"/>
              <w:r>
                <w:rPr>
                  <w:rFonts w:ascii="Times New Roman" w:hAnsi="Times New Roman" w:cs="Times New Roman"/>
                </w:rPr>
                <w:t xml:space="preserve">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 xml:space="preserve">Head Professor selects one of the users and clicks on “Act </w:t>
              </w:r>
              <w:proofErr w:type="gramStart"/>
              <w:r>
                <w:rPr>
                  <w:rFonts w:ascii="Times New Roman" w:hAnsi="Times New Roman" w:cs="Times New Roman"/>
                </w:rPr>
                <w:t>As</w:t>
              </w:r>
              <w:proofErr w:type="gramEnd"/>
              <w:r>
                <w:rPr>
                  <w:rFonts w:ascii="Times New Roman" w:hAnsi="Times New Roman" w:cs="Times New Roman"/>
                </w:rPr>
                <w:t xml:space="preserve">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proofErr w:type="gramStart"/>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w:t>
              </w:r>
              <w:proofErr w:type="gramEnd"/>
              <w:r>
                <w:rPr>
                  <w:rFonts w:ascii="Times New Roman" w:hAnsi="Times New Roman" w:cs="Times New Roman"/>
                </w:rPr>
                <w:t xml:space="preserve">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 xml:space="preserve">System redirects Head Professor back to user’s profile page, and displays a message about successful change </w:t>
              </w:r>
              <w:r>
                <w:rPr>
                  <w:rFonts w:ascii="Times New Roman" w:eastAsiaTheme="minorHAnsi" w:hAnsi="Times New Roman" w:cs="Times New Roman"/>
                </w:rPr>
                <w:lastRenderedPageBreak/>
                <w:t>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 xml:space="preserve">Head professor clicks on “Act </w:t>
              </w:r>
              <w:proofErr w:type="gramStart"/>
              <w:r>
                <w:rPr>
                  <w:rFonts w:ascii="Times New Roman" w:hAnsi="Times New Roman" w:cs="Times New Roman"/>
                </w:rPr>
                <w:t>As</w:t>
              </w:r>
              <w:proofErr w:type="gramEnd"/>
              <w:r>
                <w:rPr>
                  <w:rFonts w:ascii="Times New Roman" w:hAnsi="Times New Roman" w:cs="Times New Roman"/>
                </w:rPr>
                <w:t xml:space="preserve">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 xml:space="preserve">The system </w:t>
              </w:r>
              <w:proofErr w:type="gramStart"/>
              <w:r w:rsidRPr="006A4B6E">
                <w:rPr>
                  <w:rFonts w:ascii="Times New Roman" w:eastAsia="Times New Roman" w:hAnsi="Times New Roman" w:cs="Times New Roman"/>
                </w:rPr>
                <w:t>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proofErr w:type="gramEnd"/>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yamel peraza" w:date="2015-02-26T18:45:00Z"/>
        </w:rPr>
      </w:pPr>
    </w:p>
    <w:p w14:paraId="081A4989" w14:textId="77777777" w:rsidR="007F5506" w:rsidRDefault="007F5506" w:rsidP="00F21AE8">
      <w:pPr>
        <w:rPr>
          <w:ins w:id="588" w:author="yamel peraza" w:date="2015-02-26T18:45:00Z"/>
        </w:rPr>
      </w:pPr>
    </w:p>
    <w:p w14:paraId="7383D197" w14:textId="77777777" w:rsidR="007F5506" w:rsidRDefault="007F5506" w:rsidP="00F21AE8">
      <w:pPr>
        <w:rPr>
          <w:ins w:id="589" w:author="yamel peraza" w:date="2015-02-26T18:45:00Z"/>
        </w:rPr>
      </w:pPr>
    </w:p>
    <w:p w14:paraId="230C749F" w14:textId="77777777" w:rsidR="007F5506" w:rsidRDefault="007F5506" w:rsidP="00F21AE8">
      <w:pPr>
        <w:rPr>
          <w:ins w:id="590" w:author="yamel peraza" w:date="2015-02-26T18:45:00Z"/>
        </w:rPr>
      </w:pPr>
    </w:p>
    <w:p w14:paraId="2FE2C311" w14:textId="77777777" w:rsidR="007F5506" w:rsidRDefault="007F5506" w:rsidP="00F21AE8">
      <w:pPr>
        <w:rPr>
          <w:ins w:id="591" w:author="yamel peraza" w:date="2015-02-26T18:45:00Z"/>
        </w:rPr>
      </w:pPr>
    </w:p>
    <w:p w14:paraId="29622BB5" w14:textId="77777777" w:rsidR="007F5506" w:rsidRDefault="007F5506" w:rsidP="00F21AE8">
      <w:pPr>
        <w:rPr>
          <w:ins w:id="592" w:author="yamel peraza" w:date="2015-02-26T18:45:00Z"/>
        </w:rPr>
      </w:pPr>
    </w:p>
    <w:p w14:paraId="36339200" w14:textId="77777777" w:rsidR="007F5506" w:rsidRDefault="007F5506" w:rsidP="00F21AE8">
      <w:pPr>
        <w:rPr>
          <w:ins w:id="593" w:author="yamel peraza" w:date="2015-02-26T18:45:00Z"/>
        </w:rPr>
      </w:pPr>
    </w:p>
    <w:p w14:paraId="7374DC45" w14:textId="77777777" w:rsidR="007F5506" w:rsidRDefault="007F5506" w:rsidP="00F21AE8">
      <w:pPr>
        <w:rPr>
          <w:ins w:id="594" w:author="yamel peraza" w:date="2015-02-26T18:45:00Z"/>
        </w:rPr>
      </w:pPr>
    </w:p>
    <w:p w14:paraId="65332DD6" w14:textId="77777777" w:rsidR="007F5506" w:rsidRDefault="007F5506" w:rsidP="00F21AE8">
      <w:pPr>
        <w:rPr>
          <w:ins w:id="595" w:author="yamel peraza" w:date="2015-02-26T18:45:00Z"/>
        </w:rPr>
      </w:pPr>
    </w:p>
    <w:p w14:paraId="777264CC" w14:textId="77777777" w:rsidR="007F5506" w:rsidRDefault="007F5506" w:rsidP="00F21AE8">
      <w:pPr>
        <w:rPr>
          <w:ins w:id="596" w:author="yamel peraza" w:date="2015-02-26T18:45:00Z"/>
        </w:rPr>
      </w:pPr>
    </w:p>
    <w:p w14:paraId="7A91E230" w14:textId="77777777" w:rsidR="007F5506" w:rsidRDefault="007F5506" w:rsidP="00F21AE8">
      <w:pPr>
        <w:rPr>
          <w:ins w:id="597" w:author="yamel peraza" w:date="2015-02-26T18:45:00Z"/>
        </w:rPr>
      </w:pPr>
    </w:p>
    <w:p w14:paraId="499F43D9" w14:textId="77777777" w:rsidR="007F5506" w:rsidRDefault="007F5506" w:rsidP="00F21AE8">
      <w:pPr>
        <w:rPr>
          <w:ins w:id="59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99"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0" w:author="Jacek" w:date="2015-02-25T09:02:00Z"/>
                <w:rFonts w:ascii="Times New Roman" w:hAnsi="Times New Roman" w:cs="Times New Roman"/>
              </w:rPr>
            </w:pPr>
            <w:ins w:id="601"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02" w:author="Jacek" w:date="2015-02-25T09:09:00Z">
              <w:r>
                <w:rPr>
                  <w:rFonts w:ascii="Times New Roman" w:eastAsia="Times New Roman" w:hAnsi="Times New Roman" w:cs="Times New Roman"/>
                  <w:b/>
                  <w:sz w:val="24"/>
                </w:rPr>
                <w:t>6</w:t>
              </w:r>
            </w:ins>
            <w:ins w:id="603"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04" w:author="Jacek" w:date="2015-02-25T09:02:00Z"/>
                <w:rFonts w:ascii="Times New Roman" w:hAnsi="Times New Roman" w:cs="Times New Roman"/>
              </w:rPr>
            </w:pPr>
            <w:ins w:id="605"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06"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07" w:author="Jacek" w:date="2015-02-25T09:02:00Z"/>
                <w:rFonts w:ascii="Times New Roman" w:hAnsi="Times New Roman" w:cs="Times New Roman"/>
              </w:rPr>
            </w:pPr>
            <w:ins w:id="608"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09" w:author="Jacek" w:date="2015-02-25T09:02:00Z"/>
                <w:rFonts w:ascii="Times New Roman" w:hAnsi="Times New Roman" w:cs="Times New Roman"/>
              </w:rPr>
            </w:pPr>
            <w:ins w:id="610"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1"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14" w:author="Jacek" w:date="2015-02-25T09:02:00Z"/>
                <w:rFonts w:ascii="Times New Roman" w:hAnsi="Times New Roman" w:cs="Times New Roman"/>
              </w:rPr>
            </w:pPr>
            <w:ins w:id="615"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16" w:author="Jacek" w:date="2015-02-25T09:02:00Z"/>
                <w:rFonts w:ascii="Times New Roman" w:hAnsi="Times New Roman" w:cs="Times New Roman"/>
              </w:rPr>
            </w:pPr>
            <w:ins w:id="617"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18" w:author="Jacek" w:date="2015-02-25T09:02:00Z"/>
                <w:rFonts w:ascii="Times New Roman" w:hAnsi="Times New Roman" w:cs="Times New Roman"/>
              </w:rPr>
            </w:pPr>
            <w:ins w:id="619"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0" w:author="Jacek" w:date="2015-02-25T09:02:00Z"/>
                <w:rFonts w:ascii="Times New Roman" w:hAnsi="Times New Roman" w:cs="Times New Roman"/>
              </w:rPr>
            </w:pPr>
            <w:ins w:id="621"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34"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35" w:author="Jacek" w:date="2015-02-25T09:02:00Z"/>
                <w:rFonts w:ascii="Times New Roman" w:hAnsi="Times New Roman" w:cs="Times New Roman"/>
              </w:rPr>
            </w:pPr>
            <w:ins w:id="636"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37" w:author="Jacek" w:date="2015-02-25T09:02:00Z"/>
                <w:rFonts w:ascii="Times New Roman" w:eastAsiaTheme="minorHAnsi" w:hAnsi="Times New Roman" w:cs="Times New Roman"/>
              </w:rPr>
            </w:pPr>
            <w:ins w:id="638"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39"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0" w:author="Jacek" w:date="2015-02-25T09:02:00Z"/>
                <w:rFonts w:ascii="Times New Roman" w:hAnsi="Times New Roman" w:cs="Times New Roman"/>
              </w:rPr>
            </w:pPr>
            <w:ins w:id="641" w:author="Jacek" w:date="2015-02-25T09:02: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42" w:author="Jacek" w:date="2015-02-25T09:02:00Z"/>
                <w:rFonts w:ascii="Times New Roman" w:hAnsi="Times New Roman" w:cs="Times New Roman"/>
              </w:rPr>
            </w:pPr>
            <w:ins w:id="643"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44" w:author="Jacek" w:date="2015-02-25T09:02:00Z"/>
                <w:rFonts w:ascii="Times New Roman" w:hAnsi="Times New Roman" w:cs="Times New Roman"/>
              </w:rPr>
            </w:pPr>
            <w:ins w:id="645"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46"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47" w:author="Jacek" w:date="2015-02-25T09:02:00Z"/>
                <w:rFonts w:ascii="Times New Roman" w:hAnsi="Times New Roman" w:cs="Times New Roman"/>
              </w:rPr>
            </w:pPr>
            <w:ins w:id="648"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49" w:author="Jacek" w:date="2015-02-25T09:02:00Z"/>
                <w:rFonts w:ascii="Times New Roman" w:eastAsiaTheme="minorHAnsi" w:hAnsi="Times New Roman" w:cs="Times New Roman"/>
              </w:rPr>
            </w:pPr>
            <w:ins w:id="650"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1" w:author="yamel peraza" w:date="2015-02-26T18:45:00Z"/>
        </w:rPr>
      </w:pPr>
    </w:p>
    <w:p w14:paraId="7DFAB1C5" w14:textId="77777777" w:rsidR="007F5506" w:rsidRDefault="007F5506" w:rsidP="00900A1E">
      <w:pPr>
        <w:rPr>
          <w:ins w:id="652" w:author="yamel peraza" w:date="2015-02-26T18:45:00Z"/>
        </w:rPr>
      </w:pPr>
    </w:p>
    <w:p w14:paraId="1582DFE2" w14:textId="77777777" w:rsidR="007F5506" w:rsidRDefault="007F5506" w:rsidP="00900A1E">
      <w:pPr>
        <w:rPr>
          <w:ins w:id="653" w:author="yamel peraza" w:date="2015-02-26T18:45:00Z"/>
        </w:rPr>
      </w:pPr>
    </w:p>
    <w:p w14:paraId="58D3AAC1" w14:textId="77777777" w:rsidR="007F5506" w:rsidRDefault="007F5506" w:rsidP="00900A1E">
      <w:pPr>
        <w:rPr>
          <w:ins w:id="654" w:author="yamel peraza" w:date="2015-02-26T18:45:00Z"/>
        </w:rPr>
      </w:pPr>
    </w:p>
    <w:p w14:paraId="4B4A9D28" w14:textId="77777777" w:rsidR="007F5506" w:rsidRDefault="007F5506" w:rsidP="00900A1E">
      <w:pPr>
        <w:rPr>
          <w:ins w:id="655" w:author="yamel peraza" w:date="2015-02-26T18:45:00Z"/>
        </w:rPr>
      </w:pPr>
    </w:p>
    <w:p w14:paraId="087BE8B8" w14:textId="77777777" w:rsidR="007F5506" w:rsidRDefault="007F5506" w:rsidP="00900A1E">
      <w:pPr>
        <w:rPr>
          <w:ins w:id="656" w:author="yamel peraza" w:date="2015-02-26T18:45:00Z"/>
        </w:rPr>
      </w:pPr>
    </w:p>
    <w:p w14:paraId="149B7E83" w14:textId="77777777" w:rsidR="007F5506" w:rsidRDefault="007F5506" w:rsidP="00900A1E">
      <w:pPr>
        <w:rPr>
          <w:ins w:id="657" w:author="yamel peraza" w:date="2015-02-26T18:45:00Z"/>
        </w:rPr>
      </w:pPr>
    </w:p>
    <w:p w14:paraId="2C512CC0" w14:textId="77777777" w:rsidR="007F5506" w:rsidRDefault="007F5506" w:rsidP="00900A1E">
      <w:pPr>
        <w:rPr>
          <w:ins w:id="658" w:author="yamel peraza" w:date="2015-02-26T18:45:00Z"/>
        </w:rPr>
      </w:pPr>
    </w:p>
    <w:p w14:paraId="412E8E54" w14:textId="77777777" w:rsidR="007F5506" w:rsidRDefault="007F5506" w:rsidP="00900A1E">
      <w:pPr>
        <w:rPr>
          <w:ins w:id="659" w:author="yamel peraza" w:date="2015-02-26T18:45:00Z"/>
        </w:rPr>
      </w:pPr>
    </w:p>
    <w:p w14:paraId="3216F86B" w14:textId="77777777" w:rsidR="007F5506" w:rsidRDefault="007F5506" w:rsidP="00900A1E">
      <w:pPr>
        <w:rPr>
          <w:ins w:id="660" w:author="yamel peraza" w:date="2015-02-25T18: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DE75FA" w14:paraId="2C3D7051" w14:textId="77777777" w:rsidTr="00273E04">
        <w:trPr>
          <w:ins w:id="661" w:author="yamel peraza" w:date="2015-02-26T18:44:00Z"/>
        </w:trPr>
        <w:tc>
          <w:tcPr>
            <w:tcW w:w="3708" w:type="dxa"/>
            <w:tcMar>
              <w:top w:w="100" w:type="dxa"/>
              <w:left w:w="115" w:type="dxa"/>
              <w:bottom w:w="100" w:type="dxa"/>
              <w:right w:w="115" w:type="dxa"/>
            </w:tcMar>
          </w:tcPr>
          <w:p w14:paraId="361D709E" w14:textId="77777777" w:rsidR="007F5506" w:rsidRPr="00DE75FA" w:rsidRDefault="007F5506" w:rsidP="00273E04">
            <w:pPr>
              <w:spacing w:after="0" w:line="360" w:lineRule="auto"/>
              <w:rPr>
                <w:ins w:id="662" w:author="yamel peraza" w:date="2015-02-26T18:44:00Z"/>
                <w:rFonts w:ascii="Times New Roman" w:hAnsi="Times New Roman" w:cs="Times New Roman"/>
              </w:rPr>
            </w:pPr>
            <w:ins w:id="663" w:author="yamel peraza" w:date="2015-02-26T18:44: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2276378A" w14:textId="77777777" w:rsidR="007F5506" w:rsidRPr="00DE75FA" w:rsidRDefault="007F5506" w:rsidP="00273E04">
            <w:pPr>
              <w:spacing w:after="0" w:line="360" w:lineRule="auto"/>
              <w:rPr>
                <w:ins w:id="664" w:author="yamel peraza" w:date="2015-02-26T18:44:00Z"/>
                <w:rFonts w:ascii="Times New Roman" w:hAnsi="Times New Roman" w:cs="Times New Roman"/>
              </w:rPr>
            </w:pPr>
            <w:ins w:id="665" w:author="yamel peraza" w:date="2015-02-26T18:44:00Z">
              <w:r>
                <w:rPr>
                  <w:rFonts w:ascii="Times New Roman" w:eastAsia="Times New Roman" w:hAnsi="Times New Roman" w:cs="Times New Roman"/>
                  <w:b/>
                  <w:sz w:val="24"/>
                </w:rPr>
                <w:t>Student Requests VM Resources</w:t>
              </w:r>
            </w:ins>
          </w:p>
        </w:tc>
      </w:tr>
      <w:tr w:rsidR="007F5506" w:rsidRPr="00DE75FA" w14:paraId="2BB44FFA" w14:textId="77777777" w:rsidTr="00273E04">
        <w:trPr>
          <w:ins w:id="666" w:author="yamel peraza" w:date="2015-02-26T18:44:00Z"/>
        </w:trPr>
        <w:tc>
          <w:tcPr>
            <w:tcW w:w="3708" w:type="dxa"/>
            <w:shd w:val="clear" w:color="auto" w:fill="BDD6EE"/>
            <w:tcMar>
              <w:top w:w="100" w:type="dxa"/>
              <w:left w:w="115" w:type="dxa"/>
              <w:bottom w:w="100" w:type="dxa"/>
              <w:right w:w="115" w:type="dxa"/>
            </w:tcMar>
          </w:tcPr>
          <w:p w14:paraId="4C0A9C55" w14:textId="77777777" w:rsidR="007F5506" w:rsidRPr="00DE75FA" w:rsidRDefault="007F5506" w:rsidP="00273E04">
            <w:pPr>
              <w:spacing w:after="0" w:line="360" w:lineRule="auto"/>
              <w:rPr>
                <w:ins w:id="667" w:author="yamel peraza" w:date="2015-02-26T18:44:00Z"/>
                <w:rFonts w:ascii="Times New Roman" w:hAnsi="Times New Roman" w:cs="Times New Roman"/>
              </w:rPr>
            </w:pPr>
            <w:ins w:id="668" w:author="yamel peraza" w:date="2015-02-26T18:44: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E1C389A" w14:textId="77777777" w:rsidR="007F5506" w:rsidRPr="00DE75FA" w:rsidRDefault="007F5506" w:rsidP="00273E04">
            <w:pPr>
              <w:spacing w:after="0" w:line="360" w:lineRule="auto"/>
              <w:rPr>
                <w:ins w:id="669" w:author="yamel peraza" w:date="2015-02-26T18:44:00Z"/>
                <w:rFonts w:ascii="Times New Roman" w:hAnsi="Times New Roman" w:cs="Times New Roman"/>
              </w:rPr>
            </w:pPr>
            <w:ins w:id="670" w:author="yamel peraza" w:date="2015-02-26T18:44:00Z">
              <w:r>
                <w:rPr>
                  <w:rFonts w:ascii="Times New Roman" w:eastAsia="Times New Roman" w:hAnsi="Times New Roman" w:cs="Times New Roman"/>
                  <w:sz w:val="24"/>
                </w:rPr>
                <w:t>Student</w:t>
              </w:r>
            </w:ins>
          </w:p>
        </w:tc>
      </w:tr>
      <w:tr w:rsidR="007F5506" w:rsidRPr="006327E8" w14:paraId="10875458" w14:textId="77777777" w:rsidTr="00273E04">
        <w:trPr>
          <w:ins w:id="671" w:author="yamel peraza" w:date="2015-02-26T18:44:00Z"/>
        </w:trPr>
        <w:tc>
          <w:tcPr>
            <w:tcW w:w="3708" w:type="dxa"/>
            <w:tcMar>
              <w:top w:w="100" w:type="dxa"/>
              <w:left w:w="115" w:type="dxa"/>
              <w:bottom w:w="100" w:type="dxa"/>
              <w:right w:w="115" w:type="dxa"/>
            </w:tcMar>
          </w:tcPr>
          <w:p w14:paraId="3F6CF01A" w14:textId="77777777" w:rsidR="007F5506" w:rsidRPr="00DE75FA" w:rsidRDefault="007F5506" w:rsidP="00273E04">
            <w:pPr>
              <w:spacing w:after="0" w:line="360" w:lineRule="auto"/>
              <w:rPr>
                <w:ins w:id="672" w:author="yamel peraza" w:date="2015-02-26T18:44:00Z"/>
                <w:rFonts w:ascii="Times New Roman" w:hAnsi="Times New Roman" w:cs="Times New Roman"/>
              </w:rPr>
            </w:pPr>
            <w:ins w:id="673" w:author="yamel peraza" w:date="2015-02-26T18:44: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143FDD2" w14:textId="77777777" w:rsidR="007F5506" w:rsidRDefault="007F5506" w:rsidP="00273E04">
            <w:pPr>
              <w:rPr>
                <w:ins w:id="674" w:author="yamel peraza" w:date="2015-02-26T18:44:00Z"/>
              </w:rPr>
            </w:pPr>
          </w:p>
          <w:p w14:paraId="386D3C1A" w14:textId="77777777" w:rsidR="007F5506" w:rsidRPr="006B028B" w:rsidRDefault="007F5506" w:rsidP="00273E04">
            <w:pPr>
              <w:pStyle w:val="ListParagraph"/>
              <w:numPr>
                <w:ilvl w:val="0"/>
                <w:numId w:val="71"/>
              </w:numPr>
              <w:rPr>
                <w:ins w:id="675" w:author="yamel peraza" w:date="2015-02-26T18:44:00Z"/>
                <w:rFonts w:eastAsiaTheme="minorHAnsi"/>
              </w:rPr>
            </w:pPr>
            <w:ins w:id="676" w:author="yamel peraza" w:date="2015-02-26T18:44:00Z">
              <w:r>
                <w:rPr>
                  <w:rFonts w:eastAsiaTheme="minorHAnsi"/>
                </w:rPr>
                <w:t>System checks if current day is under deadline to choose a project. If deadline is over then, system shows Create VM-Request button in My Project page.</w:t>
              </w:r>
            </w:ins>
          </w:p>
          <w:p w14:paraId="51A790FA" w14:textId="77777777" w:rsidR="007F5506" w:rsidRPr="006327E8" w:rsidRDefault="007F5506" w:rsidP="00273E04">
            <w:pPr>
              <w:pStyle w:val="ListParagraph"/>
              <w:numPr>
                <w:ilvl w:val="0"/>
                <w:numId w:val="71"/>
              </w:numPr>
              <w:rPr>
                <w:ins w:id="677" w:author="yamel peraza" w:date="2015-02-26T18:44:00Z"/>
                <w:rFonts w:eastAsiaTheme="minorHAnsi"/>
              </w:rPr>
            </w:pPr>
            <w:ins w:id="678" w:author="yamel peraza" w:date="2015-02-26T18:44:00Z">
              <w:r>
                <w:t>Student clicks on Create VM-Request button in My Project page.</w:t>
              </w:r>
            </w:ins>
          </w:p>
          <w:p w14:paraId="2471B75D" w14:textId="77777777" w:rsidR="007F5506" w:rsidRPr="006327E8" w:rsidRDefault="007F5506" w:rsidP="00273E04">
            <w:pPr>
              <w:pStyle w:val="ListParagraph"/>
              <w:numPr>
                <w:ilvl w:val="0"/>
                <w:numId w:val="71"/>
              </w:numPr>
              <w:rPr>
                <w:ins w:id="679" w:author="yamel peraza" w:date="2015-02-26T18:44:00Z"/>
                <w:rFonts w:eastAsiaTheme="minorHAnsi"/>
              </w:rPr>
            </w:pPr>
            <w:ins w:id="680" w:author="yamel peraza" w:date="2015-02-26T18:44:00Z">
              <w:r w:rsidRPr="006327E8">
                <w:rPr>
                  <w:rFonts w:eastAsiaTheme="minorHAnsi"/>
                </w:rPr>
                <w:t xml:space="preserve">System gets </w:t>
              </w:r>
              <w:r>
                <w:rPr>
                  <w:rFonts w:eastAsiaTheme="minorHAnsi"/>
                </w:rPr>
                <w:t xml:space="preserve">previous </w:t>
              </w:r>
              <w:proofErr w:type="spellStart"/>
              <w:r w:rsidRPr="006327E8">
                <w:rPr>
                  <w:rFonts w:eastAsiaTheme="minorHAnsi"/>
                </w:rPr>
                <w:t>vm</w:t>
              </w:r>
              <w:proofErr w:type="spellEnd"/>
              <w:r w:rsidRPr="006327E8">
                <w:rPr>
                  <w:rFonts w:eastAsiaTheme="minorHAnsi"/>
                </w:rPr>
                <w:t xml:space="preserve"> requests, and prompts user with VM – Request page.</w:t>
              </w:r>
            </w:ins>
          </w:p>
          <w:p w14:paraId="39943DE2" w14:textId="77777777" w:rsidR="007F5506" w:rsidRPr="006B028B" w:rsidRDefault="007F5506" w:rsidP="00273E04">
            <w:pPr>
              <w:pStyle w:val="ListParagraph"/>
              <w:numPr>
                <w:ilvl w:val="0"/>
                <w:numId w:val="71"/>
              </w:numPr>
              <w:rPr>
                <w:ins w:id="681" w:author="yamel peraza" w:date="2015-02-26T18:44:00Z"/>
                <w:rFonts w:eastAsiaTheme="minorHAnsi"/>
              </w:rPr>
            </w:pPr>
            <w:ins w:id="682" w:author="yamel peraza" w:date="2015-02-26T18:44:00Z">
              <w:r>
                <w:t>Student, from selects Image of preference, RAM, Storage amount and Number of VM needed and clicks Submit button.</w:t>
              </w:r>
            </w:ins>
          </w:p>
          <w:p w14:paraId="0716CB71" w14:textId="77777777" w:rsidR="007F5506" w:rsidRPr="006327E8" w:rsidRDefault="007F5506" w:rsidP="00273E04">
            <w:pPr>
              <w:pStyle w:val="ListParagraph"/>
              <w:numPr>
                <w:ilvl w:val="0"/>
                <w:numId w:val="71"/>
              </w:numPr>
              <w:rPr>
                <w:ins w:id="683" w:author="yamel peraza" w:date="2015-02-26T18:44:00Z"/>
                <w:rFonts w:eastAsiaTheme="minorHAnsi"/>
              </w:rPr>
            </w:pPr>
            <w:ins w:id="684" w:author="yamel peraza" w:date="2015-02-26T18:44:00Z">
              <w:r>
                <w:t xml:space="preserve">System inserts VM request into database. </w:t>
              </w:r>
              <w:r w:rsidRPr="006327E8">
                <w:rPr>
                  <w:rFonts w:eastAsiaTheme="minorHAnsi"/>
                </w:rPr>
                <w:t xml:space="preserve">               </w:t>
              </w:r>
            </w:ins>
          </w:p>
        </w:tc>
      </w:tr>
      <w:tr w:rsidR="007F5506" w:rsidRPr="004C2E8A" w14:paraId="7F9BF724" w14:textId="77777777" w:rsidTr="00273E04">
        <w:trPr>
          <w:ins w:id="685" w:author="yamel peraza" w:date="2015-02-26T18:44:00Z"/>
        </w:trPr>
        <w:tc>
          <w:tcPr>
            <w:tcW w:w="3708" w:type="dxa"/>
            <w:shd w:val="clear" w:color="auto" w:fill="BDD6EE"/>
            <w:tcMar>
              <w:top w:w="100" w:type="dxa"/>
              <w:left w:w="115" w:type="dxa"/>
              <w:bottom w:w="100" w:type="dxa"/>
              <w:right w:w="115" w:type="dxa"/>
            </w:tcMar>
          </w:tcPr>
          <w:p w14:paraId="32BB607A" w14:textId="77777777" w:rsidR="007F5506" w:rsidRPr="00DE75FA" w:rsidRDefault="007F5506" w:rsidP="00273E04">
            <w:pPr>
              <w:spacing w:after="0" w:line="360" w:lineRule="auto"/>
              <w:rPr>
                <w:ins w:id="686" w:author="yamel peraza" w:date="2015-02-26T18:44:00Z"/>
                <w:rFonts w:ascii="Times New Roman" w:hAnsi="Times New Roman" w:cs="Times New Roman"/>
              </w:rPr>
            </w:pPr>
            <w:ins w:id="687" w:author="yamel peraza" w:date="2015-02-26T18:44: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970FE1D" w14:textId="77777777" w:rsidR="007F5506" w:rsidRPr="006B028B" w:rsidRDefault="007F5506" w:rsidP="00273E04">
            <w:pPr>
              <w:spacing w:line="256" w:lineRule="auto"/>
              <w:jc w:val="left"/>
              <w:rPr>
                <w:ins w:id="688" w:author="yamel peraza" w:date="2015-02-26T18:44:00Z"/>
                <w:rFonts w:ascii="Times New Roman" w:eastAsiaTheme="minorHAnsi" w:hAnsi="Times New Roman" w:cs="Times New Roman"/>
              </w:rPr>
            </w:pPr>
            <w:ins w:id="689" w:author="yamel peraza" w:date="2015-02-26T18:44:00Z">
              <w:r w:rsidRPr="00900A1E">
                <w:rPr>
                  <w:rFonts w:eastAsia="Times New Roman" w:cs="Times New Roman"/>
                  <w:b/>
                  <w:sz w:val="24"/>
                </w:rPr>
                <w:t>Alternative flow 1:</w:t>
              </w:r>
            </w:ins>
          </w:p>
          <w:p w14:paraId="5ED1778C" w14:textId="77777777" w:rsidR="007F5506" w:rsidRPr="006B028B" w:rsidRDefault="007F5506" w:rsidP="00273E04">
            <w:pPr>
              <w:pStyle w:val="ListParagraph"/>
              <w:numPr>
                <w:ilvl w:val="0"/>
                <w:numId w:val="72"/>
              </w:numPr>
              <w:spacing w:line="256" w:lineRule="auto"/>
              <w:jc w:val="left"/>
              <w:rPr>
                <w:ins w:id="690" w:author="yamel peraza" w:date="2015-02-26T18:44:00Z"/>
                <w:rFonts w:ascii="Times New Roman" w:eastAsiaTheme="minorHAnsi" w:hAnsi="Times New Roman" w:cs="Times New Roman"/>
              </w:rPr>
            </w:pPr>
            <w:ins w:id="691" w:author="yamel peraza" w:date="2015-02-26T18:44:00Z">
              <w:r w:rsidRPr="006327E8">
                <w:rPr>
                  <w:rFonts w:eastAsiaTheme="minorHAnsi"/>
                </w:rPr>
                <w:t xml:space="preserve">Student clicks on Add </w:t>
              </w:r>
              <w:proofErr w:type="gramStart"/>
              <w:r w:rsidRPr="006327E8">
                <w:rPr>
                  <w:rFonts w:eastAsiaTheme="minorHAnsi"/>
                </w:rPr>
                <w:t>Another</w:t>
              </w:r>
              <w:proofErr w:type="gramEnd"/>
              <w:r w:rsidRPr="006327E8">
                <w:rPr>
                  <w:rFonts w:eastAsiaTheme="minorHAnsi"/>
                </w:rPr>
                <w:t xml:space="preserve"> Request button.</w:t>
              </w:r>
            </w:ins>
          </w:p>
          <w:p w14:paraId="24E42DF9" w14:textId="77777777" w:rsidR="007F5506" w:rsidRPr="006B028B" w:rsidRDefault="007F5506" w:rsidP="00273E04">
            <w:pPr>
              <w:pStyle w:val="ListParagraph"/>
              <w:numPr>
                <w:ilvl w:val="0"/>
                <w:numId w:val="72"/>
              </w:numPr>
              <w:spacing w:line="256" w:lineRule="auto"/>
              <w:jc w:val="left"/>
              <w:rPr>
                <w:ins w:id="692" w:author="yamel peraza" w:date="2015-02-26T18:44:00Z"/>
                <w:rFonts w:ascii="Times New Roman" w:eastAsiaTheme="minorHAnsi" w:hAnsi="Times New Roman" w:cs="Times New Roman"/>
              </w:rPr>
            </w:pPr>
            <w:ins w:id="693" w:author="yamel peraza" w:date="2015-02-26T18:44:00Z">
              <w:r w:rsidRPr="006327E8">
                <w:rPr>
                  <w:rFonts w:eastAsiaTheme="minorHAnsi"/>
                </w:rPr>
                <w:t xml:space="preserve">System adds another table row for a new </w:t>
              </w:r>
              <w:proofErr w:type="spellStart"/>
              <w:r w:rsidRPr="006327E8">
                <w:rPr>
                  <w:rFonts w:eastAsiaTheme="minorHAnsi"/>
                </w:rPr>
                <w:t>vm</w:t>
              </w:r>
              <w:proofErr w:type="spellEnd"/>
              <w:r w:rsidRPr="006327E8">
                <w:rPr>
                  <w:rFonts w:eastAsiaTheme="minorHAnsi"/>
                </w:rPr>
                <w:t xml:space="preserve"> request.</w:t>
              </w:r>
            </w:ins>
          </w:p>
          <w:p w14:paraId="60C46373" w14:textId="77777777" w:rsidR="007F5506" w:rsidRPr="006B028B" w:rsidRDefault="007F5506" w:rsidP="00273E04">
            <w:pPr>
              <w:pStyle w:val="ListParagraph"/>
              <w:numPr>
                <w:ilvl w:val="0"/>
                <w:numId w:val="72"/>
              </w:numPr>
              <w:spacing w:line="256" w:lineRule="auto"/>
              <w:jc w:val="left"/>
              <w:rPr>
                <w:ins w:id="694" w:author="yamel peraza" w:date="2015-02-26T18:44:00Z"/>
                <w:rFonts w:ascii="Times New Roman" w:eastAsiaTheme="minorHAnsi" w:hAnsi="Times New Roman" w:cs="Times New Roman"/>
              </w:rPr>
            </w:pPr>
            <w:ins w:id="695" w:author="yamel peraza" w:date="2015-02-26T18:44:00Z">
              <w:r w:rsidRPr="006327E8">
                <w:rPr>
                  <w:rFonts w:eastAsiaTheme="minorHAnsi"/>
                </w:rPr>
                <w:lastRenderedPageBreak/>
                <w:t>Student then selects Image, RAM, Storage and Memory then, clicks Submit button.</w:t>
              </w:r>
            </w:ins>
          </w:p>
          <w:p w14:paraId="6928233E" w14:textId="77777777" w:rsidR="007F5506" w:rsidRPr="006B028B" w:rsidRDefault="007F5506" w:rsidP="00273E04">
            <w:pPr>
              <w:pStyle w:val="ListParagraph"/>
              <w:numPr>
                <w:ilvl w:val="0"/>
                <w:numId w:val="72"/>
              </w:numPr>
              <w:spacing w:line="256" w:lineRule="auto"/>
              <w:jc w:val="left"/>
              <w:rPr>
                <w:ins w:id="696" w:author="yamel peraza" w:date="2015-02-26T18:44:00Z"/>
                <w:rFonts w:ascii="Times New Roman" w:eastAsiaTheme="minorHAnsi" w:hAnsi="Times New Roman" w:cs="Times New Roman"/>
              </w:rPr>
            </w:pPr>
            <w:ins w:id="697" w:author="yamel peraza" w:date="2015-02-26T18:44:00Z">
              <w:r w:rsidRPr="006327E8">
                <w:rPr>
                  <w:rFonts w:eastAsiaTheme="minorHAnsi"/>
                </w:rPr>
                <w:t>System inserts VM request into database.</w:t>
              </w:r>
            </w:ins>
          </w:p>
          <w:p w14:paraId="43DCF404" w14:textId="77777777" w:rsidR="007F5506" w:rsidRDefault="007F5506" w:rsidP="00273E04">
            <w:pPr>
              <w:spacing w:line="256" w:lineRule="auto"/>
              <w:jc w:val="left"/>
              <w:rPr>
                <w:ins w:id="698" w:author="yamel peraza" w:date="2015-02-26T18:44:00Z"/>
                <w:rFonts w:eastAsia="Times New Roman" w:cs="Times New Roman"/>
                <w:b/>
                <w:sz w:val="24"/>
              </w:rPr>
            </w:pPr>
            <w:ins w:id="699" w:author="yamel peraza" w:date="2015-02-26T18:44:00Z">
              <w:r>
                <w:rPr>
                  <w:rFonts w:eastAsia="Times New Roman" w:cs="Times New Roman"/>
                  <w:b/>
                  <w:sz w:val="24"/>
                </w:rPr>
                <w:t>Alternative flow 2</w:t>
              </w:r>
              <w:r w:rsidRPr="00900A1E">
                <w:rPr>
                  <w:rFonts w:eastAsia="Times New Roman" w:cs="Times New Roman"/>
                  <w:b/>
                  <w:sz w:val="24"/>
                </w:rPr>
                <w:t xml:space="preserve">: </w:t>
              </w:r>
            </w:ins>
          </w:p>
          <w:p w14:paraId="0E8A05EA" w14:textId="77777777" w:rsidR="007F5506" w:rsidRPr="004C2E8A" w:rsidRDefault="007F5506" w:rsidP="00273E04">
            <w:pPr>
              <w:pStyle w:val="ListParagraph"/>
              <w:numPr>
                <w:ilvl w:val="0"/>
                <w:numId w:val="73"/>
              </w:numPr>
              <w:spacing w:line="256" w:lineRule="auto"/>
              <w:jc w:val="left"/>
              <w:rPr>
                <w:ins w:id="700" w:author="yamel peraza" w:date="2015-02-26T18:44:00Z"/>
                <w:rFonts w:ascii="Times New Roman" w:eastAsiaTheme="minorHAnsi" w:hAnsi="Times New Roman" w:cs="Times New Roman"/>
              </w:rPr>
            </w:pPr>
            <w:ins w:id="701" w:author="yamel peraza" w:date="2015-02-26T18:44:00Z">
              <w:r>
                <w:rPr>
                  <w:rFonts w:ascii="Times New Roman" w:hAnsi="Times New Roman" w:cs="Times New Roman"/>
                </w:rPr>
                <w:t>System checks if current day is under deadline to choose a project. If deadline is not over, system does not show Create VM-Request button in My Project page and flow of events end here for this alternative.</w:t>
              </w:r>
            </w:ins>
          </w:p>
          <w:p w14:paraId="601187EB" w14:textId="77777777" w:rsidR="007F5506" w:rsidRDefault="007F5506" w:rsidP="00273E04">
            <w:pPr>
              <w:spacing w:line="256" w:lineRule="auto"/>
              <w:ind w:left="360"/>
              <w:jc w:val="left"/>
              <w:rPr>
                <w:ins w:id="702" w:author="yamel peraza" w:date="2015-02-26T18:44:00Z"/>
                <w:rFonts w:ascii="Times New Roman" w:eastAsiaTheme="minorHAnsi" w:hAnsi="Times New Roman" w:cs="Times New Roman"/>
                <w:b/>
              </w:rPr>
            </w:pPr>
            <w:ins w:id="703" w:author="yamel peraza" w:date="2015-02-26T18:44:00Z">
              <w:r w:rsidRPr="004C2E8A">
                <w:rPr>
                  <w:rFonts w:ascii="Times New Roman" w:eastAsiaTheme="minorHAnsi" w:hAnsi="Times New Roman" w:cs="Times New Roman"/>
                  <w:b/>
                </w:rPr>
                <w:t>Alternative flow 3:</w:t>
              </w:r>
            </w:ins>
          </w:p>
          <w:p w14:paraId="1B983F21" w14:textId="77777777" w:rsidR="007F5506" w:rsidRPr="004C2E8A" w:rsidRDefault="007F5506" w:rsidP="00273E04">
            <w:pPr>
              <w:pStyle w:val="ListParagraph"/>
              <w:numPr>
                <w:ilvl w:val="0"/>
                <w:numId w:val="74"/>
              </w:numPr>
              <w:jc w:val="left"/>
              <w:rPr>
                <w:ins w:id="704" w:author="yamel peraza" w:date="2015-02-26T18:44:00Z"/>
                <w:rFonts w:eastAsiaTheme="minorHAnsi"/>
              </w:rPr>
            </w:pPr>
            <w:ins w:id="705" w:author="yamel peraza" w:date="2015-02-26T18:44:00Z">
              <w:r w:rsidRPr="004C2E8A">
                <w:rPr>
                  <w:rFonts w:eastAsiaTheme="minorHAnsi"/>
                </w:rPr>
                <w:t xml:space="preserve">Student selects </w:t>
              </w:r>
              <w:proofErr w:type="spellStart"/>
              <w:r w:rsidRPr="004C2E8A">
                <w:rPr>
                  <w:rFonts w:eastAsiaTheme="minorHAnsi"/>
                </w:rPr>
                <w:t>vm</w:t>
              </w:r>
              <w:proofErr w:type="spellEnd"/>
              <w:r w:rsidRPr="004C2E8A">
                <w:rPr>
                  <w:rFonts w:eastAsiaTheme="minorHAnsi"/>
                </w:rPr>
                <w:t xml:space="preserve"> settings but does not click submit button and navigates away to a different page.</w:t>
              </w:r>
            </w:ins>
          </w:p>
          <w:p w14:paraId="3ABA9906" w14:textId="77777777" w:rsidR="007F5506" w:rsidRPr="004C2E8A" w:rsidRDefault="007F5506" w:rsidP="00273E04">
            <w:pPr>
              <w:pStyle w:val="ListParagraph"/>
              <w:numPr>
                <w:ilvl w:val="0"/>
                <w:numId w:val="74"/>
              </w:numPr>
              <w:jc w:val="left"/>
              <w:rPr>
                <w:ins w:id="706" w:author="yamel peraza" w:date="2015-02-26T18:44:00Z"/>
                <w:rFonts w:eastAsiaTheme="minorHAnsi"/>
              </w:rPr>
            </w:pPr>
            <w:ins w:id="707" w:author="yamel peraza" w:date="2015-02-26T18:44:00Z">
              <w:r>
                <w:rPr>
                  <w:rFonts w:eastAsiaTheme="minorHAnsi"/>
                </w:rPr>
                <w:t xml:space="preserve">System considers </w:t>
              </w:r>
              <w:proofErr w:type="spellStart"/>
              <w:r w:rsidRPr="004C2E8A">
                <w:rPr>
                  <w:rFonts w:eastAsiaTheme="minorHAnsi"/>
                </w:rPr>
                <w:t>vm</w:t>
              </w:r>
              <w:proofErr w:type="spellEnd"/>
              <w:r w:rsidRPr="004C2E8A">
                <w:rPr>
                  <w:rFonts w:eastAsiaTheme="minorHAnsi"/>
                </w:rPr>
                <w:t xml:space="preserve"> request invalid and destroyed.</w:t>
              </w:r>
            </w:ins>
          </w:p>
          <w:p w14:paraId="238D5253" w14:textId="77777777" w:rsidR="007F5506" w:rsidRPr="004C2E8A" w:rsidRDefault="007F5506" w:rsidP="00273E04">
            <w:pPr>
              <w:spacing w:line="256" w:lineRule="auto"/>
              <w:jc w:val="left"/>
              <w:rPr>
                <w:ins w:id="708" w:author="yamel peraza" w:date="2015-02-26T18:44:00Z"/>
                <w:rFonts w:ascii="Times New Roman" w:eastAsiaTheme="minorHAnsi" w:hAnsi="Times New Roman" w:cs="Times New Roman"/>
              </w:rPr>
            </w:pPr>
          </w:p>
        </w:tc>
      </w:tr>
      <w:tr w:rsidR="007F5506" w:rsidRPr="00C37503" w14:paraId="5FEE57E4" w14:textId="77777777" w:rsidTr="00273E04">
        <w:trPr>
          <w:trHeight w:val="583"/>
          <w:ins w:id="709" w:author="yamel peraza" w:date="2015-02-26T18:44:00Z"/>
        </w:trPr>
        <w:tc>
          <w:tcPr>
            <w:tcW w:w="3708" w:type="dxa"/>
            <w:tcMar>
              <w:top w:w="100" w:type="dxa"/>
              <w:left w:w="115" w:type="dxa"/>
              <w:bottom w:w="100" w:type="dxa"/>
              <w:right w:w="115" w:type="dxa"/>
            </w:tcMar>
          </w:tcPr>
          <w:p w14:paraId="1D651ABD" w14:textId="77777777" w:rsidR="007F5506" w:rsidRPr="00DE75FA" w:rsidRDefault="007F5506" w:rsidP="00273E04">
            <w:pPr>
              <w:spacing w:after="0" w:line="360" w:lineRule="auto"/>
              <w:rPr>
                <w:ins w:id="710" w:author="yamel peraza" w:date="2015-02-26T18:44:00Z"/>
                <w:rFonts w:ascii="Times New Roman" w:hAnsi="Times New Roman" w:cs="Times New Roman"/>
              </w:rPr>
            </w:pPr>
            <w:ins w:id="711" w:author="yamel peraza" w:date="2015-02-26T18:44: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4ABF8579" w14:textId="77777777" w:rsidR="007F5506" w:rsidRDefault="007F5506" w:rsidP="00273E04">
            <w:pPr>
              <w:pStyle w:val="ListParagraph"/>
              <w:numPr>
                <w:ilvl w:val="0"/>
                <w:numId w:val="56"/>
              </w:numPr>
              <w:jc w:val="left"/>
              <w:rPr>
                <w:ins w:id="712" w:author="yamel peraza" w:date="2015-02-26T18:44:00Z"/>
              </w:rPr>
            </w:pPr>
            <w:ins w:id="713" w:author="yamel peraza" w:date="2015-02-26T18:44:00Z">
              <w:r w:rsidRPr="00CE00A6">
                <w:t xml:space="preserve">Student </w:t>
              </w:r>
              <w:r>
                <w:t>is logged in Senior Project Website.</w:t>
              </w:r>
            </w:ins>
          </w:p>
          <w:p w14:paraId="3070515E" w14:textId="77777777" w:rsidR="007F5506" w:rsidRPr="00C37503" w:rsidRDefault="007F5506" w:rsidP="00273E04">
            <w:pPr>
              <w:rPr>
                <w:ins w:id="714" w:author="yamel peraza" w:date="2015-02-26T18:44:00Z"/>
                <w:rFonts w:eastAsiaTheme="minorHAnsi"/>
              </w:rPr>
            </w:pPr>
          </w:p>
        </w:tc>
      </w:tr>
      <w:tr w:rsidR="007F5506" w:rsidRPr="004C2E8A" w14:paraId="0EBC66C2" w14:textId="77777777" w:rsidTr="00273E04">
        <w:trPr>
          <w:ins w:id="715" w:author="yamel peraza" w:date="2015-02-26T18:44:00Z"/>
        </w:trPr>
        <w:tc>
          <w:tcPr>
            <w:tcW w:w="3708" w:type="dxa"/>
            <w:shd w:val="clear" w:color="auto" w:fill="BDD6EE"/>
            <w:tcMar>
              <w:top w:w="100" w:type="dxa"/>
              <w:left w:w="115" w:type="dxa"/>
              <w:bottom w:w="100" w:type="dxa"/>
              <w:right w:w="115" w:type="dxa"/>
            </w:tcMar>
          </w:tcPr>
          <w:p w14:paraId="55AEB060" w14:textId="77777777" w:rsidR="007F5506" w:rsidRPr="00DE75FA" w:rsidRDefault="007F5506" w:rsidP="00273E04">
            <w:pPr>
              <w:spacing w:after="0" w:line="360" w:lineRule="auto"/>
              <w:rPr>
                <w:ins w:id="716" w:author="yamel peraza" w:date="2015-02-26T18:44:00Z"/>
                <w:rFonts w:ascii="Times New Roman" w:hAnsi="Times New Roman" w:cs="Times New Roman"/>
              </w:rPr>
            </w:pPr>
            <w:ins w:id="717" w:author="yamel peraza" w:date="2015-02-26T18:44: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9B137F4" w14:textId="77777777" w:rsidR="007F5506" w:rsidRPr="004C2E8A" w:rsidRDefault="007F5506" w:rsidP="00273E04">
            <w:pPr>
              <w:pStyle w:val="ListParagraph"/>
              <w:numPr>
                <w:ilvl w:val="0"/>
                <w:numId w:val="69"/>
              </w:numPr>
              <w:jc w:val="left"/>
              <w:rPr>
                <w:ins w:id="718" w:author="yamel peraza" w:date="2015-02-26T18:44:00Z"/>
                <w:rFonts w:ascii="Times New Roman" w:eastAsiaTheme="minorHAnsi" w:hAnsi="Times New Roman" w:cs="Times New Roman"/>
              </w:rPr>
            </w:pPr>
            <w:ins w:id="719" w:author="yamel peraza" w:date="2015-02-26T18:44:00Z">
              <w:r>
                <w:rPr>
                  <w:rFonts w:ascii="Times New Roman" w:hAnsi="Times New Roman" w:cs="Times New Roman"/>
                </w:rPr>
                <w:t xml:space="preserve">Student successfully submit </w:t>
              </w:r>
              <w:proofErr w:type="spellStart"/>
              <w:r>
                <w:rPr>
                  <w:rFonts w:ascii="Times New Roman" w:hAnsi="Times New Roman" w:cs="Times New Roman"/>
                </w:rPr>
                <w:t>vm</w:t>
              </w:r>
              <w:proofErr w:type="spellEnd"/>
              <w:r>
                <w:rPr>
                  <w:rFonts w:ascii="Times New Roman" w:hAnsi="Times New Roman" w:cs="Times New Roman"/>
                </w:rPr>
                <w:t xml:space="preserve"> request.</w:t>
              </w:r>
            </w:ins>
          </w:p>
        </w:tc>
      </w:tr>
      <w:tr w:rsidR="007F5506" w:rsidRPr="004D4ABE" w14:paraId="6F95A299" w14:textId="77777777" w:rsidTr="00273E04">
        <w:trPr>
          <w:ins w:id="720" w:author="yamel peraza" w:date="2015-02-26T18:44:00Z"/>
        </w:trPr>
        <w:tc>
          <w:tcPr>
            <w:tcW w:w="3708" w:type="dxa"/>
            <w:shd w:val="clear" w:color="auto" w:fill="auto"/>
            <w:tcMar>
              <w:top w:w="100" w:type="dxa"/>
              <w:left w:w="115" w:type="dxa"/>
              <w:bottom w:w="100" w:type="dxa"/>
              <w:right w:w="115" w:type="dxa"/>
            </w:tcMar>
          </w:tcPr>
          <w:p w14:paraId="6CBECF28" w14:textId="77777777" w:rsidR="007F5506" w:rsidRPr="00DE75FA" w:rsidRDefault="007F5506" w:rsidP="00273E04">
            <w:pPr>
              <w:spacing w:after="0" w:line="360" w:lineRule="auto"/>
              <w:rPr>
                <w:ins w:id="721" w:author="yamel peraza" w:date="2015-02-26T18:44:00Z"/>
                <w:rFonts w:ascii="Times New Roman" w:eastAsia="Times New Roman" w:hAnsi="Times New Roman" w:cs="Times New Roman"/>
                <w:b/>
                <w:i/>
                <w:sz w:val="24"/>
              </w:rPr>
            </w:pPr>
            <w:ins w:id="722" w:author="yamel peraza" w:date="2015-02-26T18:44: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F1E1196" w14:textId="77777777" w:rsidR="007F5506" w:rsidRPr="004D4ABE" w:rsidRDefault="007F5506" w:rsidP="00273E04">
            <w:pPr>
              <w:pStyle w:val="ListParagraph"/>
              <w:numPr>
                <w:ilvl w:val="0"/>
                <w:numId w:val="70"/>
              </w:numPr>
              <w:jc w:val="left"/>
              <w:rPr>
                <w:ins w:id="723" w:author="yamel peraza" w:date="2015-02-26T18:44:00Z"/>
                <w:rFonts w:eastAsiaTheme="minorHAnsi"/>
              </w:rPr>
            </w:pPr>
            <w:ins w:id="724" w:author="yamel peraza" w:date="2015-02-26T18:44:00Z">
              <w:r>
                <w:rPr>
                  <w:rFonts w:eastAsiaTheme="minorHAnsi"/>
                </w:rPr>
                <w:t xml:space="preserve">If current day is under deadline and student attempts to access/hack into VM – Request page, system denies student’s access to VM-Request page and prompts warning message in </w:t>
              </w:r>
              <w:proofErr w:type="spellStart"/>
              <w:r>
                <w:rPr>
                  <w:rFonts w:eastAsiaTheme="minorHAnsi"/>
                </w:rPr>
                <w:t>vm_request_message</w:t>
              </w:r>
              <w:proofErr w:type="spellEnd"/>
              <w:r>
                <w:rPr>
                  <w:rFonts w:eastAsiaTheme="minorHAnsi"/>
                </w:rPr>
                <w:t xml:space="preserve"> view. </w:t>
              </w:r>
            </w:ins>
          </w:p>
        </w:tc>
      </w:tr>
    </w:tbl>
    <w:p w14:paraId="1DBF8A1C" w14:textId="77777777" w:rsidR="00CF59C7" w:rsidRDefault="00CF59C7" w:rsidP="00900A1E">
      <w:pPr>
        <w:rPr>
          <w:ins w:id="725" w:author="yamel peraza" w:date="2015-02-26T18:44:00Z"/>
        </w:rPr>
      </w:pPr>
    </w:p>
    <w:p w14:paraId="54F3C937" w14:textId="77777777" w:rsidR="007F5506" w:rsidRDefault="007F5506" w:rsidP="00900A1E">
      <w:pPr>
        <w:rPr>
          <w:ins w:id="726"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473F2EA6" w14:textId="77777777" w:rsidTr="00273E04">
        <w:trPr>
          <w:ins w:id="727" w:author="yamel peraza" w:date="2015-02-26T18:46:00Z"/>
        </w:trPr>
        <w:tc>
          <w:tcPr>
            <w:tcW w:w="3708" w:type="dxa"/>
            <w:tcMar>
              <w:top w:w="100" w:type="dxa"/>
              <w:left w:w="115" w:type="dxa"/>
              <w:bottom w:w="100" w:type="dxa"/>
              <w:right w:w="115" w:type="dxa"/>
            </w:tcMar>
          </w:tcPr>
          <w:p w14:paraId="37323064" w14:textId="77777777" w:rsidR="007F5506" w:rsidRPr="00DE75FA" w:rsidRDefault="007F5506" w:rsidP="00273E04">
            <w:pPr>
              <w:spacing w:after="0" w:line="360" w:lineRule="auto"/>
              <w:rPr>
                <w:ins w:id="728" w:author="yamel peraza" w:date="2015-02-26T18:46:00Z"/>
                <w:rFonts w:ascii="Times New Roman" w:hAnsi="Times New Roman" w:cs="Times New Roman"/>
              </w:rPr>
            </w:pPr>
            <w:ins w:id="729"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(SPW5_108</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773529" w14:textId="77777777" w:rsidR="007F5506" w:rsidRPr="004C2E8A" w:rsidRDefault="007F5506" w:rsidP="00273E04">
            <w:pPr>
              <w:spacing w:after="0" w:line="360" w:lineRule="auto"/>
              <w:rPr>
                <w:ins w:id="730" w:author="yamel peraza" w:date="2015-02-26T18:46:00Z"/>
                <w:rFonts w:ascii="Times New Roman" w:hAnsi="Times New Roman" w:cs="Times New Roman"/>
                <w:b/>
              </w:rPr>
            </w:pPr>
            <w:ins w:id="731" w:author="yamel peraza" w:date="2015-02-26T18:46:00Z">
              <w:r w:rsidRPr="004C2E8A">
                <w:rPr>
                  <w:rFonts w:ascii="Times New Roman" w:hAnsi="Times New Roman" w:cs="Times New Roman"/>
                  <w:b/>
                </w:rPr>
                <w:t>Head Professor Modify VM Settings</w:t>
              </w:r>
            </w:ins>
          </w:p>
        </w:tc>
      </w:tr>
      <w:tr w:rsidR="007F5506" w:rsidRPr="00DE75FA" w14:paraId="0C30EC0B" w14:textId="77777777" w:rsidTr="00273E04">
        <w:trPr>
          <w:ins w:id="732" w:author="yamel peraza" w:date="2015-02-26T18:46:00Z"/>
        </w:trPr>
        <w:tc>
          <w:tcPr>
            <w:tcW w:w="3708" w:type="dxa"/>
            <w:shd w:val="clear" w:color="auto" w:fill="BDD6EE"/>
            <w:tcMar>
              <w:top w:w="100" w:type="dxa"/>
              <w:left w:w="115" w:type="dxa"/>
              <w:bottom w:w="100" w:type="dxa"/>
              <w:right w:w="115" w:type="dxa"/>
            </w:tcMar>
          </w:tcPr>
          <w:p w14:paraId="5DED7E74" w14:textId="77777777" w:rsidR="007F5506" w:rsidRPr="00DE75FA" w:rsidRDefault="007F5506" w:rsidP="00273E04">
            <w:pPr>
              <w:spacing w:after="0" w:line="360" w:lineRule="auto"/>
              <w:rPr>
                <w:ins w:id="733" w:author="yamel peraza" w:date="2015-02-26T18:46:00Z"/>
                <w:rFonts w:ascii="Times New Roman" w:hAnsi="Times New Roman" w:cs="Times New Roman"/>
              </w:rPr>
            </w:pPr>
            <w:ins w:id="734"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B191469" w14:textId="77777777" w:rsidR="007F5506" w:rsidRPr="00DE75FA" w:rsidRDefault="007F5506" w:rsidP="00273E04">
            <w:pPr>
              <w:spacing w:after="0" w:line="360" w:lineRule="auto"/>
              <w:rPr>
                <w:ins w:id="735" w:author="yamel peraza" w:date="2015-02-26T18:46:00Z"/>
                <w:rFonts w:ascii="Times New Roman" w:hAnsi="Times New Roman" w:cs="Times New Roman"/>
              </w:rPr>
            </w:pPr>
            <w:ins w:id="736" w:author="yamel peraza" w:date="2015-02-26T18:46:00Z">
              <w:r>
                <w:rPr>
                  <w:rFonts w:ascii="Times New Roman" w:eastAsia="Times New Roman" w:hAnsi="Times New Roman" w:cs="Times New Roman"/>
                  <w:sz w:val="24"/>
                </w:rPr>
                <w:t>Head professor</w:t>
              </w:r>
            </w:ins>
          </w:p>
        </w:tc>
      </w:tr>
      <w:tr w:rsidR="007F5506" w:rsidRPr="00453CF3" w14:paraId="56D5695C" w14:textId="77777777" w:rsidTr="00273E04">
        <w:trPr>
          <w:ins w:id="737" w:author="yamel peraza" w:date="2015-02-26T18:46:00Z"/>
        </w:trPr>
        <w:tc>
          <w:tcPr>
            <w:tcW w:w="3708" w:type="dxa"/>
            <w:tcMar>
              <w:top w:w="100" w:type="dxa"/>
              <w:left w:w="115" w:type="dxa"/>
              <w:bottom w:w="100" w:type="dxa"/>
              <w:right w:w="115" w:type="dxa"/>
            </w:tcMar>
          </w:tcPr>
          <w:p w14:paraId="4BDC2B0D" w14:textId="77777777" w:rsidR="007F5506" w:rsidRPr="00DE75FA" w:rsidRDefault="007F5506" w:rsidP="00273E04">
            <w:pPr>
              <w:spacing w:after="0" w:line="360" w:lineRule="auto"/>
              <w:rPr>
                <w:ins w:id="738" w:author="yamel peraza" w:date="2015-02-26T18:46:00Z"/>
                <w:rFonts w:ascii="Times New Roman" w:hAnsi="Times New Roman" w:cs="Times New Roman"/>
              </w:rPr>
            </w:pPr>
            <w:ins w:id="739"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86C6F62" w14:textId="77777777" w:rsidR="007F5506" w:rsidRDefault="007F5506" w:rsidP="00273E04">
            <w:pPr>
              <w:pStyle w:val="ListParagraph"/>
              <w:numPr>
                <w:ilvl w:val="0"/>
                <w:numId w:val="75"/>
              </w:numPr>
              <w:rPr>
                <w:ins w:id="740" w:author="yamel peraza" w:date="2015-02-26T18:46:00Z"/>
                <w:rFonts w:eastAsiaTheme="minorHAnsi"/>
              </w:rPr>
            </w:pPr>
            <w:ins w:id="741" w:author="yamel peraza" w:date="2015-02-26T18:46:00Z">
              <w:r>
                <w:rPr>
                  <w:rFonts w:eastAsiaTheme="minorHAnsi"/>
                </w:rPr>
                <w:t>Head professor selects Image, Memory RAM, Storage, Number of VM, Status, and click on submit button.</w:t>
              </w:r>
            </w:ins>
          </w:p>
          <w:p w14:paraId="52F9DE63" w14:textId="77777777" w:rsidR="007F5506" w:rsidRPr="00453CF3" w:rsidRDefault="007F5506" w:rsidP="00273E04">
            <w:pPr>
              <w:pStyle w:val="ListParagraph"/>
              <w:numPr>
                <w:ilvl w:val="0"/>
                <w:numId w:val="75"/>
              </w:numPr>
              <w:rPr>
                <w:ins w:id="742" w:author="yamel peraza" w:date="2015-02-26T18:46:00Z"/>
                <w:rFonts w:eastAsiaTheme="minorHAnsi"/>
              </w:rPr>
            </w:pPr>
            <w:ins w:id="743" w:author="yamel peraza" w:date="2015-02-26T18:46:00Z">
              <w:r>
                <w:rPr>
                  <w:rFonts w:eastAsiaTheme="minorHAnsi"/>
                </w:rPr>
                <w:t>System updates VM settings into database</w:t>
              </w:r>
            </w:ins>
          </w:p>
        </w:tc>
      </w:tr>
      <w:tr w:rsidR="007F5506" w:rsidRPr="00453CF3" w14:paraId="0CC0D144" w14:textId="77777777" w:rsidTr="00273E04">
        <w:trPr>
          <w:ins w:id="744" w:author="yamel peraza" w:date="2015-02-26T18:46:00Z"/>
        </w:trPr>
        <w:tc>
          <w:tcPr>
            <w:tcW w:w="3708" w:type="dxa"/>
            <w:shd w:val="clear" w:color="auto" w:fill="BDD6EE"/>
            <w:tcMar>
              <w:top w:w="100" w:type="dxa"/>
              <w:left w:w="115" w:type="dxa"/>
              <w:bottom w:w="100" w:type="dxa"/>
              <w:right w:w="115" w:type="dxa"/>
            </w:tcMar>
          </w:tcPr>
          <w:p w14:paraId="5437CFC1" w14:textId="77777777" w:rsidR="007F5506" w:rsidRPr="00DE75FA" w:rsidRDefault="007F5506" w:rsidP="00273E04">
            <w:pPr>
              <w:spacing w:after="0" w:line="360" w:lineRule="auto"/>
              <w:rPr>
                <w:ins w:id="745" w:author="yamel peraza" w:date="2015-02-26T18:46:00Z"/>
                <w:rFonts w:ascii="Times New Roman" w:hAnsi="Times New Roman" w:cs="Times New Roman"/>
              </w:rPr>
            </w:pPr>
            <w:ins w:id="746"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7C29F713" w14:textId="77777777" w:rsidR="007F5506" w:rsidRDefault="007F5506" w:rsidP="00273E04">
            <w:pPr>
              <w:pStyle w:val="ListParagraph"/>
              <w:numPr>
                <w:ilvl w:val="0"/>
                <w:numId w:val="76"/>
              </w:numPr>
              <w:spacing w:line="256" w:lineRule="auto"/>
              <w:jc w:val="left"/>
              <w:rPr>
                <w:ins w:id="747" w:author="yamel peraza" w:date="2015-02-26T18:46:00Z"/>
                <w:rFonts w:ascii="Times New Roman" w:eastAsiaTheme="minorHAnsi" w:hAnsi="Times New Roman" w:cs="Times New Roman"/>
              </w:rPr>
            </w:pPr>
            <w:ins w:id="748" w:author="yamel peraza" w:date="2015-02-26T18:46:00Z">
              <w:r>
                <w:rPr>
                  <w:rFonts w:ascii="Times New Roman" w:eastAsiaTheme="minorHAnsi" w:hAnsi="Times New Roman" w:cs="Times New Roman"/>
                </w:rPr>
                <w:t>Head professor modifies VM-request’s settings but does not click on submit button and navigates into a different page.</w:t>
              </w:r>
            </w:ins>
          </w:p>
          <w:p w14:paraId="70F89D8B" w14:textId="77777777" w:rsidR="007F5506" w:rsidRPr="00453CF3" w:rsidRDefault="007F5506" w:rsidP="00273E04">
            <w:pPr>
              <w:pStyle w:val="ListParagraph"/>
              <w:numPr>
                <w:ilvl w:val="0"/>
                <w:numId w:val="76"/>
              </w:numPr>
              <w:spacing w:line="256" w:lineRule="auto"/>
              <w:jc w:val="left"/>
              <w:rPr>
                <w:ins w:id="749" w:author="yamel peraza" w:date="2015-02-26T18:46:00Z"/>
                <w:rFonts w:ascii="Times New Roman" w:eastAsiaTheme="minorHAnsi" w:hAnsi="Times New Roman" w:cs="Times New Roman"/>
              </w:rPr>
            </w:pPr>
            <w:ins w:id="750" w:author="yamel peraza" w:date="2015-02-26T18:46:00Z">
              <w:r>
                <w:rPr>
                  <w:rFonts w:ascii="Times New Roman" w:eastAsiaTheme="minorHAnsi" w:hAnsi="Times New Roman" w:cs="Times New Roman"/>
                </w:rPr>
                <w:lastRenderedPageBreak/>
                <w:t>System consider request invalid and it is destroyed.</w:t>
              </w:r>
            </w:ins>
          </w:p>
        </w:tc>
      </w:tr>
      <w:tr w:rsidR="007F5506" w:rsidRPr="00C37503" w14:paraId="31DCFBC9" w14:textId="77777777" w:rsidTr="00273E04">
        <w:trPr>
          <w:trHeight w:val="997"/>
          <w:ins w:id="751" w:author="yamel peraza" w:date="2015-02-26T18:46:00Z"/>
        </w:trPr>
        <w:tc>
          <w:tcPr>
            <w:tcW w:w="3708" w:type="dxa"/>
            <w:tcMar>
              <w:top w:w="100" w:type="dxa"/>
              <w:left w:w="115" w:type="dxa"/>
              <w:bottom w:w="100" w:type="dxa"/>
              <w:right w:w="115" w:type="dxa"/>
            </w:tcMar>
          </w:tcPr>
          <w:p w14:paraId="5C28C33E" w14:textId="77777777" w:rsidR="007F5506" w:rsidRPr="00DE75FA" w:rsidRDefault="007F5506" w:rsidP="00273E04">
            <w:pPr>
              <w:spacing w:after="0" w:line="360" w:lineRule="auto"/>
              <w:rPr>
                <w:ins w:id="752" w:author="yamel peraza" w:date="2015-02-26T18:46:00Z"/>
                <w:rFonts w:ascii="Times New Roman" w:hAnsi="Times New Roman" w:cs="Times New Roman"/>
              </w:rPr>
            </w:pPr>
            <w:ins w:id="753" w:author="yamel peraza" w:date="2015-02-26T18:46: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22D6FB71" w14:textId="77777777" w:rsidR="007F5506" w:rsidRPr="004C2E8A" w:rsidRDefault="007F5506" w:rsidP="00273E04">
            <w:pPr>
              <w:pStyle w:val="ListParagraph"/>
              <w:numPr>
                <w:ilvl w:val="0"/>
                <w:numId w:val="56"/>
              </w:numPr>
              <w:jc w:val="left"/>
              <w:rPr>
                <w:ins w:id="754" w:author="yamel peraza" w:date="2015-02-26T18:46:00Z"/>
                <w:rFonts w:eastAsiaTheme="minorHAnsi"/>
              </w:rPr>
            </w:pPr>
            <w:ins w:id="755" w:author="yamel peraza" w:date="2015-02-26T18:46:00Z">
              <w:r>
                <w:rPr>
                  <w:rFonts w:ascii="Times New Roman" w:eastAsiaTheme="minorHAnsi" w:hAnsi="Times New Roman" w:cs="Times New Roman"/>
                </w:rPr>
                <w:t>Head professor is logged into the system</w:t>
              </w:r>
            </w:ins>
          </w:p>
          <w:p w14:paraId="2C78D054" w14:textId="77777777" w:rsidR="007F5506" w:rsidRPr="00C37503" w:rsidRDefault="007F5506" w:rsidP="00273E04">
            <w:pPr>
              <w:pStyle w:val="ListParagraph"/>
              <w:numPr>
                <w:ilvl w:val="0"/>
                <w:numId w:val="56"/>
              </w:numPr>
              <w:jc w:val="left"/>
              <w:rPr>
                <w:ins w:id="756" w:author="yamel peraza" w:date="2015-02-26T18:46:00Z"/>
                <w:rFonts w:eastAsiaTheme="minorHAnsi"/>
              </w:rPr>
            </w:pPr>
            <w:ins w:id="757" w:author="yamel peraza" w:date="2015-02-26T18:46:00Z">
              <w:r>
                <w:rPr>
                  <w:rFonts w:ascii="Times New Roman" w:eastAsiaTheme="minorHAnsi" w:hAnsi="Times New Roman" w:cs="Times New Roman"/>
                </w:rPr>
                <w:t>Head professor is in VM – Requests page</w:t>
              </w:r>
            </w:ins>
          </w:p>
        </w:tc>
      </w:tr>
      <w:tr w:rsidR="007F5506" w:rsidRPr="00453CF3" w14:paraId="3D973902" w14:textId="77777777" w:rsidTr="00273E04">
        <w:trPr>
          <w:ins w:id="758" w:author="yamel peraza" w:date="2015-02-26T18:46:00Z"/>
        </w:trPr>
        <w:tc>
          <w:tcPr>
            <w:tcW w:w="3708" w:type="dxa"/>
            <w:shd w:val="clear" w:color="auto" w:fill="BDD6EE"/>
            <w:tcMar>
              <w:top w:w="100" w:type="dxa"/>
              <w:left w:w="115" w:type="dxa"/>
              <w:bottom w:w="100" w:type="dxa"/>
              <w:right w:w="115" w:type="dxa"/>
            </w:tcMar>
          </w:tcPr>
          <w:p w14:paraId="05B41CA0" w14:textId="77777777" w:rsidR="007F5506" w:rsidRPr="00DE75FA" w:rsidRDefault="007F5506" w:rsidP="00273E04">
            <w:pPr>
              <w:spacing w:after="0" w:line="360" w:lineRule="auto"/>
              <w:rPr>
                <w:ins w:id="759" w:author="yamel peraza" w:date="2015-02-26T18:46:00Z"/>
                <w:rFonts w:ascii="Times New Roman" w:hAnsi="Times New Roman" w:cs="Times New Roman"/>
              </w:rPr>
            </w:pPr>
            <w:ins w:id="760"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9BAC7FE" w14:textId="77777777" w:rsidR="007F5506" w:rsidRPr="00453CF3" w:rsidRDefault="007F5506" w:rsidP="00273E04">
            <w:pPr>
              <w:pStyle w:val="ListParagraph"/>
              <w:numPr>
                <w:ilvl w:val="0"/>
                <w:numId w:val="69"/>
              </w:numPr>
              <w:jc w:val="left"/>
              <w:rPr>
                <w:ins w:id="761" w:author="yamel peraza" w:date="2015-02-26T18:46:00Z"/>
                <w:rFonts w:ascii="Times New Roman" w:eastAsiaTheme="minorHAnsi" w:hAnsi="Times New Roman" w:cs="Times New Roman"/>
              </w:rPr>
            </w:pPr>
            <w:ins w:id="762" w:author="yamel peraza" w:date="2015-02-26T18:46:00Z">
              <w:r w:rsidRPr="00453CF3">
                <w:rPr>
                  <w:rFonts w:ascii="Times New Roman" w:hAnsi="Times New Roman" w:cs="Times New Roman"/>
                </w:rPr>
                <w:t xml:space="preserve"> </w:t>
              </w:r>
              <w:r>
                <w:rPr>
                  <w:rFonts w:ascii="Times New Roman" w:hAnsi="Times New Roman" w:cs="Times New Roman"/>
                </w:rPr>
                <w:t xml:space="preserve">Head professor successfully modified VMs settings </w:t>
              </w:r>
            </w:ins>
          </w:p>
        </w:tc>
      </w:tr>
      <w:tr w:rsidR="007F5506" w:rsidRPr="004C2E8A" w14:paraId="7A0737C8" w14:textId="77777777" w:rsidTr="00273E04">
        <w:trPr>
          <w:ins w:id="763" w:author="yamel peraza" w:date="2015-02-26T18:46:00Z"/>
        </w:trPr>
        <w:tc>
          <w:tcPr>
            <w:tcW w:w="3708" w:type="dxa"/>
            <w:shd w:val="clear" w:color="auto" w:fill="auto"/>
            <w:tcMar>
              <w:top w:w="100" w:type="dxa"/>
              <w:left w:w="115" w:type="dxa"/>
              <w:bottom w:w="100" w:type="dxa"/>
              <w:right w:w="115" w:type="dxa"/>
            </w:tcMar>
          </w:tcPr>
          <w:p w14:paraId="6D72E47B" w14:textId="77777777" w:rsidR="007F5506" w:rsidRPr="00DE75FA" w:rsidRDefault="007F5506" w:rsidP="00273E04">
            <w:pPr>
              <w:spacing w:after="0" w:line="360" w:lineRule="auto"/>
              <w:rPr>
                <w:ins w:id="764" w:author="yamel peraza" w:date="2015-02-26T18:46:00Z"/>
                <w:rFonts w:ascii="Times New Roman" w:eastAsia="Times New Roman" w:hAnsi="Times New Roman" w:cs="Times New Roman"/>
                <w:b/>
                <w:i/>
                <w:sz w:val="24"/>
              </w:rPr>
            </w:pPr>
            <w:ins w:id="765"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BB42BF5" w14:textId="77777777" w:rsidR="007F5506" w:rsidRPr="004C2E8A" w:rsidRDefault="007F5506" w:rsidP="00273E04">
            <w:pPr>
              <w:pStyle w:val="ListParagraph"/>
              <w:numPr>
                <w:ilvl w:val="0"/>
                <w:numId w:val="70"/>
              </w:numPr>
              <w:jc w:val="left"/>
              <w:rPr>
                <w:ins w:id="766" w:author="yamel peraza" w:date="2015-02-26T18:46:00Z"/>
                <w:rFonts w:eastAsiaTheme="minorHAnsi"/>
              </w:rPr>
            </w:pPr>
            <w:ins w:id="767" w:author="yamel peraza" w:date="2015-02-26T18:46:00Z">
              <w:r>
                <w:rPr>
                  <w:rFonts w:eastAsiaTheme="minorHAnsi"/>
                </w:rPr>
                <w:t xml:space="preserve">If default email notification input field is empty, system prompts with an error message. </w:t>
              </w:r>
            </w:ins>
          </w:p>
        </w:tc>
      </w:tr>
    </w:tbl>
    <w:p w14:paraId="3644FAC9" w14:textId="77777777" w:rsidR="007F5506" w:rsidRDefault="007F5506" w:rsidP="00900A1E">
      <w:pPr>
        <w:rPr>
          <w:ins w:id="768" w:author="yamel peraza" w:date="2015-02-26T18:46:00Z"/>
        </w:rPr>
      </w:pPr>
    </w:p>
    <w:p w14:paraId="0F55C9AA" w14:textId="77777777" w:rsidR="007F5506" w:rsidRDefault="007F5506" w:rsidP="00900A1E">
      <w:pPr>
        <w:rPr>
          <w:ins w:id="769" w:author="yamel peraza" w:date="2015-02-26T18:46:00Z"/>
        </w:rPr>
      </w:pPr>
    </w:p>
    <w:p w14:paraId="01F3F583" w14:textId="77777777" w:rsidR="007F5506" w:rsidRDefault="007F5506" w:rsidP="00900A1E">
      <w:pPr>
        <w:rPr>
          <w:ins w:id="770" w:author="yamel peraza" w:date="2015-02-26T18:46:00Z"/>
        </w:rPr>
      </w:pPr>
    </w:p>
    <w:p w14:paraId="071E4DD4" w14:textId="77777777" w:rsidR="007F5506" w:rsidRDefault="007F5506" w:rsidP="00900A1E">
      <w:pPr>
        <w:rPr>
          <w:ins w:id="771" w:author="yamel peraza" w:date="2015-02-26T18:46:00Z"/>
        </w:rPr>
      </w:pPr>
    </w:p>
    <w:p w14:paraId="309C6A14" w14:textId="77777777" w:rsidR="007F5506" w:rsidRDefault="007F5506" w:rsidP="00900A1E">
      <w:pPr>
        <w:rPr>
          <w:ins w:id="772" w:author="yamel peraza" w:date="2015-02-26T18:46:00Z"/>
        </w:rPr>
      </w:pPr>
    </w:p>
    <w:p w14:paraId="7B9E443D" w14:textId="77777777" w:rsidR="007F5506" w:rsidRDefault="007F5506" w:rsidP="00900A1E">
      <w:pPr>
        <w:rPr>
          <w:ins w:id="773" w:author="yamel peraza" w:date="2015-02-26T18:46:00Z"/>
        </w:rPr>
      </w:pPr>
    </w:p>
    <w:p w14:paraId="01ACD7F4" w14:textId="77777777" w:rsidR="007F5506" w:rsidRDefault="007F5506" w:rsidP="00900A1E">
      <w:pPr>
        <w:rPr>
          <w:ins w:id="774"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0AF01C51" w14:textId="77777777" w:rsidTr="00273E04">
        <w:trPr>
          <w:ins w:id="775" w:author="yamel peraza" w:date="2015-02-26T18:46:00Z"/>
        </w:trPr>
        <w:tc>
          <w:tcPr>
            <w:tcW w:w="3708" w:type="dxa"/>
            <w:tcMar>
              <w:top w:w="100" w:type="dxa"/>
              <w:left w:w="115" w:type="dxa"/>
              <w:bottom w:w="100" w:type="dxa"/>
              <w:right w:w="115" w:type="dxa"/>
            </w:tcMar>
          </w:tcPr>
          <w:p w14:paraId="5B21CE59" w14:textId="77777777" w:rsidR="007F5506" w:rsidRPr="00DE75FA" w:rsidRDefault="007F5506" w:rsidP="00273E04">
            <w:pPr>
              <w:spacing w:after="0" w:line="360" w:lineRule="auto"/>
              <w:rPr>
                <w:ins w:id="776" w:author="yamel peraza" w:date="2015-02-26T18:46:00Z"/>
                <w:rFonts w:ascii="Times New Roman" w:hAnsi="Times New Roman" w:cs="Times New Roman"/>
              </w:rPr>
            </w:pPr>
            <w:ins w:id="777"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(SPW9_109</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AF60379" w14:textId="77777777" w:rsidR="007F5506" w:rsidRPr="004C2E8A" w:rsidRDefault="007F5506" w:rsidP="00273E04">
            <w:pPr>
              <w:spacing w:after="0" w:line="360" w:lineRule="auto"/>
              <w:rPr>
                <w:ins w:id="778" w:author="yamel peraza" w:date="2015-02-26T18:46:00Z"/>
                <w:rFonts w:ascii="Times New Roman" w:hAnsi="Times New Roman" w:cs="Times New Roman"/>
                <w:b/>
              </w:rPr>
            </w:pPr>
            <w:ins w:id="779" w:author="yamel peraza" w:date="2015-02-26T18:46:00Z">
              <w:r w:rsidRPr="004C2E8A">
                <w:rPr>
                  <w:rFonts w:ascii="Times New Roman" w:hAnsi="Times New Roman" w:cs="Times New Roman"/>
                  <w:b/>
                </w:rPr>
                <w:t xml:space="preserve">Head Professor </w:t>
              </w:r>
              <w:r>
                <w:rPr>
                  <w:rFonts w:ascii="Times New Roman" w:hAnsi="Times New Roman" w:cs="Times New Roman"/>
                  <w:b/>
                </w:rPr>
                <w:t>Request VM Creation</w:t>
              </w:r>
            </w:ins>
          </w:p>
        </w:tc>
      </w:tr>
      <w:tr w:rsidR="007F5506" w:rsidRPr="00DE75FA" w14:paraId="4C8CC356" w14:textId="77777777" w:rsidTr="00273E04">
        <w:trPr>
          <w:ins w:id="780" w:author="yamel peraza" w:date="2015-02-26T18:46:00Z"/>
        </w:trPr>
        <w:tc>
          <w:tcPr>
            <w:tcW w:w="3708" w:type="dxa"/>
            <w:shd w:val="clear" w:color="auto" w:fill="BDD6EE"/>
            <w:tcMar>
              <w:top w:w="100" w:type="dxa"/>
              <w:left w:w="115" w:type="dxa"/>
              <w:bottom w:w="100" w:type="dxa"/>
              <w:right w:w="115" w:type="dxa"/>
            </w:tcMar>
          </w:tcPr>
          <w:p w14:paraId="387AFD5C" w14:textId="77777777" w:rsidR="007F5506" w:rsidRPr="00DE75FA" w:rsidRDefault="007F5506" w:rsidP="00273E04">
            <w:pPr>
              <w:spacing w:after="0" w:line="360" w:lineRule="auto"/>
              <w:rPr>
                <w:ins w:id="781" w:author="yamel peraza" w:date="2015-02-26T18:46:00Z"/>
                <w:rFonts w:ascii="Times New Roman" w:hAnsi="Times New Roman" w:cs="Times New Roman"/>
              </w:rPr>
            </w:pPr>
            <w:ins w:id="782"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61567329" w14:textId="77777777" w:rsidR="007F5506" w:rsidRPr="00DE75FA" w:rsidRDefault="007F5506" w:rsidP="00273E04">
            <w:pPr>
              <w:spacing w:after="0" w:line="360" w:lineRule="auto"/>
              <w:rPr>
                <w:ins w:id="783" w:author="yamel peraza" w:date="2015-02-26T18:46:00Z"/>
                <w:rFonts w:ascii="Times New Roman" w:hAnsi="Times New Roman" w:cs="Times New Roman"/>
              </w:rPr>
            </w:pPr>
            <w:ins w:id="784" w:author="yamel peraza" w:date="2015-02-26T18:46:00Z">
              <w:r>
                <w:rPr>
                  <w:rFonts w:ascii="Times New Roman" w:eastAsia="Times New Roman" w:hAnsi="Times New Roman" w:cs="Times New Roman"/>
                  <w:sz w:val="24"/>
                </w:rPr>
                <w:t>Head professor</w:t>
              </w:r>
            </w:ins>
          </w:p>
        </w:tc>
      </w:tr>
      <w:tr w:rsidR="007F5506" w:rsidRPr="004C2E8A" w14:paraId="31E4B70C" w14:textId="77777777" w:rsidTr="00273E04">
        <w:trPr>
          <w:ins w:id="785" w:author="yamel peraza" w:date="2015-02-26T18:46:00Z"/>
        </w:trPr>
        <w:tc>
          <w:tcPr>
            <w:tcW w:w="3708" w:type="dxa"/>
            <w:tcMar>
              <w:top w:w="100" w:type="dxa"/>
              <w:left w:w="115" w:type="dxa"/>
              <w:bottom w:w="100" w:type="dxa"/>
              <w:right w:w="115" w:type="dxa"/>
            </w:tcMar>
          </w:tcPr>
          <w:p w14:paraId="4F2E931B" w14:textId="77777777" w:rsidR="007F5506" w:rsidRPr="00DE75FA" w:rsidRDefault="007F5506" w:rsidP="00273E04">
            <w:pPr>
              <w:spacing w:after="0" w:line="360" w:lineRule="auto"/>
              <w:rPr>
                <w:ins w:id="786" w:author="yamel peraza" w:date="2015-02-26T18:46:00Z"/>
                <w:rFonts w:ascii="Times New Roman" w:hAnsi="Times New Roman" w:cs="Times New Roman"/>
              </w:rPr>
            </w:pPr>
            <w:ins w:id="787"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8CE5CFB" w14:textId="77777777" w:rsidR="007F5506" w:rsidRDefault="007F5506" w:rsidP="00273E04">
            <w:pPr>
              <w:rPr>
                <w:ins w:id="788" w:author="yamel peraza" w:date="2015-02-26T18:46:00Z"/>
                <w:rFonts w:eastAsiaTheme="minorHAnsi"/>
              </w:rPr>
            </w:pPr>
          </w:p>
          <w:p w14:paraId="2FD1F1C9" w14:textId="77777777" w:rsidR="007F5506" w:rsidRDefault="007F5506" w:rsidP="00273E04">
            <w:pPr>
              <w:pStyle w:val="ListParagraph"/>
              <w:numPr>
                <w:ilvl w:val="0"/>
                <w:numId w:val="77"/>
              </w:numPr>
              <w:jc w:val="left"/>
              <w:rPr>
                <w:ins w:id="789" w:author="yamel peraza" w:date="2015-02-26T18:46:00Z"/>
                <w:rFonts w:eastAsiaTheme="minorHAnsi"/>
              </w:rPr>
            </w:pPr>
            <w:ins w:id="790" w:author="yamel peraza" w:date="2015-02-26T18:46:00Z">
              <w:r>
                <w:rPr>
                  <w:rFonts w:eastAsiaTheme="minorHAnsi"/>
                </w:rPr>
                <w:t xml:space="preserve"> </w:t>
              </w:r>
              <w:r w:rsidRPr="004C2E8A">
                <w:rPr>
                  <w:rFonts w:eastAsiaTheme="minorHAnsi"/>
                </w:rPr>
                <w:t>Head professor clicks on “Status” drop down</w:t>
              </w:r>
              <w:r>
                <w:rPr>
                  <w:rFonts w:eastAsiaTheme="minorHAnsi"/>
                </w:rPr>
                <w:t xml:space="preserve"> </w:t>
              </w:r>
              <w:r w:rsidRPr="004C2E8A">
                <w:rPr>
                  <w:rFonts w:eastAsiaTheme="minorHAnsi"/>
                </w:rPr>
                <w:t xml:space="preserve">menu and </w:t>
              </w:r>
              <w:r>
                <w:rPr>
                  <w:rFonts w:eastAsiaTheme="minorHAnsi"/>
                </w:rPr>
                <w:t xml:space="preserve">   </w:t>
              </w:r>
              <w:r w:rsidRPr="004C2E8A">
                <w:rPr>
                  <w:rFonts w:eastAsiaTheme="minorHAnsi"/>
                </w:rPr>
                <w:t>selects approved option, then clicks on submit button</w:t>
              </w:r>
              <w:r>
                <w:rPr>
                  <w:rFonts w:eastAsiaTheme="minorHAnsi"/>
                </w:rPr>
                <w:t>.</w:t>
              </w:r>
            </w:ins>
          </w:p>
          <w:p w14:paraId="24357560" w14:textId="77777777" w:rsidR="007F5506" w:rsidRPr="004C2E8A" w:rsidRDefault="007F5506" w:rsidP="00273E04">
            <w:pPr>
              <w:pStyle w:val="ListParagraph"/>
              <w:numPr>
                <w:ilvl w:val="0"/>
                <w:numId w:val="77"/>
              </w:numPr>
              <w:rPr>
                <w:ins w:id="791" w:author="yamel peraza" w:date="2015-02-26T18:46:00Z"/>
                <w:rFonts w:eastAsiaTheme="minorHAnsi"/>
              </w:rPr>
            </w:pPr>
            <w:ins w:id="792" w:author="yamel peraza" w:date="2015-02-26T18:46:00Z">
              <w:r w:rsidRPr="004C2E8A">
                <w:rPr>
                  <w:rFonts w:eastAsiaTheme="minorHAnsi"/>
                </w:rPr>
                <w:t xml:space="preserve">System </w:t>
              </w:r>
              <w:r>
                <w:rPr>
                  <w:rFonts w:eastAsiaTheme="minorHAnsi"/>
                </w:rPr>
                <w:t>searches</w:t>
              </w:r>
              <w:r w:rsidRPr="004C2E8A">
                <w:rPr>
                  <w:rFonts w:eastAsiaTheme="minorHAnsi"/>
                </w:rPr>
                <w:t xml:space="preserve"> </w:t>
              </w:r>
              <w:r>
                <w:rPr>
                  <w:rFonts w:eastAsiaTheme="minorHAnsi"/>
                </w:rPr>
                <w:t xml:space="preserve">for </w:t>
              </w:r>
              <w:proofErr w:type="spellStart"/>
              <w:r>
                <w:rPr>
                  <w:rFonts w:eastAsiaTheme="minorHAnsi"/>
                </w:rPr>
                <w:t>vm</w:t>
              </w:r>
              <w:proofErr w:type="spellEnd"/>
              <w:r>
                <w:rPr>
                  <w:rFonts w:eastAsiaTheme="minorHAnsi"/>
                </w:rPr>
                <w:t xml:space="preserve"> requests with status equal approved and sends email to system admin.</w:t>
              </w:r>
            </w:ins>
          </w:p>
        </w:tc>
      </w:tr>
      <w:tr w:rsidR="007F5506" w:rsidRPr="004C2E8A" w14:paraId="50DCF242" w14:textId="77777777" w:rsidTr="00273E04">
        <w:trPr>
          <w:ins w:id="793" w:author="yamel peraza" w:date="2015-02-26T18:46:00Z"/>
        </w:trPr>
        <w:tc>
          <w:tcPr>
            <w:tcW w:w="3708" w:type="dxa"/>
            <w:shd w:val="clear" w:color="auto" w:fill="BDD6EE"/>
            <w:tcMar>
              <w:top w:w="100" w:type="dxa"/>
              <w:left w:w="115" w:type="dxa"/>
              <w:bottom w:w="100" w:type="dxa"/>
              <w:right w:w="115" w:type="dxa"/>
            </w:tcMar>
          </w:tcPr>
          <w:p w14:paraId="2E4F12AA" w14:textId="77777777" w:rsidR="007F5506" w:rsidRPr="00DE75FA" w:rsidRDefault="007F5506" w:rsidP="00273E04">
            <w:pPr>
              <w:spacing w:after="0" w:line="360" w:lineRule="auto"/>
              <w:rPr>
                <w:ins w:id="794" w:author="yamel peraza" w:date="2015-02-26T18:46:00Z"/>
                <w:rFonts w:ascii="Times New Roman" w:hAnsi="Times New Roman" w:cs="Times New Roman"/>
              </w:rPr>
            </w:pPr>
            <w:ins w:id="795"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A8BCC4A" w14:textId="77777777" w:rsidR="007F5506" w:rsidRDefault="007F5506" w:rsidP="00273E04">
            <w:pPr>
              <w:pStyle w:val="ListParagraph"/>
              <w:numPr>
                <w:ilvl w:val="0"/>
                <w:numId w:val="78"/>
              </w:numPr>
              <w:spacing w:line="256" w:lineRule="auto"/>
              <w:jc w:val="left"/>
              <w:rPr>
                <w:ins w:id="796" w:author="yamel peraza" w:date="2015-02-26T18:46:00Z"/>
                <w:rFonts w:ascii="Times New Roman" w:eastAsiaTheme="minorHAnsi" w:hAnsi="Times New Roman" w:cs="Times New Roman"/>
              </w:rPr>
            </w:pPr>
            <w:ins w:id="797" w:author="yamel peraza" w:date="2015-02-26T18:46:00Z">
              <w:r w:rsidRPr="004C2E8A">
                <w:rPr>
                  <w:rFonts w:ascii="Times New Roman" w:eastAsiaTheme="minorHAnsi" w:hAnsi="Times New Roman" w:cs="Times New Roman"/>
                </w:rPr>
                <w:t>Head professor does not select from “Status” drop down menu the option APPROVED and clicks on submit button</w:t>
              </w:r>
              <w:r>
                <w:rPr>
                  <w:rFonts w:ascii="Times New Roman" w:eastAsiaTheme="minorHAnsi" w:hAnsi="Times New Roman" w:cs="Times New Roman"/>
                </w:rPr>
                <w:t>.</w:t>
              </w:r>
            </w:ins>
          </w:p>
          <w:p w14:paraId="50290621" w14:textId="77777777" w:rsidR="007F5506" w:rsidRPr="004C2E8A" w:rsidRDefault="007F5506" w:rsidP="00273E04">
            <w:pPr>
              <w:pStyle w:val="ListParagraph"/>
              <w:numPr>
                <w:ilvl w:val="0"/>
                <w:numId w:val="78"/>
              </w:numPr>
              <w:spacing w:line="256" w:lineRule="auto"/>
              <w:jc w:val="left"/>
              <w:rPr>
                <w:ins w:id="798" w:author="yamel peraza" w:date="2015-02-26T18:46:00Z"/>
                <w:rFonts w:ascii="Times New Roman" w:eastAsiaTheme="minorHAnsi" w:hAnsi="Times New Roman" w:cs="Times New Roman"/>
              </w:rPr>
            </w:pPr>
            <w:ins w:id="799" w:author="yamel peraza" w:date="2015-02-26T18:46:00Z">
              <w:r w:rsidRPr="004C2E8A">
                <w:rPr>
                  <w:rFonts w:ascii="Times New Roman" w:eastAsiaTheme="minorHAnsi" w:hAnsi="Times New Roman" w:cs="Times New Roman"/>
                </w:rPr>
                <w:t xml:space="preserve">System </w:t>
              </w:r>
              <w:r>
                <w:rPr>
                  <w:rFonts w:ascii="Times New Roman" w:eastAsiaTheme="minorHAnsi" w:hAnsi="Times New Roman" w:cs="Times New Roman"/>
                </w:rPr>
                <w:t>does not send email to admin.</w:t>
              </w:r>
            </w:ins>
          </w:p>
        </w:tc>
      </w:tr>
      <w:tr w:rsidR="007F5506" w:rsidRPr="00C37503" w14:paraId="744B9894" w14:textId="77777777" w:rsidTr="00273E04">
        <w:trPr>
          <w:trHeight w:val="997"/>
          <w:ins w:id="800" w:author="yamel peraza" w:date="2015-02-26T18:46:00Z"/>
        </w:trPr>
        <w:tc>
          <w:tcPr>
            <w:tcW w:w="3708" w:type="dxa"/>
            <w:tcMar>
              <w:top w:w="100" w:type="dxa"/>
              <w:left w:w="115" w:type="dxa"/>
              <w:bottom w:w="100" w:type="dxa"/>
              <w:right w:w="115" w:type="dxa"/>
            </w:tcMar>
          </w:tcPr>
          <w:p w14:paraId="4746B8C0" w14:textId="77777777" w:rsidR="007F5506" w:rsidRPr="00DE75FA" w:rsidRDefault="007F5506" w:rsidP="00273E04">
            <w:pPr>
              <w:spacing w:after="0" w:line="360" w:lineRule="auto"/>
              <w:rPr>
                <w:ins w:id="801" w:author="yamel peraza" w:date="2015-02-26T18:46:00Z"/>
                <w:rFonts w:ascii="Times New Roman" w:hAnsi="Times New Roman" w:cs="Times New Roman"/>
              </w:rPr>
            </w:pPr>
            <w:ins w:id="802"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F2A715E" w14:textId="77777777" w:rsidR="007F5506" w:rsidRPr="004C2E8A" w:rsidRDefault="007F5506" w:rsidP="00273E04">
            <w:pPr>
              <w:pStyle w:val="ListParagraph"/>
              <w:numPr>
                <w:ilvl w:val="0"/>
                <w:numId w:val="56"/>
              </w:numPr>
              <w:jc w:val="left"/>
              <w:rPr>
                <w:ins w:id="803" w:author="yamel peraza" w:date="2015-02-26T18:46:00Z"/>
                <w:rFonts w:eastAsiaTheme="minorHAnsi"/>
              </w:rPr>
            </w:pPr>
            <w:ins w:id="804" w:author="yamel peraza" w:date="2015-02-26T18:46:00Z">
              <w:r>
                <w:rPr>
                  <w:rFonts w:ascii="Times New Roman" w:eastAsiaTheme="minorHAnsi" w:hAnsi="Times New Roman" w:cs="Times New Roman"/>
                </w:rPr>
                <w:t>Head professor is logged into the system</w:t>
              </w:r>
            </w:ins>
          </w:p>
          <w:p w14:paraId="1A4C1844" w14:textId="77777777" w:rsidR="007F5506" w:rsidRPr="00C37503" w:rsidRDefault="007F5506" w:rsidP="00273E04">
            <w:pPr>
              <w:pStyle w:val="ListParagraph"/>
              <w:numPr>
                <w:ilvl w:val="0"/>
                <w:numId w:val="56"/>
              </w:numPr>
              <w:jc w:val="left"/>
              <w:rPr>
                <w:ins w:id="805" w:author="yamel peraza" w:date="2015-02-26T18:46:00Z"/>
                <w:rFonts w:eastAsiaTheme="minorHAnsi"/>
              </w:rPr>
            </w:pPr>
            <w:ins w:id="806" w:author="yamel peraza" w:date="2015-02-26T18:46:00Z">
              <w:r>
                <w:rPr>
                  <w:rFonts w:ascii="Times New Roman" w:eastAsiaTheme="minorHAnsi" w:hAnsi="Times New Roman" w:cs="Times New Roman"/>
                </w:rPr>
                <w:t>Head professor is in VM – Requests page</w:t>
              </w:r>
            </w:ins>
          </w:p>
        </w:tc>
      </w:tr>
      <w:tr w:rsidR="007F5506" w:rsidRPr="00453CF3" w14:paraId="714BEE81" w14:textId="77777777" w:rsidTr="00273E04">
        <w:trPr>
          <w:ins w:id="807" w:author="yamel peraza" w:date="2015-02-26T18:46:00Z"/>
        </w:trPr>
        <w:tc>
          <w:tcPr>
            <w:tcW w:w="3708" w:type="dxa"/>
            <w:shd w:val="clear" w:color="auto" w:fill="BDD6EE"/>
            <w:tcMar>
              <w:top w:w="100" w:type="dxa"/>
              <w:left w:w="115" w:type="dxa"/>
              <w:bottom w:w="100" w:type="dxa"/>
              <w:right w:w="115" w:type="dxa"/>
            </w:tcMar>
          </w:tcPr>
          <w:p w14:paraId="13296898" w14:textId="77777777" w:rsidR="007F5506" w:rsidRPr="00DE75FA" w:rsidRDefault="007F5506" w:rsidP="00273E04">
            <w:pPr>
              <w:spacing w:after="0" w:line="360" w:lineRule="auto"/>
              <w:rPr>
                <w:ins w:id="808" w:author="yamel peraza" w:date="2015-02-26T18:46:00Z"/>
                <w:rFonts w:ascii="Times New Roman" w:hAnsi="Times New Roman" w:cs="Times New Roman"/>
              </w:rPr>
            </w:pPr>
            <w:ins w:id="809" w:author="yamel peraza" w:date="2015-02-26T18:46:00Z">
              <w:r w:rsidRPr="00DE75FA">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369E4864" w14:textId="77777777" w:rsidR="007F5506" w:rsidRPr="00453CF3" w:rsidRDefault="007F5506" w:rsidP="00273E04">
            <w:pPr>
              <w:pStyle w:val="ListParagraph"/>
              <w:numPr>
                <w:ilvl w:val="0"/>
                <w:numId w:val="69"/>
              </w:numPr>
              <w:jc w:val="left"/>
              <w:rPr>
                <w:ins w:id="810" w:author="yamel peraza" w:date="2015-02-26T18:46:00Z"/>
                <w:rFonts w:ascii="Times New Roman" w:eastAsiaTheme="minorHAnsi" w:hAnsi="Times New Roman" w:cs="Times New Roman"/>
              </w:rPr>
            </w:pPr>
            <w:ins w:id="811" w:author="yamel peraza" w:date="2015-02-26T18:46:00Z">
              <w:r w:rsidRPr="00453CF3">
                <w:rPr>
                  <w:rFonts w:ascii="Times New Roman" w:hAnsi="Times New Roman" w:cs="Times New Roman"/>
                </w:rPr>
                <w:t xml:space="preserve"> </w:t>
              </w:r>
              <w:r>
                <w:rPr>
                  <w:rFonts w:ascii="Times New Roman" w:hAnsi="Times New Roman" w:cs="Times New Roman"/>
                </w:rPr>
                <w:t>Head professor successfully sent email to system admin.</w:t>
              </w:r>
            </w:ins>
          </w:p>
        </w:tc>
      </w:tr>
      <w:tr w:rsidR="007F5506" w:rsidRPr="004C2E8A" w14:paraId="3B612FEF" w14:textId="77777777" w:rsidTr="00273E04">
        <w:trPr>
          <w:ins w:id="812" w:author="yamel peraza" w:date="2015-02-26T18:46:00Z"/>
        </w:trPr>
        <w:tc>
          <w:tcPr>
            <w:tcW w:w="3708" w:type="dxa"/>
            <w:shd w:val="clear" w:color="auto" w:fill="auto"/>
            <w:tcMar>
              <w:top w:w="100" w:type="dxa"/>
              <w:left w:w="115" w:type="dxa"/>
              <w:bottom w:w="100" w:type="dxa"/>
              <w:right w:w="115" w:type="dxa"/>
            </w:tcMar>
          </w:tcPr>
          <w:p w14:paraId="0909C453" w14:textId="77777777" w:rsidR="007F5506" w:rsidRPr="00DE75FA" w:rsidRDefault="007F5506" w:rsidP="00273E04">
            <w:pPr>
              <w:spacing w:after="0" w:line="360" w:lineRule="auto"/>
              <w:rPr>
                <w:ins w:id="813" w:author="yamel peraza" w:date="2015-02-26T18:46:00Z"/>
                <w:rFonts w:ascii="Times New Roman" w:eastAsia="Times New Roman" w:hAnsi="Times New Roman" w:cs="Times New Roman"/>
                <w:b/>
                <w:i/>
                <w:sz w:val="24"/>
              </w:rPr>
            </w:pPr>
            <w:ins w:id="814"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56BD6890" w14:textId="77777777" w:rsidR="007F5506" w:rsidRPr="004C2E8A" w:rsidRDefault="007F5506" w:rsidP="00273E04">
            <w:pPr>
              <w:pStyle w:val="ListParagraph"/>
              <w:numPr>
                <w:ilvl w:val="0"/>
                <w:numId w:val="70"/>
              </w:numPr>
              <w:jc w:val="left"/>
              <w:rPr>
                <w:ins w:id="815" w:author="yamel peraza" w:date="2015-02-26T18:46:00Z"/>
                <w:rFonts w:eastAsiaTheme="minorHAnsi"/>
              </w:rPr>
            </w:pPr>
            <w:ins w:id="816" w:author="yamel peraza" w:date="2015-02-26T18:46:00Z">
              <w:r>
                <w:rPr>
                  <w:rFonts w:eastAsiaTheme="minorHAnsi"/>
                </w:rPr>
                <w:t xml:space="preserve">If default email notification input field is empty or an invalid email address is used, system prompts with an error message. </w:t>
              </w:r>
            </w:ins>
          </w:p>
        </w:tc>
      </w:tr>
    </w:tbl>
    <w:p w14:paraId="5EE56A34" w14:textId="77777777" w:rsidR="007F5506" w:rsidRDefault="007F5506" w:rsidP="00900A1E">
      <w:pPr>
        <w:rPr>
          <w:ins w:id="817" w:author="yamel peraza" w:date="2015-02-26T18:46:00Z"/>
        </w:rPr>
      </w:pPr>
    </w:p>
    <w:p w14:paraId="697F56B9" w14:textId="77777777" w:rsidR="00273E04" w:rsidRDefault="00273E04" w:rsidP="00273E04">
      <w:pPr>
        <w:rPr>
          <w:ins w:id="818" w:author="Jacek" w:date="2015-02-27T13:09: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819" w:author="Jacek" w:date="2015-02-27T13:09:00Z"/>
        </w:trPr>
        <w:tc>
          <w:tcPr>
            <w:tcW w:w="3708" w:type="dxa"/>
            <w:tcMar>
              <w:top w:w="100" w:type="dxa"/>
              <w:left w:w="115" w:type="dxa"/>
              <w:bottom w:w="100" w:type="dxa"/>
              <w:right w:w="115" w:type="dxa"/>
            </w:tcMar>
          </w:tcPr>
          <w:p w14:paraId="552EE98C" w14:textId="0F7555B1" w:rsidR="00273E04" w:rsidRPr="00DE75FA" w:rsidRDefault="00273E04" w:rsidP="00273E04">
            <w:pPr>
              <w:spacing w:after="0" w:line="360" w:lineRule="auto"/>
              <w:rPr>
                <w:ins w:id="820" w:author="Jacek" w:date="2015-02-27T13:09:00Z"/>
                <w:rFonts w:ascii="Times New Roman" w:hAnsi="Times New Roman" w:cs="Times New Roman"/>
              </w:rPr>
            </w:pPr>
            <w:ins w:id="821" w:author="Jacek" w:date="2015-02-27T13:09: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(SPW5_110</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822" w:author="Jacek" w:date="2015-02-27T13:09:00Z"/>
                <w:rFonts w:ascii="Times New Roman" w:hAnsi="Times New Roman" w:cs="Times New Roman"/>
              </w:rPr>
            </w:pPr>
            <w:ins w:id="823"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824"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825" w:author="Jacek" w:date="2015-02-27T13:09:00Z"/>
                <w:rFonts w:ascii="Times New Roman" w:hAnsi="Times New Roman" w:cs="Times New Roman"/>
              </w:rPr>
            </w:pPr>
            <w:ins w:id="826"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827" w:author="Jacek" w:date="2015-02-27T13:09:00Z"/>
                <w:rFonts w:ascii="Times New Roman" w:hAnsi="Times New Roman" w:cs="Times New Roman"/>
              </w:rPr>
            </w:pPr>
            <w:ins w:id="828"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829"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830" w:author="Jacek" w:date="2015-02-27T13:09:00Z"/>
                <w:rFonts w:ascii="Times New Roman" w:hAnsi="Times New Roman" w:cs="Times New Roman"/>
              </w:rPr>
            </w:pPr>
            <w:ins w:id="831"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832" w:author="Jacek" w:date="2015-02-27T13:12:00Z"/>
                <w:rFonts w:ascii="Times New Roman" w:hAnsi="Times New Roman" w:cs="Times New Roman"/>
              </w:rPr>
            </w:pPr>
            <w:ins w:id="833" w:author="Jacek" w:date="2015-02-27T13:12:00Z">
              <w:r>
                <w:rPr>
                  <w:rFonts w:ascii="Times New Roman" w:hAnsi="Times New Roman" w:cs="Times New Roman"/>
                </w:rPr>
                <w:t>Head Professor clicks on “View All Users” button.</w:t>
              </w:r>
            </w:ins>
          </w:p>
          <w:p w14:paraId="4B30C033" w14:textId="77777777" w:rsidR="00273E04" w:rsidRDefault="00273E04" w:rsidP="00273E04">
            <w:pPr>
              <w:pStyle w:val="ListParagraph"/>
              <w:numPr>
                <w:ilvl w:val="0"/>
                <w:numId w:val="79"/>
              </w:numPr>
              <w:spacing w:line="256" w:lineRule="auto"/>
              <w:jc w:val="left"/>
              <w:rPr>
                <w:ins w:id="834" w:author="Jacek" w:date="2015-02-27T13:12:00Z"/>
                <w:rFonts w:ascii="Times New Roman" w:hAnsi="Times New Roman" w:cs="Times New Roman"/>
              </w:rPr>
              <w:pPrChange w:id="835" w:author="Jacek" w:date="2015-02-27T13:10:00Z">
                <w:pPr>
                  <w:pStyle w:val="ListParagraph"/>
                  <w:numPr>
                    <w:numId w:val="67"/>
                  </w:numPr>
                  <w:spacing w:line="256" w:lineRule="auto"/>
                  <w:ind w:hanging="360"/>
                  <w:jc w:val="left"/>
                </w:pPr>
              </w:pPrChange>
            </w:pPr>
            <w:ins w:id="836" w:author="Jacek" w:date="2015-02-27T13:12:00Z">
              <w:r>
                <w:rPr>
                  <w:rFonts w:ascii="Times New Roman" w:hAnsi="Times New Roman" w:cs="Times New Roman"/>
                </w:rPr>
                <w:t>System navigates to the user management page.</w:t>
              </w:r>
            </w:ins>
          </w:p>
          <w:p w14:paraId="75736C70" w14:textId="77777777" w:rsidR="00273E04" w:rsidRDefault="00273E04" w:rsidP="00273E04">
            <w:pPr>
              <w:pStyle w:val="ListParagraph"/>
              <w:numPr>
                <w:ilvl w:val="0"/>
                <w:numId w:val="79"/>
              </w:numPr>
              <w:spacing w:line="256" w:lineRule="auto"/>
              <w:jc w:val="left"/>
              <w:rPr>
                <w:ins w:id="837" w:author="Jacek" w:date="2015-02-27T13:15:00Z"/>
                <w:rFonts w:ascii="Times New Roman" w:hAnsi="Times New Roman" w:cs="Times New Roman"/>
              </w:rPr>
              <w:pPrChange w:id="838" w:author="Jacek" w:date="2015-02-27T13:10:00Z">
                <w:pPr>
                  <w:pStyle w:val="ListParagraph"/>
                  <w:numPr>
                    <w:numId w:val="67"/>
                  </w:numPr>
                  <w:spacing w:line="256" w:lineRule="auto"/>
                  <w:ind w:hanging="360"/>
                  <w:jc w:val="left"/>
                </w:pPr>
              </w:pPrChange>
            </w:pPr>
            <w:ins w:id="839" w:author="Jacek" w:date="2015-02-27T13:14:00Z">
              <w:r>
                <w:rPr>
                  <w:rFonts w:ascii="Times New Roman" w:hAnsi="Times New Roman" w:cs="Times New Roman"/>
                </w:rPr>
                <w:t xml:space="preserve">Head Professor clicks on </w:t>
              </w:r>
            </w:ins>
            <w:ins w:id="840" w:author="Jacek" w:date="2015-02-27T13:15:00Z">
              <w:r>
                <w:rPr>
                  <w:rFonts w:ascii="Times New Roman" w:hAnsi="Times New Roman" w:cs="Times New Roman"/>
                </w:rPr>
                <w:t>“Select All” checkbox.</w:t>
              </w:r>
            </w:ins>
          </w:p>
          <w:p w14:paraId="77097DF6" w14:textId="1AE16E2D" w:rsidR="00273E04" w:rsidRPr="00456D52" w:rsidRDefault="00273E04" w:rsidP="00273E04">
            <w:pPr>
              <w:pStyle w:val="ListParagraph"/>
              <w:numPr>
                <w:ilvl w:val="0"/>
                <w:numId w:val="79"/>
              </w:numPr>
              <w:spacing w:line="256" w:lineRule="auto"/>
              <w:jc w:val="left"/>
              <w:rPr>
                <w:ins w:id="841" w:author="Jacek" w:date="2015-02-27T13:09:00Z"/>
                <w:rFonts w:ascii="Times New Roman" w:hAnsi="Times New Roman" w:cs="Times New Roman"/>
              </w:rPr>
              <w:pPrChange w:id="842" w:author="Jacek" w:date="2015-02-27T13:10:00Z">
                <w:pPr>
                  <w:pStyle w:val="ListParagraph"/>
                  <w:numPr>
                    <w:numId w:val="67"/>
                  </w:numPr>
                  <w:spacing w:line="256" w:lineRule="auto"/>
                  <w:ind w:hanging="360"/>
                  <w:jc w:val="left"/>
                </w:pPr>
              </w:pPrChange>
            </w:pPr>
            <w:ins w:id="843" w:author="Jacek" w:date="2015-02-27T13:15:00Z">
              <w:r>
                <w:rPr>
                  <w:rFonts w:ascii="Times New Roman" w:hAnsi="Times New Roman" w:cs="Times New Roman"/>
                </w:rPr>
                <w:t xml:space="preserve">System </w:t>
              </w:r>
            </w:ins>
            <w:ins w:id="844"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845"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846" w:author="Jacek" w:date="2015-02-27T13:09:00Z"/>
                <w:rFonts w:ascii="Times New Roman" w:hAnsi="Times New Roman" w:cs="Times New Roman"/>
              </w:rPr>
            </w:pPr>
            <w:ins w:id="847"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rsidP="00273E04">
            <w:pPr>
              <w:pStyle w:val="ListParagraph"/>
              <w:spacing w:line="256" w:lineRule="auto"/>
              <w:jc w:val="left"/>
              <w:rPr>
                <w:ins w:id="848" w:author="Jacek" w:date="2015-02-27T13:09:00Z"/>
                <w:rFonts w:ascii="Times New Roman" w:eastAsiaTheme="minorHAnsi" w:hAnsi="Times New Roman" w:cs="Times New Roman"/>
              </w:rPr>
              <w:pPrChange w:id="849"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850"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851" w:author="Jacek" w:date="2015-02-27T13:09:00Z"/>
                <w:rFonts w:ascii="Times New Roman" w:hAnsi="Times New Roman" w:cs="Times New Roman"/>
              </w:rPr>
            </w:pPr>
            <w:ins w:id="852"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853" w:author="Jacek" w:date="2015-02-27T13:14:00Z"/>
                <w:rFonts w:ascii="Times New Roman" w:hAnsi="Times New Roman" w:cs="Times New Roman"/>
              </w:rPr>
            </w:pPr>
            <w:ins w:id="854"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855" w:author="Jacek" w:date="2015-02-27T13:09:00Z"/>
                <w:rFonts w:ascii="Times New Roman" w:hAnsi="Times New Roman" w:cs="Times New Roman"/>
              </w:rPr>
            </w:pPr>
            <w:ins w:id="856"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857"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858" w:author="Jacek" w:date="2015-02-27T13:09:00Z"/>
                <w:rFonts w:ascii="Times New Roman" w:hAnsi="Times New Roman" w:cs="Times New Roman"/>
              </w:rPr>
            </w:pPr>
            <w:ins w:id="859"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860" w:author="Jacek" w:date="2015-02-27T13:09:00Z"/>
                <w:rFonts w:ascii="Times New Roman" w:eastAsiaTheme="minorHAnsi" w:hAnsi="Times New Roman" w:cs="Times New Roman"/>
              </w:rPr>
            </w:pPr>
            <w:ins w:id="861" w:author="Jacek" w:date="2015-02-27T13:18:00Z">
              <w:r>
                <w:rPr>
                  <w:rFonts w:ascii="Times New Roman" w:hAnsi="Times New Roman" w:cs="Times New Roman"/>
                </w:rPr>
                <w:t>Head Professor</w:t>
              </w:r>
            </w:ins>
            <w:ins w:id="862" w:author="Jacek" w:date="2015-02-27T13:09:00Z">
              <w:r>
                <w:rPr>
                  <w:rFonts w:ascii="Times New Roman" w:hAnsi="Times New Roman" w:cs="Times New Roman"/>
                </w:rPr>
                <w:t xml:space="preserve"> successfully </w:t>
              </w:r>
            </w:ins>
            <w:ins w:id="863" w:author="Jacek" w:date="2015-02-27T13:18:00Z">
              <w:r>
                <w:rPr>
                  <w:rFonts w:ascii="Times New Roman" w:hAnsi="Times New Roman" w:cs="Times New Roman"/>
                </w:rPr>
                <w:t>selects all users.</w:t>
              </w:r>
            </w:ins>
          </w:p>
        </w:tc>
      </w:tr>
    </w:tbl>
    <w:p w14:paraId="0FCD62D9" w14:textId="77777777" w:rsidR="00273E04" w:rsidRDefault="00273E04" w:rsidP="00273E04">
      <w:pPr>
        <w:rPr>
          <w:ins w:id="864" w:author="Jacek" w:date="2015-02-27T13:09:00Z"/>
        </w:rPr>
      </w:pPr>
    </w:p>
    <w:p w14:paraId="69262DA9" w14:textId="77777777" w:rsidR="007F5506" w:rsidRDefault="007F5506" w:rsidP="00900A1E">
      <w:pPr>
        <w:rPr>
          <w:ins w:id="865" w:author="yamel peraza" w:date="2015-02-26T18:46:00Z"/>
        </w:rPr>
      </w:pPr>
    </w:p>
    <w:p w14:paraId="78B2A15B" w14:textId="77777777" w:rsidR="007F5506" w:rsidRDefault="007F5506" w:rsidP="00900A1E">
      <w:pPr>
        <w:rPr>
          <w:ins w:id="866" w:author="yamel peraza" w:date="2015-02-26T18:46:00Z"/>
        </w:rPr>
      </w:pPr>
    </w:p>
    <w:p w14:paraId="77E50EA6" w14:textId="77777777" w:rsidR="007F5506" w:rsidRDefault="007F5506" w:rsidP="00900A1E">
      <w:pPr>
        <w:rPr>
          <w:ins w:id="867" w:author="yamel peraza" w:date="2015-02-26T18:46:00Z"/>
        </w:rPr>
      </w:pPr>
    </w:p>
    <w:p w14:paraId="296FFA68" w14:textId="77777777" w:rsidR="007F5506" w:rsidRDefault="007F5506" w:rsidP="00900A1E">
      <w:pPr>
        <w:rPr>
          <w:ins w:id="868" w:author="yamel peraza" w:date="2015-02-26T18:46:00Z"/>
        </w:rPr>
      </w:pPr>
    </w:p>
    <w:p w14:paraId="47E62440" w14:textId="77777777" w:rsidR="007F5506" w:rsidRDefault="007F5506" w:rsidP="00900A1E">
      <w:pPr>
        <w:rPr>
          <w:ins w:id="869" w:author="yamel peraza" w:date="2015-02-26T18:46:00Z"/>
        </w:rPr>
      </w:pPr>
    </w:p>
    <w:p w14:paraId="63097521" w14:textId="77777777" w:rsidR="007F5506" w:rsidRDefault="007F5506" w:rsidP="00900A1E">
      <w:pPr>
        <w:rPr>
          <w:ins w:id="870" w:author="yamel peraza" w:date="2015-02-26T18:46:00Z"/>
        </w:rPr>
      </w:pPr>
    </w:p>
    <w:p w14:paraId="7CDF5092" w14:textId="77777777" w:rsidR="007F5506" w:rsidRDefault="007F5506" w:rsidP="00900A1E">
      <w:pPr>
        <w:rPr>
          <w:ins w:id="871" w:author="yamel peraza" w:date="2015-02-26T18:44:00Z"/>
        </w:rPr>
      </w:pPr>
    </w:p>
    <w:p w14:paraId="277B3493" w14:textId="77777777" w:rsidR="007F5506" w:rsidRDefault="007F5506" w:rsidP="00900A1E">
      <w:pPr>
        <w:rPr>
          <w:ins w:id="872" w:author="yamel peraza" w:date="2015-02-26T18:44:00Z"/>
        </w:rPr>
      </w:pPr>
    </w:p>
    <w:p w14:paraId="3C9CACF7" w14:textId="77777777" w:rsidR="007F5506" w:rsidRDefault="007F5506" w:rsidP="00900A1E">
      <w:pPr>
        <w:rPr>
          <w:ins w:id="873" w:author="yamel peraza" w:date="2015-02-26T18:44:00Z"/>
        </w:rPr>
      </w:pPr>
    </w:p>
    <w:p w14:paraId="68546020" w14:textId="1A78B294" w:rsidR="00CF59C7" w:rsidDel="007F5506" w:rsidRDefault="00CF59C7" w:rsidP="00900A1E">
      <w:pPr>
        <w:rPr>
          <w:ins w:id="874" w:author="Jacek" w:date="2015-02-25T09:02:00Z"/>
          <w:del w:id="875" w:author="yamel peraza" w:date="2015-02-26T18:47:00Z"/>
        </w:rPr>
      </w:pPr>
    </w:p>
    <w:p w14:paraId="658937AD" w14:textId="23678792" w:rsidR="00F21AE8" w:rsidDel="007F5506" w:rsidRDefault="00F21AE8" w:rsidP="00900A1E">
      <w:pPr>
        <w:rPr>
          <w:del w:id="876"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w:t>
            </w:r>
            <w:proofErr w:type="spellStart"/>
            <w:r w:rsidRPr="00900A1E">
              <w:rPr>
                <w:rFonts w:eastAsia="Times New Roman" w:cs="Times New Roman"/>
                <w:b/>
                <w:sz w:val="24"/>
              </w:rPr>
              <w:t>project_max</w:t>
            </w:r>
            <w:proofErr w:type="spellEnd"/>
            <w:r w:rsidRPr="00900A1E">
              <w:rPr>
                <w:rFonts w:eastAsia="Times New Roman" w:cs="Times New Roman"/>
                <w:b/>
                <w:sz w:val="24"/>
              </w:rPr>
              <w:t>”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w:t>
            </w:r>
            <w:r w:rsidRPr="00900A1E">
              <w:rPr>
                <w:rFonts w:eastAsia="Times New Roman" w:cs="Times New Roman"/>
                <w:b/>
                <w:sz w:val="24"/>
              </w:rPr>
              <w:lastRenderedPageBreak/>
              <w:t>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w:t>
            </w:r>
            <w:proofErr w:type="spellStart"/>
            <w:r w:rsidRPr="00900A1E">
              <w:rPr>
                <w:rFonts w:eastAsia="Times New Roman" w:cs="Times New Roman"/>
                <w:b/>
                <w:sz w:val="24"/>
              </w:rPr>
              <w:t>project_max</w:t>
            </w:r>
            <w:proofErr w:type="spellEnd"/>
            <w:r w:rsidRPr="00900A1E">
              <w:rPr>
                <w:rFonts w:eastAsia="Times New Roman" w:cs="Times New Roman"/>
                <w:b/>
                <w:sz w:val="24"/>
              </w:rPr>
              <w:t>”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 xml:space="preserve">FIU Panther </w:t>
            </w:r>
            <w:proofErr w:type="spellStart"/>
            <w:r w:rsidRPr="008F00D6">
              <w:rPr>
                <w:rFonts w:eastAsia="Times New Roman" w:cs="Times New Roman"/>
                <w:b/>
                <w:sz w:val="24"/>
              </w:rPr>
              <w:t>EMail</w:t>
            </w:r>
            <w:proofErr w:type="spellEnd"/>
            <w:r w:rsidRPr="008F00D6">
              <w:rPr>
                <w:rFonts w:eastAsia="Times New Roman" w:cs="Times New Roman"/>
                <w:b/>
                <w:sz w:val="24"/>
              </w:rPr>
              <w:t xml:space="preserve">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Delete  pending projects for inactive students </w:t>
            </w:r>
            <w:r w:rsidRPr="008F00D6">
              <w:rPr>
                <w:rFonts w:eastAsia="Times New Roman" w:cs="Times New Roman"/>
                <w:b/>
                <w:sz w:val="24"/>
              </w:rPr>
              <w:lastRenderedPageBreak/>
              <w:t>(SPW2_109)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proofErr w:type="gramStart"/>
            <w:r w:rsidRPr="008F00D6">
              <w:rPr>
                <w:rFonts w:eastAsia="Times New Roman" w:cs="Times New Roman"/>
                <w:sz w:val="24"/>
              </w:rPr>
              <w:t>2.Database</w:t>
            </w:r>
            <w:proofErr w:type="gramEnd"/>
            <w:r w:rsidRPr="008F00D6">
              <w:rPr>
                <w:rFonts w:eastAsia="Times New Roman" w:cs="Times New Roman"/>
                <w:sz w:val="24"/>
              </w:rPr>
              <w:t xml:space="preserve"> responds. </w:t>
            </w:r>
          </w:p>
          <w:p w14:paraId="6BEA4F00"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proofErr w:type="gramStart"/>
            <w:r w:rsidRPr="008F00D6">
              <w:rPr>
                <w:rFonts w:eastAsia="Times New Roman" w:cs="Times New Roman"/>
                <w:sz w:val="24"/>
              </w:rPr>
              <w:t>2.Database</w:t>
            </w:r>
            <w:proofErr w:type="gramEnd"/>
            <w:r w:rsidRPr="008F00D6">
              <w:rPr>
                <w:rFonts w:eastAsia="Times New Roman" w:cs="Times New Roman"/>
                <w:sz w:val="24"/>
              </w:rPr>
              <w:t xml:space="preserve"> responds. </w:t>
            </w:r>
          </w:p>
          <w:p w14:paraId="07246F1D"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proofErr w:type="gramStart"/>
            <w:r w:rsidRPr="008F00D6">
              <w:rPr>
                <w:rFonts w:eastAsia="Times New Roman" w:cs="Times New Roman"/>
                <w:sz w:val="24"/>
              </w:rPr>
              <w:t>2.API</w:t>
            </w:r>
            <w:proofErr w:type="gramEnd"/>
            <w:r w:rsidRPr="008F00D6">
              <w:rPr>
                <w:rFonts w:eastAsia="Times New Roman" w:cs="Times New Roman"/>
                <w:sz w:val="24"/>
              </w:rPr>
              <w:t xml:space="preserve"> reads the file for the list of students.  </w:t>
            </w:r>
          </w:p>
          <w:p w14:paraId="138F2B05"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send  this LinkedIn Code to the 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13 if  user profile has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Head Professor </w:t>
            </w:r>
            <w:proofErr w:type="gramStart"/>
            <w:r w:rsidRPr="008F00D6">
              <w:rPr>
                <w:rFonts w:eastAsia="Times New Roman" w:cs="Times New Roman"/>
                <w:sz w:val="24"/>
              </w:rPr>
              <w:t>user</w:t>
            </w:r>
            <w:proofErr w:type="gramEnd"/>
            <w:r w:rsidRPr="008F00D6">
              <w:rPr>
                <w:rFonts w:eastAsia="Times New Roman" w:cs="Times New Roman"/>
                <w:sz w:val="24"/>
              </w:rPr>
              <w:t xml:space="preserve">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w:t>
            </w:r>
            <w:proofErr w:type="spellStart"/>
            <w:r w:rsidRPr="008F00D6">
              <w:rPr>
                <w:rFonts w:eastAsia="Times New Roman" w:cs="Times New Roman"/>
                <w:i/>
              </w:rPr>
              <w:t>dd</w:t>
            </w:r>
            <w:proofErr w:type="spellEnd"/>
            <w:r w:rsidRPr="008F00D6">
              <w:rPr>
                <w:rFonts w:eastAsia="Times New Roman" w:cs="Times New Roman"/>
                <w:i/>
              </w:rPr>
              <w:t>/</w:t>
            </w:r>
            <w:proofErr w:type="spellStart"/>
            <w:r w:rsidRPr="008F00D6">
              <w:rPr>
                <w:rFonts w:eastAsia="Times New Roman" w:cs="Times New Roman"/>
                <w:i/>
              </w:rPr>
              <w:t>yyyy</w:t>
            </w:r>
            <w:proofErr w:type="spellEnd"/>
            <w:r w:rsidRPr="008F00D6">
              <w:rPr>
                <w:rFonts w:eastAsia="Times New Roman" w:cs="Times New Roman"/>
                <w:i/>
              </w:rPr>
              <w:t>.</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 xml:space="preserve">Note: If any of the above </w:t>
            </w:r>
            <w:proofErr w:type="gramStart"/>
            <w:r w:rsidRPr="008F00D6">
              <w:rPr>
                <w:rFonts w:eastAsia="Times New Roman" w:cs="Times New Roman"/>
                <w:sz w:val="24"/>
              </w:rPr>
              <w:t>occur</w:t>
            </w:r>
            <w:proofErr w:type="gramEnd"/>
            <w:r w:rsidRPr="008F00D6">
              <w:rPr>
                <w:rFonts w:eastAsia="Times New Roman" w:cs="Times New Roman"/>
                <w:sz w:val="24"/>
              </w:rPr>
              <w:t>,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system sends </w:t>
            </w:r>
            <w:proofErr w:type="gramStart"/>
            <w:r w:rsidRPr="008F00D6">
              <w:rPr>
                <w:rFonts w:ascii="Calibri" w:eastAsia="Times New Roman" w:hAnsi="Calibri" w:cs="Times New Roman"/>
                <w:color w:val="000000"/>
                <w:sz w:val="24"/>
                <w:szCs w:val="24"/>
              </w:rPr>
              <w:t>a requests</w:t>
            </w:r>
            <w:proofErr w:type="gramEnd"/>
            <w:r w:rsidRPr="008F00D6">
              <w:rPr>
                <w:rFonts w:ascii="Calibri" w:eastAsia="Times New Roman" w:hAnsi="Calibri" w:cs="Times New Roman"/>
                <w:color w:val="000000"/>
                <w:sz w:val="24"/>
                <w:szCs w:val="24"/>
              </w:rPr>
              <w:t xml:space="preserve">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file path is then </w:t>
            </w:r>
            <w:proofErr w:type="gramStart"/>
            <w:r w:rsidRPr="008F00D6">
              <w:rPr>
                <w:rFonts w:ascii="Calibri" w:eastAsia="Times New Roman" w:hAnsi="Calibri" w:cs="Times New Roman"/>
                <w:color w:val="000000"/>
                <w:sz w:val="24"/>
                <w:szCs w:val="24"/>
              </w:rPr>
              <w:t>retrieve</w:t>
            </w:r>
            <w:proofErr w:type="gramEnd"/>
            <w:r w:rsidRPr="008F00D6">
              <w:rPr>
                <w:rFonts w:ascii="Calibri" w:eastAsia="Times New Roman" w:hAnsi="Calibri" w:cs="Times New Roman"/>
                <w:color w:val="000000"/>
                <w:sz w:val="24"/>
                <w:szCs w:val="24"/>
              </w:rPr>
              <w:t xml:space="preser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file path is then </w:t>
            </w:r>
            <w:proofErr w:type="gramStart"/>
            <w:r w:rsidRPr="008F00D6">
              <w:rPr>
                <w:rFonts w:ascii="Calibri" w:eastAsia="Times New Roman" w:hAnsi="Calibri" w:cs="Times New Roman"/>
                <w:color w:val="000000"/>
                <w:sz w:val="24"/>
                <w:szCs w:val="24"/>
              </w:rPr>
              <w:t>retrieve</w:t>
            </w:r>
            <w:proofErr w:type="gramEnd"/>
            <w:r w:rsidRPr="008F00D6">
              <w:rPr>
                <w:rFonts w:ascii="Calibri" w:eastAsia="Times New Roman" w:hAnsi="Calibri" w:cs="Times New Roman"/>
                <w:color w:val="000000"/>
                <w:sz w:val="24"/>
                <w:szCs w:val="24"/>
              </w:rPr>
              <w:t xml:space="preser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sends </w:t>
            </w:r>
            <w:proofErr w:type="gramStart"/>
            <w:r w:rsidRPr="008F00D6">
              <w:rPr>
                <w:rFonts w:eastAsia="Times New Roman" w:cs="Times New Roman"/>
                <w:sz w:val="24"/>
                <w:szCs w:val="24"/>
              </w:rPr>
              <w:t>a requests</w:t>
            </w:r>
            <w:proofErr w:type="gramEnd"/>
            <w:r w:rsidRPr="008F00D6">
              <w:rPr>
                <w:rFonts w:eastAsia="Times New Roman" w:cs="Times New Roman"/>
                <w:sz w:val="24"/>
                <w:szCs w:val="24"/>
              </w:rPr>
              <w:t xml:space="preserve">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04D7CBFF" w:rsidR="00FF3276" w:rsidRPr="008F00D6" w:rsidRDefault="008205EC" w:rsidP="00B81849">
      <w:pPr>
        <w:pStyle w:val="H2"/>
        <w:numPr>
          <w:ilvl w:val="1"/>
          <w:numId w:val="10"/>
        </w:numPr>
        <w:outlineLvl w:val="1"/>
      </w:pPr>
      <w:bookmarkStart w:id="877" w:name="_Toc393726788"/>
      <w:ins w:id="878" w:author="yamel peraza" w:date="2015-02-27T09:43:00Z">
        <w:r w:rsidRPr="008205EC">
          <w:rPr>
            <w:b w:val="0"/>
            <w:noProof/>
            <w:rPrChange w:id="879" w:author="Unknown">
              <w:rPr>
                <w:b w:val="0"/>
                <w:noProof/>
                <w:spacing w:val="0"/>
                <w:sz w:val="22"/>
              </w:rPr>
            </w:rPrChange>
          </w:rPr>
          <w:lastRenderedPageBreak/>
          <w:drawing>
            <wp:anchor distT="0" distB="0" distL="114300" distR="114300" simplePos="0" relativeHeight="251660288" behindDoc="0" locked="0" layoutInCell="1" allowOverlap="1" wp14:anchorId="1845EE28" wp14:editId="1F2668DF">
              <wp:simplePos x="0" y="0"/>
              <wp:positionH relativeFrom="column">
                <wp:posOffset>133350</wp:posOffset>
              </wp:positionH>
              <wp:positionV relativeFrom="paragraph">
                <wp:posOffset>866775</wp:posOffset>
              </wp:positionV>
              <wp:extent cx="5943600" cy="3762375"/>
              <wp:effectExtent l="0" t="0" r="0" b="9525"/>
              <wp:wrapSquare wrapText="bothSides"/>
              <wp:docPr id="72" name="Picture 72" descr="C:\Users\yamel\Download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VM Request 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anchor>
          </w:drawing>
        </w:r>
      </w:ins>
      <w:r w:rsidR="00FF3276" w:rsidRPr="008F00D6">
        <w:rPr>
          <w:noProof/>
        </w:rPr>
        <mc:AlternateContent>
          <mc:Choice Requires="wps">
            <w:drawing>
              <wp:anchor distT="0" distB="0" distL="114300" distR="114300" simplePos="0" relativeHeight="251655168" behindDoc="0" locked="0" layoutInCell="1" allowOverlap="1" wp14:anchorId="301864B5" wp14:editId="3F66054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BB0F6EB" id="Straight Connector 3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877"/>
    </w:p>
    <w:p w14:paraId="1F25A5B7" w14:textId="1F6F1DD2" w:rsidR="0058063A" w:rsidRDefault="0058063A" w:rsidP="00452A67">
      <w:pPr>
        <w:spacing w:after="200" w:line="360" w:lineRule="auto"/>
        <w:ind w:left="720" w:firstLine="720"/>
        <w:jc w:val="left"/>
        <w:rPr>
          <w:ins w:id="880" w:author="yamel peraza" w:date="2015-02-25T18:20:00Z"/>
          <w:b/>
          <w:sz w:val="32"/>
        </w:rPr>
      </w:pPr>
    </w:p>
    <w:p w14:paraId="02532318" w14:textId="71A682F0" w:rsidR="0058063A" w:rsidRDefault="0058063A" w:rsidP="00452A67">
      <w:pPr>
        <w:spacing w:after="200" w:line="360" w:lineRule="auto"/>
        <w:ind w:left="720" w:firstLine="720"/>
        <w:jc w:val="left"/>
        <w:rPr>
          <w:ins w:id="881" w:author="yamel peraza" w:date="2015-02-25T18:18:00Z"/>
          <w:b/>
          <w:sz w:val="32"/>
        </w:rPr>
      </w:pPr>
    </w:p>
    <w:p w14:paraId="4A75F961" w14:textId="77777777" w:rsidR="0058063A" w:rsidRDefault="0058063A" w:rsidP="00452A67">
      <w:pPr>
        <w:spacing w:after="200" w:line="360" w:lineRule="auto"/>
        <w:ind w:left="720" w:firstLine="720"/>
        <w:jc w:val="left"/>
        <w:rPr>
          <w:ins w:id="882" w:author="yamel peraza" w:date="2015-02-25T18:19:00Z"/>
          <w:b/>
          <w:sz w:val="32"/>
        </w:rPr>
      </w:pPr>
    </w:p>
    <w:p w14:paraId="27FFBB5F" w14:textId="77777777" w:rsidR="0058063A" w:rsidRDefault="0058063A" w:rsidP="00452A67">
      <w:pPr>
        <w:spacing w:after="200" w:line="360" w:lineRule="auto"/>
        <w:ind w:left="720" w:firstLine="720"/>
        <w:jc w:val="left"/>
        <w:rPr>
          <w:ins w:id="883" w:author="yamel peraza" w:date="2015-02-25T18:19:00Z"/>
          <w:b/>
          <w:sz w:val="32"/>
        </w:rPr>
      </w:pPr>
    </w:p>
    <w:p w14:paraId="18C3E18A" w14:textId="77777777" w:rsidR="0058063A" w:rsidRDefault="0058063A" w:rsidP="00452A67">
      <w:pPr>
        <w:spacing w:after="200" w:line="360" w:lineRule="auto"/>
        <w:ind w:left="720" w:firstLine="720"/>
        <w:jc w:val="left"/>
        <w:rPr>
          <w:ins w:id="884" w:author="yamel peraza" w:date="2015-02-25T18:19:00Z"/>
          <w:b/>
          <w:sz w:val="32"/>
        </w:rPr>
      </w:pPr>
    </w:p>
    <w:p w14:paraId="2DB01D30" w14:textId="77777777" w:rsidR="0058063A" w:rsidRDefault="0058063A" w:rsidP="00452A67">
      <w:pPr>
        <w:spacing w:after="200" w:line="360" w:lineRule="auto"/>
        <w:ind w:left="720" w:firstLine="720"/>
        <w:jc w:val="left"/>
        <w:rPr>
          <w:ins w:id="885" w:author="yamel peraza" w:date="2015-02-25T18:19:00Z"/>
          <w:b/>
          <w:sz w:val="32"/>
        </w:rPr>
      </w:pPr>
    </w:p>
    <w:p w14:paraId="585C7ACD" w14:textId="77777777" w:rsidR="0058063A" w:rsidRDefault="0058063A" w:rsidP="00452A67">
      <w:pPr>
        <w:spacing w:after="200" w:line="360" w:lineRule="auto"/>
        <w:ind w:left="720" w:firstLine="720"/>
        <w:jc w:val="left"/>
        <w:rPr>
          <w:ins w:id="886" w:author="Jacek" w:date="2015-02-27T13:32:00Z"/>
          <w:b/>
          <w:sz w:val="32"/>
        </w:rPr>
      </w:pPr>
    </w:p>
    <w:p w14:paraId="7FB86959" w14:textId="2294D39F" w:rsidR="00E264C0" w:rsidRDefault="00E264C0" w:rsidP="00452A67">
      <w:pPr>
        <w:spacing w:after="200" w:line="360" w:lineRule="auto"/>
        <w:ind w:left="720" w:firstLine="720"/>
        <w:jc w:val="left"/>
        <w:rPr>
          <w:ins w:id="887" w:author="yamel peraza" w:date="2015-02-25T18:19:00Z"/>
          <w:b/>
          <w:sz w:val="32"/>
        </w:rPr>
      </w:pPr>
      <w:ins w:id="888" w:author="Jacek" w:date="2015-02-27T13:32:00Z">
        <w:r>
          <w:rPr>
            <w:b/>
            <w:noProof/>
            <w:sz w:val="32"/>
          </w:rPr>
          <w:lastRenderedPageBreak/>
          <w:drawing>
            <wp:inline distT="0" distB="0" distL="0" distR="0" wp14:anchorId="428748D6" wp14:editId="4A0B02C6">
              <wp:extent cx="5943600" cy="53282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ins>
    </w:p>
    <w:p w14:paraId="2AECD7C8" w14:textId="3F6E8B1A" w:rsidR="0058063A" w:rsidRDefault="0058063A">
      <w:pPr>
        <w:spacing w:after="200" w:line="360" w:lineRule="auto"/>
        <w:jc w:val="left"/>
        <w:rPr>
          <w:ins w:id="889" w:author="yamel peraza" w:date="2015-02-25T18:18:00Z"/>
          <w:b/>
          <w:sz w:val="32"/>
        </w:rPr>
        <w:pPrChange w:id="890" w:author="yamel peraza" w:date="2015-02-25T18:18:00Z">
          <w:pPr>
            <w:spacing w:after="200" w:line="360" w:lineRule="auto"/>
            <w:ind w:left="720" w:firstLine="720"/>
            <w:jc w:val="left"/>
          </w:pPr>
        </w:pPrChange>
      </w:pPr>
      <w:ins w:id="891"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 xml:space="preserve">SWPv.3 unchanged in this </w:t>
        </w:r>
        <w:proofErr w:type="gramStart"/>
        <w:r w:rsidRPr="006560EB">
          <w:rPr>
            <w:b/>
            <w:sz w:val="32"/>
          </w:rPr>
          <w:t>version:</w:t>
        </w:r>
        <w:proofErr w:type="gramEnd"/>
      </w:ins>
    </w:p>
    <w:p w14:paraId="46FC483E" w14:textId="77777777" w:rsidR="00E04B8B" w:rsidRDefault="00E04B8B" w:rsidP="00452A67">
      <w:pPr>
        <w:spacing w:after="200" w:line="360" w:lineRule="auto"/>
        <w:ind w:left="720" w:firstLine="720"/>
        <w:jc w:val="left"/>
      </w:pPr>
      <w:r>
        <w:rPr>
          <w:b/>
          <w:noProof/>
        </w:rPr>
        <w:lastRenderedPageBreak/>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6">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 xml:space="preserve">ases from SWPv.3 unchanged in this </w:t>
      </w:r>
      <w:proofErr w:type="gramStart"/>
      <w:r w:rsidR="006560EB" w:rsidRPr="006560EB">
        <w:rPr>
          <w:b/>
          <w:sz w:val="32"/>
        </w:rPr>
        <w:t>version:</w:t>
      </w:r>
      <w:proofErr w:type="gramEnd"/>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lastRenderedPageBreak/>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lastRenderedPageBreak/>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lastRenderedPageBreak/>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lastRenderedPageBreak/>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1F949033" w:rsidR="00E04B8B" w:rsidRPr="008F00D6" w:rsidRDefault="003F632E" w:rsidP="00B81849">
      <w:pPr>
        <w:pStyle w:val="H2"/>
        <w:numPr>
          <w:ilvl w:val="1"/>
          <w:numId w:val="10"/>
        </w:numPr>
        <w:outlineLvl w:val="1"/>
      </w:pPr>
      <w:bookmarkStart w:id="892" w:name="_Toc393726789"/>
      <w:ins w:id="893" w:author="yamel peraza" w:date="2015-02-26T08:36:00Z">
        <w:r w:rsidRPr="003F632E">
          <w:rPr>
            <w:noProof/>
            <w:rPrChange w:id="894" w:author="Unknown">
              <w:rPr>
                <w:b w:val="0"/>
                <w:noProof/>
                <w:spacing w:val="0"/>
                <w:sz w:val="22"/>
              </w:rPr>
            </w:rPrChange>
          </w:rPr>
          <w:lastRenderedPageBreak/>
          <w:drawing>
            <wp:anchor distT="0" distB="0" distL="114300" distR="114300" simplePos="0" relativeHeight="251673088" behindDoc="0" locked="0" layoutInCell="1" allowOverlap="1" wp14:anchorId="5B2C26ED" wp14:editId="747301D4">
              <wp:simplePos x="0" y="0"/>
              <wp:positionH relativeFrom="column">
                <wp:posOffset>57150</wp:posOffset>
              </wp:positionH>
              <wp:positionV relativeFrom="paragraph">
                <wp:posOffset>533400</wp:posOffset>
              </wp:positionV>
              <wp:extent cx="5943600" cy="5695950"/>
              <wp:effectExtent l="0" t="0" r="0" b="0"/>
              <wp:wrapSquare wrapText="bothSides"/>
              <wp:docPr id="70" name="Picture 70" descr="C:\Users\yamel\Download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VM Request UML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r w:rsidR="00E04B8B" w:rsidRPr="008F00D6">
        <w:rPr>
          <w:noProof/>
        </w:rPr>
        <mc:AlternateContent>
          <mc:Choice Requires="wps">
            <w:drawing>
              <wp:anchor distT="0" distB="0" distL="114300" distR="114300" simplePos="0" relativeHeight="251663872"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D259BCF" id="Straight Connector 3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00E04B8B" w:rsidRPr="008F00D6">
        <w:t>Appendix C – Static UML Diagram</w:t>
      </w:r>
      <w:bookmarkEnd w:id="892"/>
    </w:p>
    <w:p w14:paraId="07F9E25F" w14:textId="3B574F93" w:rsidR="00720596" w:rsidRDefault="00720596" w:rsidP="00E04B8B">
      <w:pPr>
        <w:spacing w:after="200" w:line="360" w:lineRule="auto"/>
        <w:ind w:left="720"/>
        <w:jc w:val="left"/>
        <w:rPr>
          <w:ins w:id="895" w:author="Jacek" w:date="2015-02-27T13:28:00Z"/>
        </w:rPr>
      </w:pPr>
    </w:p>
    <w:p w14:paraId="7AB2088D" w14:textId="77777777" w:rsidR="005C4FB3" w:rsidRDefault="005C4FB3" w:rsidP="00E04B8B">
      <w:pPr>
        <w:spacing w:after="200" w:line="360" w:lineRule="auto"/>
        <w:ind w:left="720"/>
        <w:jc w:val="left"/>
        <w:rPr>
          <w:ins w:id="896" w:author="Jacek" w:date="2015-02-27T13:28:00Z"/>
        </w:rPr>
      </w:pPr>
    </w:p>
    <w:p w14:paraId="1AFF0E86" w14:textId="77777777" w:rsidR="005C4FB3" w:rsidRDefault="005C4FB3" w:rsidP="00E04B8B">
      <w:pPr>
        <w:spacing w:after="200" w:line="360" w:lineRule="auto"/>
        <w:ind w:left="720"/>
        <w:jc w:val="left"/>
        <w:rPr>
          <w:ins w:id="897" w:author="Jacek" w:date="2015-02-27T13:28:00Z"/>
        </w:rPr>
      </w:pPr>
    </w:p>
    <w:p w14:paraId="45DCE38D" w14:textId="77777777" w:rsidR="005C4FB3" w:rsidRDefault="005C4FB3" w:rsidP="00E04B8B">
      <w:pPr>
        <w:spacing w:after="200" w:line="360" w:lineRule="auto"/>
        <w:ind w:left="720"/>
        <w:jc w:val="left"/>
        <w:rPr>
          <w:ins w:id="898" w:author="Jacek" w:date="2015-02-27T13:28:00Z"/>
        </w:rPr>
      </w:pPr>
    </w:p>
    <w:p w14:paraId="46126CE4" w14:textId="77777777" w:rsidR="005C4FB3" w:rsidRDefault="005C4FB3" w:rsidP="00E04B8B">
      <w:pPr>
        <w:spacing w:after="200" w:line="360" w:lineRule="auto"/>
        <w:ind w:left="720"/>
        <w:jc w:val="left"/>
        <w:rPr>
          <w:ins w:id="899" w:author="Jacek" w:date="2015-02-27T13:28:00Z"/>
        </w:rPr>
      </w:pPr>
    </w:p>
    <w:p w14:paraId="4BE84A68" w14:textId="297B60FB" w:rsidR="005C4FB3" w:rsidRDefault="005C4FB3" w:rsidP="00E04B8B">
      <w:pPr>
        <w:spacing w:after="200" w:line="360" w:lineRule="auto"/>
        <w:ind w:left="720"/>
        <w:jc w:val="left"/>
        <w:rPr>
          <w:ins w:id="900" w:author="Jacek" w:date="2015-02-27T13:27:00Z"/>
        </w:rPr>
      </w:pPr>
      <w:ins w:id="901" w:author="Jacek" w:date="2015-02-27T13:28:00Z">
        <w:r>
          <w:lastRenderedPageBreak/>
          <w:t>Profile Subsystem</w:t>
        </w:r>
      </w:ins>
    </w:p>
    <w:p w14:paraId="5E895A8C" w14:textId="43DA0B33" w:rsidR="005C4FB3" w:rsidRDefault="005C4FB3" w:rsidP="00E04B8B">
      <w:pPr>
        <w:spacing w:after="200" w:line="360" w:lineRule="auto"/>
        <w:ind w:left="720"/>
        <w:jc w:val="left"/>
        <w:rPr>
          <w:ins w:id="902" w:author="yamel peraza" w:date="2015-02-26T08:37:00Z"/>
        </w:rPr>
      </w:pPr>
      <w:ins w:id="903"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904" w:author="Jacek" w:date="2015-02-27T13:31:00Z"/>
        </w:rPr>
      </w:pPr>
    </w:p>
    <w:p w14:paraId="7272EFE6" w14:textId="77777777" w:rsidR="00E264C0" w:rsidRDefault="00E264C0" w:rsidP="00E04B8B">
      <w:pPr>
        <w:spacing w:after="200" w:line="360" w:lineRule="auto"/>
        <w:ind w:left="720"/>
        <w:jc w:val="left"/>
        <w:rPr>
          <w:ins w:id="905" w:author="Jacek" w:date="2015-02-27T13:31:00Z"/>
        </w:rPr>
      </w:pPr>
    </w:p>
    <w:p w14:paraId="3E6A333B" w14:textId="77777777" w:rsidR="00E264C0" w:rsidRDefault="00E264C0" w:rsidP="00E04B8B">
      <w:pPr>
        <w:spacing w:after="200" w:line="360" w:lineRule="auto"/>
        <w:ind w:left="720"/>
        <w:jc w:val="left"/>
        <w:rPr>
          <w:ins w:id="906" w:author="Jacek" w:date="2015-02-27T13:31:00Z"/>
        </w:rPr>
      </w:pPr>
    </w:p>
    <w:p w14:paraId="0B3C2ED6" w14:textId="77777777" w:rsidR="00E264C0" w:rsidRDefault="00E264C0" w:rsidP="00E04B8B">
      <w:pPr>
        <w:spacing w:after="200" w:line="360" w:lineRule="auto"/>
        <w:ind w:left="720"/>
        <w:jc w:val="left"/>
        <w:rPr>
          <w:ins w:id="907" w:author="Jacek" w:date="2015-02-27T13:31:00Z"/>
        </w:rPr>
      </w:pPr>
    </w:p>
    <w:p w14:paraId="1EDD7766" w14:textId="77777777" w:rsidR="00E264C0" w:rsidRDefault="00E264C0" w:rsidP="00E04B8B">
      <w:pPr>
        <w:spacing w:after="200" w:line="360" w:lineRule="auto"/>
        <w:ind w:left="720"/>
        <w:jc w:val="left"/>
        <w:rPr>
          <w:ins w:id="908" w:author="Jacek" w:date="2015-02-27T13:31:00Z"/>
        </w:rPr>
      </w:pPr>
    </w:p>
    <w:p w14:paraId="313A4B9D" w14:textId="24738B6C" w:rsidR="00E264C0" w:rsidRDefault="00E264C0" w:rsidP="00E04B8B">
      <w:pPr>
        <w:spacing w:after="200" w:line="360" w:lineRule="auto"/>
        <w:ind w:left="720"/>
        <w:jc w:val="left"/>
        <w:rPr>
          <w:ins w:id="909" w:author="yamel peraza" w:date="2015-02-26T08:37:00Z"/>
        </w:rPr>
      </w:pPr>
      <w:ins w:id="910" w:author="Jacek" w:date="2015-02-27T13:31:00Z">
        <w:r>
          <w:lastRenderedPageBreak/>
          <w:t>Login Subsystem</w:t>
        </w:r>
      </w:ins>
    </w:p>
    <w:p w14:paraId="5085642B" w14:textId="07B8B308" w:rsidR="003F632E" w:rsidRDefault="00E264C0" w:rsidP="00E04B8B">
      <w:pPr>
        <w:spacing w:after="200" w:line="360" w:lineRule="auto"/>
        <w:ind w:left="720"/>
        <w:jc w:val="left"/>
        <w:rPr>
          <w:ins w:id="911" w:author="yamel peraza" w:date="2015-02-26T08:37:00Z"/>
        </w:rPr>
      </w:pPr>
      <w:ins w:id="912"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913" w:author="yamel peraza" w:date="2015-02-26T08:37:00Z"/>
        </w:rPr>
      </w:pPr>
    </w:p>
    <w:p w14:paraId="1D53C93B" w14:textId="77777777" w:rsidR="003F632E" w:rsidRDefault="003F632E" w:rsidP="00E04B8B">
      <w:pPr>
        <w:spacing w:after="200" w:line="360" w:lineRule="auto"/>
        <w:ind w:left="720"/>
        <w:jc w:val="left"/>
        <w:rPr>
          <w:ins w:id="914" w:author="yamel peraza" w:date="2015-02-25T18:24:00Z"/>
        </w:rPr>
      </w:pPr>
    </w:p>
    <w:p w14:paraId="54116A3E" w14:textId="50D33A9B" w:rsidR="00625414" w:rsidRDefault="00625414" w:rsidP="00E04B8B">
      <w:pPr>
        <w:spacing w:after="200" w:line="360" w:lineRule="auto"/>
        <w:ind w:left="720"/>
        <w:jc w:val="left"/>
        <w:rPr>
          <w:ins w:id="915" w:author="yamel peraza" w:date="2015-02-25T18:24:00Z"/>
        </w:rPr>
      </w:pPr>
      <w:ins w:id="916" w:author="yamel peraza" w:date="2015-02-25T18:25:00Z">
        <w:r>
          <w:rPr>
            <w:b/>
            <w:sz w:val="28"/>
          </w:rPr>
          <w:t>Below are static diagrams from SPWv.4 documentation:</w:t>
        </w:r>
      </w:ins>
    </w:p>
    <w:p w14:paraId="3B25B37A" w14:textId="77777777" w:rsidR="00625414" w:rsidRDefault="00625414" w:rsidP="00E04B8B">
      <w:pPr>
        <w:spacing w:after="200" w:line="360" w:lineRule="auto"/>
        <w:ind w:left="720"/>
        <w:jc w:val="left"/>
        <w:rPr>
          <w:ins w:id="917" w:author="yamel peraza" w:date="2015-02-25T18:24:00Z"/>
        </w:rPr>
      </w:pPr>
    </w:p>
    <w:p w14:paraId="306318D4" w14:textId="750F8D5E" w:rsidR="00625414" w:rsidRDefault="003F632E" w:rsidP="00E04B8B">
      <w:pPr>
        <w:spacing w:after="200" w:line="360" w:lineRule="auto"/>
        <w:ind w:left="720"/>
        <w:jc w:val="left"/>
      </w:pPr>
      <w:moveToRangeStart w:id="918" w:author="yamel peraza" w:date="2015-02-26T08:37:00Z" w:name="move412703169"/>
      <w:moveTo w:id="919" w:author="yamel peraza" w:date="2015-02-26T08:37:00Z">
        <w:r>
          <w:rPr>
            <w:noProof/>
          </w:rPr>
          <w:lastRenderedPageBreak/>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918"/>
    </w:p>
    <w:p w14:paraId="186E01D3" w14:textId="23772D76" w:rsidR="00720596" w:rsidRDefault="00720596" w:rsidP="00E04B8B">
      <w:pPr>
        <w:spacing w:after="200" w:line="360" w:lineRule="auto"/>
        <w:ind w:left="720"/>
        <w:jc w:val="left"/>
      </w:pPr>
      <w:moveFromRangeStart w:id="920" w:author="yamel peraza" w:date="2015-02-26T08:37:00Z" w:name="move412703169"/>
      <w:moveFrom w:id="921" w:author="yamel peraza" w:date="2015-02-26T08:37:00Z">
        <w:r w:rsidDel="003F632E">
          <w:rPr>
            <w:noProof/>
          </w:rPr>
          <w:lastRenderedPageBreak/>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920"/>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proofErr w:type="gramStart"/>
      <w:r>
        <w:t>Largely unchanged from SPWv.3.</w:t>
      </w:r>
      <w:proofErr w:type="gramEnd"/>
      <w:r>
        <w:t xml:space="preserve"> Any pertinent change noted below. </w:t>
      </w:r>
      <w:proofErr w:type="gramStart"/>
      <w:r>
        <w:t>Mainly just added views for matchmaking.</w:t>
      </w:r>
      <w:proofErr w:type="gramEnd"/>
      <w:r>
        <w:t xml:space="preserve"> </w:t>
      </w:r>
      <w:proofErr w:type="gramStart"/>
      <w:r>
        <w:t>Changed/added controller and model functions.</w:t>
      </w:r>
      <w:proofErr w:type="gramEnd"/>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bookmarkStart w:id="922" w:name="_Toc393726790"/>
    <w:p w14:paraId="5ED3BCD4" w14:textId="36622FD2" w:rsidR="00680D8C" w:rsidRPr="00680D8C" w:rsidRDefault="00222923" w:rsidP="00680D8C">
      <w:pPr>
        <w:pStyle w:val="H2"/>
        <w:numPr>
          <w:ilvl w:val="1"/>
          <w:numId w:val="10"/>
        </w:numPr>
        <w:outlineLvl w:val="1"/>
      </w:pPr>
      <w:r w:rsidRPr="008F00D6">
        <w:rPr>
          <w:noProof/>
        </w:rPr>
        <mc:AlternateContent>
          <mc:Choice Requires="wps">
            <w:drawing>
              <wp:anchor distT="0" distB="0" distL="114300" distR="114300" simplePos="0" relativeHeight="251664896"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5DF27C4" id="Straight Connector 4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922"/>
    </w:p>
    <w:p w14:paraId="3CC5FC9D" w14:textId="77777777" w:rsidR="00680D8C" w:rsidRDefault="00680D8C" w:rsidP="00680D8C">
      <w:pPr>
        <w:spacing w:after="200" w:line="276" w:lineRule="auto"/>
        <w:jc w:val="left"/>
        <w:rPr>
          <w:ins w:id="923" w:author="Jacek" w:date="2015-02-25T09:31:00Z"/>
        </w:rPr>
      </w:pPr>
    </w:p>
    <w:p w14:paraId="64770870" w14:textId="39948F83" w:rsidR="00A6615B" w:rsidRDefault="00A6615B" w:rsidP="00680D8C">
      <w:pPr>
        <w:spacing w:after="200" w:line="276" w:lineRule="auto"/>
        <w:jc w:val="left"/>
        <w:rPr>
          <w:ins w:id="924" w:author="Jacek" w:date="2015-02-25T09:13:00Z"/>
        </w:rPr>
      </w:pPr>
      <w:ins w:id="925" w:author="Jacek" w:date="2015-02-25T09:34:00Z">
        <w:r>
          <w:t>SPW5_101 Change user</w:t>
        </w:r>
      </w:ins>
      <w:ins w:id="926" w:author="Jacek" w:date="2015-02-25T09:35:00Z">
        <w:r>
          <w:t>’s password</w:t>
        </w:r>
      </w:ins>
    </w:p>
    <w:p w14:paraId="50AE9EBF" w14:textId="77777777" w:rsidR="00680D8C" w:rsidRDefault="00680D8C" w:rsidP="00680D8C">
      <w:pPr>
        <w:spacing w:after="200" w:line="276" w:lineRule="auto"/>
        <w:jc w:val="left"/>
        <w:rPr>
          <w:ins w:id="927" w:author="Jacek" w:date="2015-02-25T09:29:00Z"/>
        </w:rPr>
      </w:pPr>
      <w:ins w:id="928"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929" w:author="Jacek" w:date="2015-02-25T09:27:00Z"/>
        </w:rPr>
      </w:pPr>
      <w:ins w:id="930" w:author="Jacek" w:date="2015-02-25T09:32:00Z">
        <w:r>
          <w:t>SPW5_104 Request change of password</w:t>
        </w:r>
      </w:ins>
    </w:p>
    <w:p w14:paraId="79BF3AEE" w14:textId="3E55FCED" w:rsidR="00680D8C" w:rsidRDefault="00E264C0" w:rsidP="00680D8C">
      <w:pPr>
        <w:spacing w:after="200" w:line="276" w:lineRule="auto"/>
        <w:jc w:val="left"/>
        <w:rPr>
          <w:ins w:id="931" w:author="Jacek" w:date="2015-02-25T09:33:00Z"/>
        </w:rPr>
      </w:pPr>
      <w:ins w:id="932"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933" w:author="Jacek" w:date="2015-02-25T09:33:00Z"/>
        </w:rPr>
      </w:pPr>
    </w:p>
    <w:p w14:paraId="084F0A8E" w14:textId="77777777" w:rsidR="00A6615B" w:rsidRDefault="00A6615B" w:rsidP="00680D8C">
      <w:pPr>
        <w:spacing w:after="200" w:line="276" w:lineRule="auto"/>
        <w:jc w:val="left"/>
        <w:rPr>
          <w:ins w:id="934" w:author="Jacek" w:date="2015-02-25T09:33:00Z"/>
        </w:rPr>
      </w:pPr>
    </w:p>
    <w:p w14:paraId="5B549D83" w14:textId="77777777" w:rsidR="00A6615B" w:rsidRDefault="00A6615B" w:rsidP="00680D8C">
      <w:pPr>
        <w:spacing w:after="200" w:line="276" w:lineRule="auto"/>
        <w:jc w:val="left"/>
        <w:rPr>
          <w:ins w:id="935" w:author="Jacek" w:date="2015-02-25T09:33:00Z"/>
        </w:rPr>
      </w:pPr>
    </w:p>
    <w:p w14:paraId="582B7FB5" w14:textId="77777777" w:rsidR="00A6615B" w:rsidRDefault="00A6615B" w:rsidP="00680D8C">
      <w:pPr>
        <w:spacing w:after="200" w:line="276" w:lineRule="auto"/>
        <w:jc w:val="left"/>
        <w:rPr>
          <w:ins w:id="936" w:author="Jacek" w:date="2015-02-25T09:33:00Z"/>
        </w:rPr>
      </w:pPr>
    </w:p>
    <w:p w14:paraId="17CF29C8" w14:textId="02D2E573" w:rsidR="00A6615B" w:rsidRDefault="00A6615B" w:rsidP="00680D8C">
      <w:pPr>
        <w:spacing w:after="200" w:line="276" w:lineRule="auto"/>
        <w:jc w:val="left"/>
        <w:rPr>
          <w:ins w:id="937" w:author="Jacek" w:date="2015-02-25T09:27:00Z"/>
        </w:rPr>
      </w:pPr>
      <w:ins w:id="938" w:author="Jacek" w:date="2015-02-25T09:33:00Z">
        <w:r>
          <w:t>SPW5_105 Change forgotten password</w:t>
        </w:r>
      </w:ins>
    </w:p>
    <w:p w14:paraId="67303CF5" w14:textId="77777777" w:rsidR="00A6615B" w:rsidRDefault="00A6615B" w:rsidP="00680D8C">
      <w:pPr>
        <w:spacing w:after="200" w:line="276" w:lineRule="auto"/>
        <w:jc w:val="left"/>
        <w:rPr>
          <w:ins w:id="939" w:author="Jacek" w:date="2015-02-25T09:29:00Z"/>
        </w:rPr>
      </w:pPr>
      <w:ins w:id="940"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6">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941" w:author="Jacek" w:date="2015-02-25T09:29:00Z"/>
        </w:rPr>
      </w:pPr>
      <w:ins w:id="942" w:author="Jacek" w:date="2015-02-25T09:35:00Z">
        <w:r>
          <w:t>SPW5_106 Change profile picture</w:t>
        </w:r>
      </w:ins>
    </w:p>
    <w:p w14:paraId="538D4A3B" w14:textId="5069A277" w:rsidR="00903E5E" w:rsidRDefault="00E264C0">
      <w:pPr>
        <w:spacing w:after="200" w:line="276" w:lineRule="auto"/>
        <w:jc w:val="left"/>
        <w:rPr>
          <w:ins w:id="943" w:author="yamel peraza" w:date="2015-02-25T18:29:00Z"/>
        </w:rPr>
        <w:pPrChange w:id="944" w:author="yamel peraza" w:date="2015-02-25T18:29:00Z">
          <w:pPr>
            <w:spacing w:after="200" w:line="360" w:lineRule="auto"/>
            <w:ind w:left="720"/>
            <w:jc w:val="left"/>
          </w:pPr>
        </w:pPrChange>
      </w:pPr>
      <w:bookmarkStart w:id="945" w:name="_GoBack"/>
      <w:ins w:id="946"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bookmarkEnd w:id="945"/>
    </w:p>
    <w:p w14:paraId="4A9EACCA" w14:textId="77777777" w:rsidR="00903E5E" w:rsidRDefault="00903E5E">
      <w:pPr>
        <w:spacing w:after="200" w:line="276" w:lineRule="auto"/>
        <w:jc w:val="left"/>
        <w:rPr>
          <w:ins w:id="947" w:author="yamel peraza" w:date="2015-02-25T18:29:00Z"/>
        </w:rPr>
        <w:pPrChange w:id="948" w:author="yamel peraza" w:date="2015-02-25T18:29:00Z">
          <w:pPr>
            <w:spacing w:after="200" w:line="360" w:lineRule="auto"/>
            <w:ind w:left="720"/>
            <w:jc w:val="left"/>
          </w:pPr>
        </w:pPrChange>
      </w:pPr>
    </w:p>
    <w:p w14:paraId="2E3A201F" w14:textId="1648559C" w:rsidR="004F33B0" w:rsidDel="00903E5E" w:rsidRDefault="00970815" w:rsidP="00680D8C">
      <w:pPr>
        <w:spacing w:after="200" w:line="276" w:lineRule="auto"/>
        <w:jc w:val="left"/>
        <w:rPr>
          <w:del w:id="949" w:author="yamel peraza" w:date="2015-02-25T18:29:00Z"/>
        </w:rPr>
      </w:pPr>
      <w:ins w:id="950" w:author="yamel peraza" w:date="2015-02-27T09:45:00Z">
        <w:r w:rsidRPr="00970815">
          <w:rPr>
            <w:noProof/>
          </w:rPr>
          <w:drawing>
            <wp:anchor distT="0" distB="0" distL="114300" distR="114300" simplePos="0" relativeHeight="251662336" behindDoc="0" locked="0" layoutInCell="1" allowOverlap="1" wp14:anchorId="2149016E" wp14:editId="4F9212D8">
              <wp:simplePos x="0" y="0"/>
              <wp:positionH relativeFrom="column">
                <wp:posOffset>-523875</wp:posOffset>
              </wp:positionH>
              <wp:positionV relativeFrom="paragraph">
                <wp:posOffset>323850</wp:posOffset>
              </wp:positionV>
              <wp:extent cx="7096125" cy="3629660"/>
              <wp:effectExtent l="0" t="0" r="0" b="8890"/>
              <wp:wrapSquare wrapText="bothSides"/>
              <wp:docPr id="73" name="Picture 73" descr="C:\Users\yamel\Downloads\Student Requests VM Resour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Student Requests VM Resource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96125" cy="3629660"/>
                      </a:xfrm>
                      <a:prstGeom prst="rect">
                        <a:avLst/>
                      </a:prstGeom>
                      <a:noFill/>
                      <a:ln>
                        <a:noFill/>
                      </a:ln>
                    </pic:spPr>
                  </pic:pic>
                </a:graphicData>
              </a:graphic>
              <wp14:sizeRelH relativeFrom="margin">
                <wp14:pctWidth>0</wp14:pctWidth>
              </wp14:sizeRelH>
            </wp:anchor>
          </w:drawing>
        </w:r>
      </w:ins>
      <w:del w:id="951" w:author="yamel peraza" w:date="2015-02-25T18:29:00Z">
        <w:r w:rsidR="004F33B0" w:rsidDel="00903E5E">
          <w:br w:type="page"/>
        </w:r>
      </w:del>
    </w:p>
    <w:p w14:paraId="6424C701" w14:textId="63090949" w:rsidR="00625414" w:rsidRDefault="007F5506">
      <w:pPr>
        <w:spacing w:after="200" w:line="276" w:lineRule="auto"/>
        <w:jc w:val="left"/>
        <w:rPr>
          <w:ins w:id="952" w:author="yamel peraza" w:date="2015-02-25T18:27:00Z"/>
        </w:rPr>
        <w:pPrChange w:id="953" w:author="yamel peraza" w:date="2015-02-25T18:29:00Z">
          <w:pPr>
            <w:spacing w:after="200" w:line="360" w:lineRule="auto"/>
            <w:ind w:left="720"/>
            <w:jc w:val="left"/>
          </w:pPr>
        </w:pPrChange>
      </w:pPr>
      <w:ins w:id="954" w:author="yamel peraza" w:date="2015-02-25T18:29:00Z">
        <w:r>
          <w:lastRenderedPageBreak/>
          <w:t>SPW5_107</w:t>
        </w:r>
        <w:r w:rsidR="00903E5E">
          <w:t xml:space="preserve"> Student Requests VM Resources </w:t>
        </w:r>
      </w:ins>
    </w:p>
    <w:p w14:paraId="71F36EA4" w14:textId="3756C174" w:rsidR="00625414" w:rsidRDefault="00625414">
      <w:pPr>
        <w:spacing w:after="200" w:line="360" w:lineRule="auto"/>
        <w:jc w:val="left"/>
        <w:rPr>
          <w:ins w:id="955" w:author="yamel peraza" w:date="2015-02-25T18:27:00Z"/>
        </w:rPr>
        <w:pPrChange w:id="956" w:author="yamel peraza" w:date="2015-02-27T09:45:00Z">
          <w:pPr>
            <w:spacing w:after="200" w:line="360" w:lineRule="auto"/>
            <w:ind w:left="720"/>
            <w:jc w:val="left"/>
          </w:pPr>
        </w:pPrChange>
      </w:pPr>
    </w:p>
    <w:p w14:paraId="22E87E65" w14:textId="62E385A8" w:rsidR="00625414" w:rsidRPr="007F5506" w:rsidRDefault="007F5506">
      <w:pPr>
        <w:spacing w:after="200" w:line="360" w:lineRule="auto"/>
        <w:jc w:val="left"/>
        <w:rPr>
          <w:ins w:id="957" w:author="yamel peraza" w:date="2015-02-25T18:27:00Z"/>
        </w:rPr>
        <w:pPrChange w:id="958" w:author="yamel peraza" w:date="2015-02-26T18:47:00Z">
          <w:pPr>
            <w:spacing w:after="200" w:line="360" w:lineRule="auto"/>
            <w:ind w:left="720"/>
            <w:jc w:val="left"/>
          </w:pPr>
        </w:pPrChange>
      </w:pPr>
      <w:ins w:id="959" w:author="yamel peraza" w:date="2015-02-26T18:49:00Z">
        <w:r w:rsidRPr="007F5506">
          <w:rPr>
            <w:noProof/>
          </w:rPr>
          <w:drawing>
            <wp:anchor distT="0" distB="0" distL="114300" distR="114300" simplePos="0" relativeHeight="251648512" behindDoc="0" locked="0" layoutInCell="1" allowOverlap="1" wp14:anchorId="639D86CF" wp14:editId="5800F820">
              <wp:simplePos x="0" y="0"/>
              <wp:positionH relativeFrom="column">
                <wp:posOffset>-57150</wp:posOffset>
              </wp:positionH>
              <wp:positionV relativeFrom="paragraph">
                <wp:posOffset>445770</wp:posOffset>
              </wp:positionV>
              <wp:extent cx="5942965" cy="3457575"/>
              <wp:effectExtent l="0" t="0" r="0" b="9525"/>
              <wp:wrapSquare wrapText="bothSides"/>
              <wp:docPr id="67" name="Picture 67" descr="C:\Users\yamel\Downloads\Head Professor Modify V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Head Professor Modify VM Setting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3457575"/>
                      </a:xfrm>
                      <a:prstGeom prst="rect">
                        <a:avLst/>
                      </a:prstGeom>
                      <a:noFill/>
                      <a:ln>
                        <a:noFill/>
                      </a:ln>
                    </pic:spPr>
                  </pic:pic>
                </a:graphicData>
              </a:graphic>
              <wp14:sizeRelV relativeFrom="margin">
                <wp14:pctHeight>0</wp14:pctHeight>
              </wp14:sizeRelV>
            </wp:anchor>
          </w:drawing>
        </w:r>
      </w:ins>
      <w:ins w:id="960" w:author="yamel peraza" w:date="2015-02-26T18:48:00Z">
        <w:r>
          <w:t xml:space="preserve">SPW5_108 </w:t>
        </w:r>
        <w:r w:rsidRPr="007F5506">
          <w:rPr>
            <w:rFonts w:ascii="Times New Roman" w:hAnsi="Times New Roman" w:cs="Times New Roman"/>
            <w:rPrChange w:id="961" w:author="yamel peraza" w:date="2015-02-26T18:48:00Z">
              <w:rPr>
                <w:rFonts w:ascii="Times New Roman" w:hAnsi="Times New Roman" w:cs="Times New Roman"/>
                <w:b/>
              </w:rPr>
            </w:rPrChange>
          </w:rPr>
          <w:t>Head Professor Modify VM Settings</w:t>
        </w:r>
      </w:ins>
    </w:p>
    <w:p w14:paraId="4C45A30F" w14:textId="20B8F033" w:rsidR="00625414" w:rsidRDefault="007F5506">
      <w:pPr>
        <w:spacing w:after="200" w:line="360" w:lineRule="auto"/>
        <w:jc w:val="left"/>
        <w:rPr>
          <w:ins w:id="962" w:author="yamel peraza" w:date="2015-02-25T18:27:00Z"/>
        </w:rPr>
        <w:pPrChange w:id="963" w:author="yamel peraza" w:date="2015-02-26T18:48:00Z">
          <w:pPr>
            <w:spacing w:after="200" w:line="360" w:lineRule="auto"/>
            <w:ind w:left="720"/>
            <w:jc w:val="left"/>
          </w:pPr>
        </w:pPrChange>
      </w:pPr>
      <w:ins w:id="964" w:author="yamel peraza" w:date="2015-02-26T18:50:00Z">
        <w:r w:rsidRPr="007F5506">
          <w:rPr>
            <w:noProof/>
          </w:rPr>
          <w:drawing>
            <wp:anchor distT="0" distB="0" distL="114300" distR="114300" simplePos="0" relativeHeight="251650560" behindDoc="0" locked="0" layoutInCell="1" allowOverlap="1" wp14:anchorId="31BFD6D1" wp14:editId="740445D7">
              <wp:simplePos x="0" y="0"/>
              <wp:positionH relativeFrom="column">
                <wp:posOffset>0</wp:posOffset>
              </wp:positionH>
              <wp:positionV relativeFrom="paragraph">
                <wp:posOffset>466725</wp:posOffset>
              </wp:positionV>
              <wp:extent cx="5943600" cy="4472268"/>
              <wp:effectExtent l="0" t="0" r="0" b="0"/>
              <wp:wrapSquare wrapText="bothSides"/>
              <wp:docPr id="68" name="Picture 68" descr="C:\Users\yamel\Downloads\Head Professor  Request VM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Head Professor  Request VM Cre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72268"/>
                      </a:xfrm>
                      <a:prstGeom prst="rect">
                        <a:avLst/>
                      </a:prstGeom>
                      <a:noFill/>
                      <a:ln>
                        <a:noFill/>
                      </a:ln>
                    </pic:spPr>
                  </pic:pic>
                </a:graphicData>
              </a:graphic>
            </wp:anchor>
          </w:drawing>
        </w:r>
        <w:r>
          <w:t xml:space="preserve">SPW5_109 </w:t>
        </w:r>
        <w:r w:rsidRPr="007F5506">
          <w:rPr>
            <w:rFonts w:ascii="Times New Roman" w:hAnsi="Times New Roman" w:cs="Times New Roman"/>
            <w:rPrChange w:id="965" w:author="yamel peraza" w:date="2015-02-26T18:50:00Z">
              <w:rPr>
                <w:rFonts w:ascii="Times New Roman" w:hAnsi="Times New Roman" w:cs="Times New Roman"/>
                <w:b/>
              </w:rPr>
            </w:rPrChange>
          </w:rPr>
          <w:t>Head Professor Request VM Creation</w:t>
        </w:r>
      </w:ins>
    </w:p>
    <w:p w14:paraId="268D6366" w14:textId="5BECA669" w:rsidR="00625414" w:rsidRDefault="00625414">
      <w:pPr>
        <w:spacing w:after="200" w:line="360" w:lineRule="auto"/>
        <w:jc w:val="left"/>
        <w:rPr>
          <w:ins w:id="966" w:author="yamel peraza" w:date="2015-02-25T18:27:00Z"/>
        </w:rPr>
        <w:pPrChange w:id="967" w:author="yamel peraza" w:date="2015-02-26T18:50:00Z">
          <w:pPr>
            <w:spacing w:after="200" w:line="360" w:lineRule="auto"/>
            <w:ind w:left="720"/>
            <w:jc w:val="left"/>
          </w:pPr>
        </w:pPrChange>
      </w:pPr>
    </w:p>
    <w:p w14:paraId="192AF794" w14:textId="77777777" w:rsidR="00625414" w:rsidRDefault="00625414" w:rsidP="00E04B8B">
      <w:pPr>
        <w:spacing w:after="200" w:line="360" w:lineRule="auto"/>
        <w:ind w:left="720"/>
        <w:jc w:val="left"/>
        <w:rPr>
          <w:ins w:id="968" w:author="yamel peraza" w:date="2015-02-25T18:27:00Z"/>
        </w:rPr>
      </w:pPr>
    </w:p>
    <w:p w14:paraId="2068B319" w14:textId="77777777" w:rsidR="00625414" w:rsidRDefault="00625414" w:rsidP="00E04B8B">
      <w:pPr>
        <w:spacing w:after="200" w:line="360" w:lineRule="auto"/>
        <w:ind w:left="720"/>
        <w:jc w:val="left"/>
        <w:rPr>
          <w:ins w:id="969" w:author="yamel peraza" w:date="2015-02-25T18:27:00Z"/>
        </w:rPr>
      </w:pPr>
    </w:p>
    <w:p w14:paraId="6BAB80C0" w14:textId="77777777" w:rsidR="00625414" w:rsidRDefault="00625414" w:rsidP="00E04B8B">
      <w:pPr>
        <w:spacing w:after="200" w:line="360" w:lineRule="auto"/>
        <w:ind w:left="720"/>
        <w:jc w:val="left"/>
        <w:rPr>
          <w:ins w:id="970" w:author="yamel peraza" w:date="2015-02-25T18:27:00Z"/>
        </w:rPr>
      </w:pPr>
    </w:p>
    <w:p w14:paraId="2D772835" w14:textId="77777777" w:rsidR="00625414" w:rsidRDefault="00625414" w:rsidP="00E04B8B">
      <w:pPr>
        <w:spacing w:after="200" w:line="360" w:lineRule="auto"/>
        <w:ind w:left="720"/>
        <w:jc w:val="left"/>
        <w:rPr>
          <w:ins w:id="971" w:author="yamel peraza" w:date="2015-02-25T18:27:00Z"/>
        </w:rPr>
      </w:pPr>
    </w:p>
    <w:p w14:paraId="4F4E46CE" w14:textId="77777777" w:rsidR="00625414" w:rsidRDefault="00625414" w:rsidP="00E04B8B">
      <w:pPr>
        <w:spacing w:after="200" w:line="360" w:lineRule="auto"/>
        <w:ind w:left="720"/>
        <w:jc w:val="left"/>
        <w:rPr>
          <w:ins w:id="972" w:author="yamel peraza" w:date="2015-02-25T18:27:00Z"/>
        </w:rPr>
      </w:pPr>
    </w:p>
    <w:p w14:paraId="1CEB8413" w14:textId="77777777" w:rsidR="00C41EE3" w:rsidRDefault="00C41EE3" w:rsidP="00E04B8B">
      <w:pPr>
        <w:spacing w:after="200" w:line="360" w:lineRule="auto"/>
        <w:ind w:left="720"/>
        <w:jc w:val="left"/>
        <w:rPr>
          <w:ins w:id="973" w:author="yamel peraza" w:date="2015-02-25T18:31:00Z"/>
        </w:rPr>
      </w:pPr>
    </w:p>
    <w:p w14:paraId="12368135" w14:textId="77777777" w:rsidR="00C41EE3" w:rsidRDefault="00C41EE3" w:rsidP="00E04B8B">
      <w:pPr>
        <w:spacing w:after="200" w:line="360" w:lineRule="auto"/>
        <w:ind w:left="720"/>
        <w:jc w:val="left"/>
        <w:rPr>
          <w:ins w:id="974" w:author="yamel peraza" w:date="2015-02-25T18:31:00Z"/>
        </w:rPr>
      </w:pPr>
    </w:p>
    <w:p w14:paraId="5007797D" w14:textId="77777777" w:rsidR="00C41EE3" w:rsidRDefault="00C41EE3" w:rsidP="00E04B8B">
      <w:pPr>
        <w:spacing w:after="200" w:line="360" w:lineRule="auto"/>
        <w:ind w:left="720"/>
        <w:jc w:val="left"/>
        <w:rPr>
          <w:ins w:id="975" w:author="yamel peraza" w:date="2015-02-25T18:31:00Z"/>
        </w:rPr>
      </w:pPr>
    </w:p>
    <w:p w14:paraId="49CC82D5" w14:textId="77777777" w:rsidR="00C41EE3" w:rsidRDefault="00C41EE3" w:rsidP="00E04B8B">
      <w:pPr>
        <w:spacing w:after="200" w:line="360" w:lineRule="auto"/>
        <w:ind w:left="720"/>
        <w:jc w:val="left"/>
        <w:rPr>
          <w:ins w:id="976" w:author="yamel peraza" w:date="2015-02-25T18:31:00Z"/>
        </w:rPr>
      </w:pPr>
    </w:p>
    <w:p w14:paraId="6A6839A8" w14:textId="3AECDC4B" w:rsidR="00C41EE3" w:rsidRDefault="00C41EE3" w:rsidP="00E04B8B">
      <w:pPr>
        <w:spacing w:after="200" w:line="360" w:lineRule="auto"/>
        <w:ind w:left="720"/>
        <w:jc w:val="left"/>
        <w:rPr>
          <w:ins w:id="977" w:author="yamel peraza" w:date="2015-02-25T18:31:00Z"/>
        </w:rPr>
      </w:pPr>
      <w:r>
        <w:rPr>
          <w:noProof/>
        </w:rPr>
        <w:drawing>
          <wp:anchor distT="0" distB="0" distL="114300" distR="114300" simplePos="0" relativeHeight="25165465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1">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978" w:author="yamel peraza" w:date="2015-02-25T18:31:00Z"/>
        </w:rPr>
      </w:pPr>
    </w:p>
    <w:p w14:paraId="24BD49CD" w14:textId="74AF3C2B" w:rsidR="00C41EE3" w:rsidRDefault="00C41EE3" w:rsidP="00E04B8B">
      <w:pPr>
        <w:spacing w:after="200" w:line="360" w:lineRule="auto"/>
        <w:ind w:left="720"/>
        <w:jc w:val="left"/>
        <w:rPr>
          <w:ins w:id="979" w:author="yamel peraza" w:date="2015-02-25T18:31:00Z"/>
        </w:rPr>
      </w:pPr>
    </w:p>
    <w:p w14:paraId="0CC51152" w14:textId="689FA2AC" w:rsidR="00C41EE3" w:rsidRDefault="00C41EE3" w:rsidP="00E04B8B">
      <w:pPr>
        <w:spacing w:after="200" w:line="360" w:lineRule="auto"/>
        <w:ind w:left="720"/>
        <w:jc w:val="left"/>
        <w:rPr>
          <w:ins w:id="980" w:author="yamel peraza" w:date="2015-02-25T18:31:00Z"/>
        </w:rPr>
      </w:pPr>
    </w:p>
    <w:p w14:paraId="7F363414" w14:textId="71ED7584" w:rsidR="00C41EE3" w:rsidRDefault="00C41EE3" w:rsidP="00E04B8B">
      <w:pPr>
        <w:spacing w:after="200" w:line="360" w:lineRule="auto"/>
        <w:ind w:left="720"/>
        <w:jc w:val="left"/>
        <w:rPr>
          <w:ins w:id="981" w:author="yamel peraza" w:date="2015-02-25T18:31:00Z"/>
        </w:rPr>
      </w:pPr>
    </w:p>
    <w:p w14:paraId="5D78D36F" w14:textId="3D265DCF" w:rsidR="00C41EE3" w:rsidRDefault="00C41EE3" w:rsidP="00E04B8B">
      <w:pPr>
        <w:spacing w:after="200" w:line="360" w:lineRule="auto"/>
        <w:ind w:left="720"/>
        <w:jc w:val="left"/>
        <w:rPr>
          <w:ins w:id="982" w:author="yamel peraza" w:date="2015-02-25T18:31:00Z"/>
        </w:rPr>
      </w:pPr>
    </w:p>
    <w:p w14:paraId="7F542003" w14:textId="77777777" w:rsidR="00C41EE3" w:rsidRDefault="00C41EE3" w:rsidP="00E04B8B">
      <w:pPr>
        <w:spacing w:after="200" w:line="360" w:lineRule="auto"/>
        <w:ind w:left="720"/>
        <w:jc w:val="left"/>
        <w:rPr>
          <w:ins w:id="983" w:author="yamel peraza" w:date="2015-02-25T18:32:00Z"/>
        </w:rPr>
      </w:pPr>
    </w:p>
    <w:p w14:paraId="595D195C" w14:textId="1F0523DA" w:rsidR="00C41EE3" w:rsidRDefault="00C41EE3" w:rsidP="00E04B8B">
      <w:pPr>
        <w:spacing w:after="200" w:line="360" w:lineRule="auto"/>
        <w:ind w:left="720"/>
        <w:jc w:val="left"/>
        <w:rPr>
          <w:ins w:id="984" w:author="yamel peraza" w:date="2015-02-25T18:32:00Z"/>
        </w:rPr>
      </w:pPr>
    </w:p>
    <w:p w14:paraId="45C3F7BA" w14:textId="6C19C171" w:rsidR="00C41EE3" w:rsidRDefault="00C41EE3" w:rsidP="00E04B8B">
      <w:pPr>
        <w:spacing w:after="200" w:line="360" w:lineRule="auto"/>
        <w:ind w:left="720"/>
        <w:jc w:val="left"/>
        <w:rPr>
          <w:ins w:id="985"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2">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proofErr w:type="gramStart"/>
      <w:r w:rsidRPr="008F00D6">
        <w:rPr>
          <w:sz w:val="24"/>
        </w:rPr>
        <w:t>)</w:t>
      </w:r>
      <w:proofErr w:type="gramEnd"/>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bookmarkStart w:id="986" w:name="_Toc393726791"/>
    <w:p w14:paraId="200D56EB" w14:textId="77777777"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65920"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B0E83A6" id="Straight Connector 4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986"/>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bookmarkStart w:id="987" w:name="_Toc393726792"/>
    <w:p w14:paraId="310107B5" w14:textId="77777777"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66694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0F2C329" id="Straight Connector 6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987"/>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2064"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988" w:name="_Toc393726793"/>
      <w:r w:rsidRPr="008F00D6">
        <w:rPr>
          <w:noProof/>
        </w:rPr>
        <w:lastRenderedPageBreak/>
        <mc:AlternateContent>
          <mc:Choice Requires="wpg">
            <w:drawing>
              <wp:anchor distT="0" distB="0" distL="114300" distR="114300" simplePos="0" relativeHeight="251667968"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8pt;width:455.25pt;height:68.25pt;z-index:-25164851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1" o:title=""/>
                  <v:path arrowok="t"/>
                </v:shape>
                <w10:wrap type="tight"/>
              </v:group>
            </w:pict>
          </mc:Fallback>
        </mc:AlternateContent>
      </w:r>
      <w:r w:rsidRPr="008F00D6">
        <w:t>Glossary</w:t>
      </w:r>
      <w:bookmarkEnd w:id="988"/>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89" w:name="_Toc393718987"/>
      <w:bookmarkStart w:id="990"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989"/>
      <w:bookmarkEnd w:id="990"/>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1" w:name="_Toc393718988"/>
      <w:bookmarkStart w:id="992"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991"/>
      <w:bookmarkEnd w:id="992"/>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3" w:name="_Toc393718989"/>
      <w:bookmarkStart w:id="994"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993"/>
      <w:bookmarkEnd w:id="994"/>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5" w:name="_Toc393718990"/>
      <w:bookmarkStart w:id="996"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995"/>
      <w:bookmarkEnd w:id="996"/>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7" w:name="_Toc393718991"/>
      <w:bookmarkStart w:id="998"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997"/>
      <w:bookmarkEnd w:id="998"/>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9" w:name="_Toc393718992"/>
      <w:bookmarkStart w:id="1000"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999"/>
      <w:bookmarkEnd w:id="1000"/>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1" w:name="_Toc393718993"/>
      <w:bookmarkStart w:id="1002"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001"/>
      <w:bookmarkEnd w:id="1002"/>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003" w:name="_Toc393718994"/>
      <w:bookmarkStart w:id="1004"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003"/>
      <w:bookmarkEnd w:id="1004"/>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005" w:name="_Toc393718995"/>
      <w:bookmarkStart w:id="1006"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005"/>
      <w:bookmarkEnd w:id="1006"/>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007" w:name="_Toc393726803"/>
      <w:r w:rsidRPr="008F00D6">
        <w:rPr>
          <w:noProof/>
        </w:rPr>
        <w:lastRenderedPageBreak/>
        <mc:AlternateContent>
          <mc:Choice Requires="wpg">
            <w:drawing>
              <wp:anchor distT="0" distB="0" distL="114300" distR="114300" simplePos="0" relativeHeight="251668992"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8pt;width:455.25pt;height:68.25pt;z-index:-25164748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1" o:title=""/>
                  <v:path arrowok="t"/>
                </v:shape>
                <w10:wrap type="tight"/>
              </v:group>
            </w:pict>
          </mc:Fallback>
        </mc:AlternateContent>
      </w:r>
      <w:r w:rsidRPr="008F00D6">
        <w:t>References</w:t>
      </w:r>
      <w:bookmarkEnd w:id="1007"/>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xml:space="preserve">, William Marquez, Cynthia Tope. </w:t>
      </w:r>
      <w:proofErr w:type="gramStart"/>
      <w:r>
        <w:rPr>
          <w:sz w:val="24"/>
          <w:highlight w:val="white"/>
        </w:rPr>
        <w:t>"</w:t>
      </w:r>
      <w:r>
        <w:rPr>
          <w:i/>
          <w:sz w:val="24"/>
          <w:highlight w:val="white"/>
        </w:rPr>
        <w:t>Requirements Documents for Senior Project Website: Version 3</w:t>
      </w:r>
      <w:r>
        <w:rPr>
          <w:sz w:val="24"/>
          <w:highlight w:val="white"/>
        </w:rPr>
        <w:t>" (Spring 2014).</w:t>
      </w:r>
      <w:proofErr w:type="gramEnd"/>
      <w:r>
        <w:rPr>
          <w:sz w:val="24"/>
          <w:highlight w:val="white"/>
        </w:rPr>
        <w:t xml:space="preserve"> </w:t>
      </w:r>
      <w:proofErr w:type="gramStart"/>
      <w:r>
        <w:rPr>
          <w:sz w:val="24"/>
          <w:highlight w:val="white"/>
        </w:rPr>
        <w:t>Florida International University</w:t>
      </w:r>
      <w:r>
        <w:rPr>
          <w:sz w:val="30"/>
          <w:highlight w:val="white"/>
        </w:rPr>
        <w:t>.</w:t>
      </w:r>
      <w:proofErr w:type="gramEnd"/>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3" w:author="Masoud Sadjadi" w:date="2015-02-23T10:58:00Z" w:initials="MS">
    <w:p w14:paraId="1209C039" w14:textId="58869D3F" w:rsidR="00273E04" w:rsidRDefault="00273E04">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7A8B24" w14:textId="77777777" w:rsidR="005336C7" w:rsidRDefault="005336C7" w:rsidP="00B80CBB">
      <w:pPr>
        <w:spacing w:after="0" w:line="240" w:lineRule="auto"/>
      </w:pPr>
      <w:r>
        <w:separator/>
      </w:r>
    </w:p>
  </w:endnote>
  <w:endnote w:type="continuationSeparator" w:id="0">
    <w:p w14:paraId="2E093281" w14:textId="77777777" w:rsidR="005336C7" w:rsidRDefault="005336C7"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1FD8" w14:textId="77777777" w:rsidR="00273E04" w:rsidRDefault="00273E04">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E264C0">
      <w:rPr>
        <w:rFonts w:cs="Times New Roman"/>
        <w:noProof/>
        <w:sz w:val="20"/>
        <w:szCs w:val="20"/>
      </w:rPr>
      <w:t>92</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2E52A" w14:textId="77777777" w:rsidR="005336C7" w:rsidRDefault="005336C7" w:rsidP="00B80CBB">
      <w:pPr>
        <w:spacing w:after="0" w:line="240" w:lineRule="auto"/>
      </w:pPr>
      <w:r>
        <w:separator/>
      </w:r>
    </w:p>
  </w:footnote>
  <w:footnote w:type="continuationSeparator" w:id="0">
    <w:p w14:paraId="256ED1CE" w14:textId="77777777" w:rsidR="005336C7" w:rsidRDefault="005336C7"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3">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8">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5">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6">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7">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7">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66"/>
  </w:num>
  <w:num w:numId="3">
    <w:abstractNumId w:val="10"/>
  </w:num>
  <w:num w:numId="4">
    <w:abstractNumId w:val="74"/>
  </w:num>
  <w:num w:numId="5">
    <w:abstractNumId w:val="15"/>
  </w:num>
  <w:num w:numId="6">
    <w:abstractNumId w:val="6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4"/>
  </w:num>
  <w:num w:numId="9">
    <w:abstractNumId w:val="33"/>
  </w:num>
  <w:num w:numId="10">
    <w:abstractNumId w:val="47"/>
  </w:num>
  <w:num w:numId="11">
    <w:abstractNumId w:val="27"/>
  </w:num>
  <w:num w:numId="12">
    <w:abstractNumId w:val="43"/>
  </w:num>
  <w:num w:numId="13">
    <w:abstractNumId w:val="3"/>
  </w:num>
  <w:num w:numId="14">
    <w:abstractNumId w:val="54"/>
  </w:num>
  <w:num w:numId="15">
    <w:abstractNumId w:val="12"/>
  </w:num>
  <w:num w:numId="16">
    <w:abstractNumId w:val="1"/>
  </w:num>
  <w:num w:numId="17">
    <w:abstractNumId w:val="57"/>
  </w:num>
  <w:num w:numId="18">
    <w:abstractNumId w:val="44"/>
  </w:num>
  <w:num w:numId="19">
    <w:abstractNumId w:val="77"/>
  </w:num>
  <w:num w:numId="20">
    <w:abstractNumId w:val="37"/>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num>
  <w:num w:numId="23">
    <w:abstractNumId w:val="22"/>
  </w:num>
  <w:num w:numId="24">
    <w:abstractNumId w:val="11"/>
  </w:num>
  <w:num w:numId="25">
    <w:abstractNumId w:val="48"/>
  </w:num>
  <w:num w:numId="26">
    <w:abstractNumId w:val="39"/>
  </w:num>
  <w:num w:numId="27">
    <w:abstractNumId w:val="55"/>
  </w:num>
  <w:num w:numId="28">
    <w:abstractNumId w:val="76"/>
  </w:num>
  <w:num w:numId="29">
    <w:abstractNumId w:val="29"/>
  </w:num>
  <w:num w:numId="30">
    <w:abstractNumId w:val="7"/>
  </w:num>
  <w:num w:numId="31">
    <w:abstractNumId w:val="42"/>
  </w:num>
  <w:num w:numId="32">
    <w:abstractNumId w:val="60"/>
  </w:num>
  <w:num w:numId="33">
    <w:abstractNumId w:val="70"/>
  </w:num>
  <w:num w:numId="34">
    <w:abstractNumId w:val="31"/>
  </w:num>
  <w:num w:numId="35">
    <w:abstractNumId w:val="32"/>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63"/>
  </w:num>
  <w:num w:numId="47">
    <w:abstractNumId w:val="18"/>
  </w:num>
  <w:num w:numId="48">
    <w:abstractNumId w:val="5"/>
  </w:num>
  <w:num w:numId="49">
    <w:abstractNumId w:val="58"/>
  </w:num>
  <w:num w:numId="50">
    <w:abstractNumId w:val="6"/>
  </w:num>
  <w:num w:numId="51">
    <w:abstractNumId w:val="38"/>
  </w:num>
  <w:num w:numId="52">
    <w:abstractNumId w:val="67"/>
  </w:num>
  <w:num w:numId="53">
    <w:abstractNumId w:val="75"/>
  </w:num>
  <w:num w:numId="54">
    <w:abstractNumId w:val="9"/>
  </w:num>
  <w:num w:numId="55">
    <w:abstractNumId w:val="35"/>
  </w:num>
  <w:num w:numId="56">
    <w:abstractNumId w:val="41"/>
  </w:num>
  <w:num w:numId="57">
    <w:abstractNumId w:val="4"/>
  </w:num>
  <w:num w:numId="58">
    <w:abstractNumId w:val="46"/>
  </w:num>
  <w:num w:numId="59">
    <w:abstractNumId w:val="59"/>
  </w:num>
  <w:num w:numId="60">
    <w:abstractNumId w:val="68"/>
  </w:num>
  <w:num w:numId="61">
    <w:abstractNumId w:val="16"/>
  </w:num>
  <w:num w:numId="62">
    <w:abstractNumId w:val="71"/>
  </w:num>
  <w:num w:numId="63">
    <w:abstractNumId w:val="56"/>
  </w:num>
  <w:num w:numId="64">
    <w:abstractNumId w:val="19"/>
  </w:num>
  <w:num w:numId="65">
    <w:abstractNumId w:val="17"/>
  </w:num>
  <w:num w:numId="66">
    <w:abstractNumId w:val="50"/>
  </w:num>
  <w:num w:numId="67">
    <w:abstractNumId w:val="62"/>
  </w:num>
  <w:num w:numId="68">
    <w:abstractNumId w:val="28"/>
  </w:num>
  <w:num w:numId="69">
    <w:abstractNumId w:val="13"/>
  </w:num>
  <w:num w:numId="70">
    <w:abstractNumId w:val="61"/>
  </w:num>
  <w:num w:numId="71">
    <w:abstractNumId w:val="36"/>
  </w:num>
  <w:num w:numId="72">
    <w:abstractNumId w:val="65"/>
  </w:num>
  <w:num w:numId="73">
    <w:abstractNumId w:val="23"/>
  </w:num>
  <w:num w:numId="74">
    <w:abstractNumId w:val="25"/>
  </w:num>
  <w:num w:numId="75">
    <w:abstractNumId w:val="53"/>
  </w:num>
  <w:num w:numId="76">
    <w:abstractNumId w:val="73"/>
  </w:num>
  <w:num w:numId="77">
    <w:abstractNumId w:val="52"/>
  </w:num>
  <w:num w:numId="78">
    <w:abstractNumId w:val="34"/>
  </w:num>
  <w:num w:numId="79">
    <w:abstractNumId w:val="69"/>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8548F"/>
    <w:rsid w:val="00222923"/>
    <w:rsid w:val="002272B4"/>
    <w:rsid w:val="00273E04"/>
    <w:rsid w:val="002F39E4"/>
    <w:rsid w:val="0030227B"/>
    <w:rsid w:val="003F632E"/>
    <w:rsid w:val="0040780A"/>
    <w:rsid w:val="00452A67"/>
    <w:rsid w:val="00494D89"/>
    <w:rsid w:val="004A7470"/>
    <w:rsid w:val="004E6B41"/>
    <w:rsid w:val="004F33B0"/>
    <w:rsid w:val="00513446"/>
    <w:rsid w:val="005336C7"/>
    <w:rsid w:val="005717DA"/>
    <w:rsid w:val="0058063A"/>
    <w:rsid w:val="0058436E"/>
    <w:rsid w:val="0059207C"/>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52839"/>
    <w:rsid w:val="00867064"/>
    <w:rsid w:val="008E1B47"/>
    <w:rsid w:val="008E3B9D"/>
    <w:rsid w:val="008E6A85"/>
    <w:rsid w:val="00900A1E"/>
    <w:rsid w:val="00903E5E"/>
    <w:rsid w:val="00970815"/>
    <w:rsid w:val="009A7C80"/>
    <w:rsid w:val="009D5F86"/>
    <w:rsid w:val="009E5339"/>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emf"/><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emf"/><Relationship Id="rId37" Type="http://schemas.openxmlformats.org/officeDocument/2006/relationships/image" Target="media/image27.jp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2.emf"/><Relationship Id="rId27" Type="http://schemas.openxmlformats.org/officeDocument/2006/relationships/image" Target="media/image17.jpeg"/><Relationship Id="rId43" Type="http://schemas.openxmlformats.org/officeDocument/2006/relationships/image" Target="media/image33.emf"/><Relationship Id="rId48" Type="http://schemas.openxmlformats.org/officeDocument/2006/relationships/image" Target="media/image38.jpeg"/><Relationship Id="rId64" Type="http://schemas.openxmlformats.org/officeDocument/2006/relationships/image" Target="media/image54.emf"/><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3.png"/><Relationship Id="rId17" Type="http://schemas.openxmlformats.org/officeDocument/2006/relationships/image" Target="media/image7.emf"/><Relationship Id="rId25" Type="http://schemas.openxmlformats.org/officeDocument/2006/relationships/image" Target="media/image15.jp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jpeg"/><Relationship Id="rId67" Type="http://schemas.openxmlformats.org/officeDocument/2006/relationships/image" Target="media/image57.emf"/><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jp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png"/><Relationship Id="rId61" Type="http://schemas.openxmlformats.org/officeDocument/2006/relationships/image" Target="media/image51.jpeg"/><Relationship Id="rId82" Type="http://schemas.openxmlformats.org/officeDocument/2006/relationships/image" Target="media/image72.png"/><Relationship Id="rId19" Type="http://schemas.openxmlformats.org/officeDocument/2006/relationships/image" Target="media/image9.emf"/><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jpg"/><Relationship Id="rId56" Type="http://schemas.openxmlformats.org/officeDocument/2006/relationships/image" Target="media/image46.jpe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A3ABD2F5-9FCD-4968-9EB9-1929ADF73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136</Pages>
  <Words>13479</Words>
  <Characters>76835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19</cp:revision>
  <dcterms:created xsi:type="dcterms:W3CDTF">2015-02-02T17:25:00Z</dcterms:created>
  <dcterms:modified xsi:type="dcterms:W3CDTF">2015-02-27T18:35:00Z</dcterms:modified>
</cp:coreProperties>
</file>