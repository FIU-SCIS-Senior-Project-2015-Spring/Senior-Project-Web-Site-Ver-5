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Jacek Kopczynski</w:t>
      </w:r>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ins w:id="1" w:author="yamel peraza" w:date="2015-02-25T18:07:00Z">
        <w:r>
          <w:rPr>
            <w:rFonts w:ascii="Times New Roman" w:eastAsia="Times New Roman" w:hAnsi="Times New Roman" w:cs="Times New Roman"/>
            <w:sz w:val="24"/>
            <w:szCs w:val="24"/>
          </w:rPr>
          <w:t>Yamel Peraza</w:t>
        </w:r>
      </w:ins>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2"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3" w:name="_Toc393726747"/>
      <w:r w:rsidRPr="00265D9C">
        <w:t>Copyright</w:t>
      </w:r>
      <w:bookmarkEnd w:id="2"/>
      <w:bookmarkEnd w:id="3"/>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43904"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4" w:name="_Toc374274960"/>
      <w:bookmarkStart w:id="5" w:name="_Toc393726748"/>
      <w:r w:rsidRPr="00265D9C">
        <w:lastRenderedPageBreak/>
        <w:t>Abstract</w:t>
      </w:r>
      <w:bookmarkEnd w:id="4"/>
      <w:bookmarkEnd w:id="5"/>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44928"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F70EB6" w:rsidRPr="00C70986" w:rsidRDefault="00F70EB6"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7DEEDE" id="Group 24" o:spid="_x0000_s1026" style="position:absolute;left:0;text-align:left;margin-left:-.9pt;margin-top:-4.45pt;width:455.25pt;height:68.25pt;z-index:-25167155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77777777" w:rsidR="00F70EB6" w:rsidRPr="00C70986" w:rsidRDefault="00F70EB6"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0"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EB5670">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EB5670">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EB5670">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EB5670">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EB5670">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EB5670"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EB5670">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EB5670">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EB5670">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EB5670">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EB5670">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EB5670">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EB5670">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EB5670">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EB5670">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EB5670">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EB5670">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EB5670">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EB5670">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EB5670">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EB5670">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EB5670">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EB5670">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EB5670">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EB5670">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EB5670">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EB5670">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p w14:paraId="55DB2117" w14:textId="77777777" w:rsidR="00C77142" w:rsidRPr="00265D9C" w:rsidRDefault="00C77142" w:rsidP="00C77142">
      <w:pPr>
        <w:pStyle w:val="H1"/>
      </w:pPr>
      <w:bookmarkStart w:id="6" w:name="_Toc393726749"/>
      <w:r w:rsidRPr="00265D9C">
        <w:rPr>
          <w:noProof/>
        </w:rPr>
        <w:lastRenderedPageBreak/>
        <mc:AlternateContent>
          <mc:Choice Requires="wpg">
            <w:drawing>
              <wp:anchor distT="0" distB="0" distL="114300" distR="114300" simplePos="0" relativeHeight="251645952"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7355F6" id="Group 8" o:spid="_x0000_s1026" style="position:absolute;margin-left:2.8pt;margin-top:-8.45pt;width:455.25pt;height:62.25pt;z-index:-25167052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7" w:name="_Toc374274962"/>
      <w:r w:rsidRPr="00265D9C">
        <w:t>Introduction</w:t>
      </w:r>
      <w:bookmarkEnd w:id="6"/>
      <w:bookmarkEnd w:id="7"/>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p w14:paraId="31FB81BF" w14:textId="77777777" w:rsidR="00F66020" w:rsidRPr="00265D9C" w:rsidRDefault="00F66020" w:rsidP="00F66020">
      <w:pPr>
        <w:pStyle w:val="H2"/>
        <w:numPr>
          <w:ilvl w:val="1"/>
          <w:numId w:val="2"/>
        </w:numPr>
        <w:outlineLvl w:val="1"/>
      </w:pPr>
      <w:bookmarkStart w:id="8" w:name="_Toc374274963"/>
      <w:bookmarkStart w:id="9" w:name="_Toc393726750"/>
      <w:r w:rsidRPr="00265D9C">
        <w:rPr>
          <w:noProof/>
        </w:rPr>
        <mc:AlternateContent>
          <mc:Choice Requires="wps">
            <w:drawing>
              <wp:anchor distT="0" distB="0" distL="114300" distR="114300" simplePos="0" relativeHeight="251646976"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27752F" id="Straight Connector 14"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8"/>
      <w:bookmarkEnd w:id="9"/>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p w14:paraId="3BFF01C7" w14:textId="77777777" w:rsidR="00CF1C0F" w:rsidRDefault="00CF1C0F" w:rsidP="00CF1C0F">
      <w:pPr>
        <w:pStyle w:val="H2"/>
        <w:numPr>
          <w:ilvl w:val="1"/>
          <w:numId w:val="2"/>
        </w:numPr>
        <w:tabs>
          <w:tab w:val="left" w:pos="720"/>
        </w:tabs>
        <w:outlineLvl w:val="1"/>
      </w:pPr>
      <w:bookmarkStart w:id="10" w:name="_Toc393726751"/>
      <w:r>
        <w:rPr>
          <w:noProof/>
        </w:rPr>
        <mc:AlternateContent>
          <mc:Choice Requires="wps">
            <w:drawing>
              <wp:anchor distT="0" distB="0" distL="114300" distR="114300" simplePos="0" relativeHeight="251648000"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1B9904" id="Straight Connector 45"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10"/>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11" w:name="_Toc374274965"/>
      <w:bookmarkStart w:id="12" w:name="_Toc393726752"/>
      <w:r w:rsidRPr="00265D9C">
        <w:rPr>
          <w:rFonts w:eastAsia="Times New Roman"/>
        </w:rPr>
        <w:t>Definitions, Acronyms, and Abbreviations</w:t>
      </w:r>
      <w:bookmarkEnd w:id="11"/>
      <w:r w:rsidRPr="00265D9C">
        <w:rPr>
          <w:noProof/>
        </w:rPr>
        <mc:AlternateContent>
          <mc:Choice Requires="wps">
            <w:drawing>
              <wp:anchor distT="0" distB="0" distL="114300" distR="114300" simplePos="0" relativeHeight="251649024"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C8CD70" id="Straight Connector 16"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2"/>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3" w:name="_Toc393537032"/>
      <w:bookmarkStart w:id="14" w:name="_Toc393718960"/>
      <w:bookmarkStart w:id="15"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
      <w:bookmarkEnd w:id="14"/>
      <w:bookmarkEnd w:id="15"/>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6" w:name="_Toc393537033"/>
      <w:bookmarkStart w:id="17" w:name="_Toc393718961"/>
      <w:bookmarkStart w:id="18"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6"/>
      <w:bookmarkEnd w:id="17"/>
      <w:bookmarkEnd w:id="18"/>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9" w:name="_Toc393537034"/>
      <w:bookmarkStart w:id="20" w:name="_Toc393718962"/>
      <w:bookmarkStart w:id="21"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9"/>
      <w:bookmarkEnd w:id="20"/>
      <w:bookmarkEnd w:id="21"/>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2" w:name="_Toc393537035"/>
      <w:bookmarkStart w:id="23" w:name="_Toc393718963"/>
      <w:bookmarkStart w:id="24"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2"/>
      <w:bookmarkEnd w:id="23"/>
      <w:bookmarkEnd w:id="24"/>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5" w:name="_Toc393537036"/>
      <w:bookmarkStart w:id="26" w:name="_Toc393718964"/>
      <w:bookmarkStart w:id="27"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5"/>
      <w:bookmarkEnd w:id="26"/>
      <w:bookmarkEnd w:id="27"/>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8" w:name="_Toc393537037"/>
      <w:bookmarkStart w:id="29" w:name="_Toc393718965"/>
      <w:bookmarkStart w:id="30"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8"/>
      <w:bookmarkEnd w:id="29"/>
      <w:bookmarkEnd w:id="30"/>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31" w:name="_Toc393537038"/>
      <w:bookmarkStart w:id="32" w:name="_Toc393718966"/>
      <w:bookmarkStart w:id="33"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31"/>
      <w:bookmarkEnd w:id="32"/>
      <w:bookmarkEnd w:id="33"/>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4" w:name="_Toc393537039"/>
      <w:bookmarkStart w:id="35" w:name="_Toc393718967"/>
      <w:bookmarkStart w:id="36"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4"/>
      <w:bookmarkEnd w:id="35"/>
      <w:bookmarkEnd w:id="36"/>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7" w:name="_Toc393537040"/>
      <w:bookmarkStart w:id="38" w:name="_Toc393718968"/>
      <w:bookmarkStart w:id="39"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7"/>
      <w:bookmarkEnd w:id="38"/>
      <w:bookmarkEnd w:id="39"/>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40" w:name="_Toc393726762"/>
      <w:r w:rsidRPr="00265D9C">
        <w:rPr>
          <w:rFonts w:eastAsia="Times New Roman"/>
        </w:rPr>
        <w:t>Overview of Document</w:t>
      </w:r>
      <w:r w:rsidRPr="00265D9C">
        <w:rPr>
          <w:noProof/>
        </w:rPr>
        <mc:AlternateContent>
          <mc:Choice Requires="wps">
            <w:drawing>
              <wp:anchor distT="0" distB="0" distL="114300" distR="114300" simplePos="0" relativeHeight="251650048"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6488FE" id="Straight Connector 17"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40"/>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41" w:name="_Toc393537042"/>
      <w:bookmarkStart w:id="42" w:name="_Toc393718970"/>
      <w:bookmarkStart w:id="43"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41"/>
      <w:bookmarkEnd w:id="42"/>
      <w:bookmarkEnd w:id="43"/>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Is the main figurehead of the document wherein discussion of the requirements as well as analysis of them is greatly explore,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44" w:name="_Toc393726764"/>
      <w:r w:rsidRPr="008F00D6">
        <w:rPr>
          <w:noProof/>
        </w:rPr>
        <w:lastRenderedPageBreak/>
        <mc:AlternateContent>
          <mc:Choice Requires="wpg">
            <w:drawing>
              <wp:anchor distT="0" distB="0" distL="114300" distR="114300" simplePos="0" relativeHeight="251652096"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F70EB6" w:rsidRPr="00C70986" w:rsidRDefault="00F70EB6"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0758BC" id="Group 2" o:spid="_x0000_s1030" style="position:absolute;left:0;text-align:left;margin-left:2.65pt;margin-top:-8.8pt;width:455.25pt;height:68.25pt;z-index:-251664384;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77777777" w:rsidR="00F70EB6" w:rsidRPr="00C70986" w:rsidRDefault="00F70EB6"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rsidRPr="008F00D6">
        <w:t>Current System</w:t>
      </w:r>
      <w:bookmarkEnd w:id="44"/>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5" w:name="_Toc393537045"/>
      <w:bookmarkStart w:id="46" w:name="_Toc393718972"/>
      <w:bookmarkStart w:id="47"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5"/>
      <w:bookmarkEnd w:id="46"/>
      <w:bookmarkEnd w:id="47"/>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48" w:name="_Toc393726766"/>
      <w:r w:rsidRPr="008F00D6">
        <w:rPr>
          <w:noProof/>
        </w:rPr>
        <w:lastRenderedPageBreak/>
        <mc:AlternateContent>
          <mc:Choice Requires="wpg">
            <w:drawing>
              <wp:anchor distT="0" distB="0" distL="114300" distR="114300" simplePos="0" relativeHeight="251654144"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F70EB6" w:rsidRPr="00C70986" w:rsidRDefault="00F70EB6"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F611" id="Group 6" o:spid="_x0000_s1034" style="position:absolute;left:0;text-align:left;margin-left:2.65pt;margin-top:-8.8pt;width:455.25pt;height:68.25pt;z-index:-25166233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77777777" w:rsidR="00F70EB6" w:rsidRPr="00C70986" w:rsidRDefault="00F70EB6"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0" o:title=""/>
                  <v:path arrowok="t"/>
                </v:shape>
                <w10:wrap type="tight"/>
              </v:group>
            </w:pict>
          </mc:Fallback>
        </mc:AlternateContent>
      </w:r>
      <w:r w:rsidRPr="008F00D6">
        <w:t>Project Plan</w:t>
      </w:r>
      <w:bookmarkEnd w:id="48"/>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p w14:paraId="6FAD37A7" w14:textId="77777777" w:rsidR="00D614BF" w:rsidRPr="008F00D6" w:rsidRDefault="00D614BF" w:rsidP="00D614BF">
      <w:pPr>
        <w:pStyle w:val="H2"/>
        <w:numPr>
          <w:ilvl w:val="1"/>
          <w:numId w:val="2"/>
        </w:numPr>
        <w:rPr>
          <w:rFonts w:eastAsia="Times New Roman"/>
        </w:rPr>
      </w:pPr>
      <w:bookmarkStart w:id="49" w:name="_Toc374274977"/>
      <w:bookmarkStart w:id="50" w:name="_Toc378930290"/>
      <w:bookmarkStart w:id="51" w:name="_Toc393726767"/>
      <w:r w:rsidRPr="008F00D6">
        <w:rPr>
          <w:noProof/>
        </w:rPr>
        <mc:AlternateContent>
          <mc:Choice Requires="wps">
            <w:drawing>
              <wp:anchor distT="0" distB="0" distL="114300" distR="114300" simplePos="0" relativeHeight="25165516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9867EF" id="Straight Connector 29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9"/>
      <w:bookmarkEnd w:id="50"/>
      <w:bookmarkEnd w:id="51"/>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p w14:paraId="53DD1C48" w14:textId="77777777" w:rsidR="00D614BF" w:rsidRPr="00265D9C" w:rsidRDefault="00D614BF" w:rsidP="00D614BF">
      <w:pPr>
        <w:pStyle w:val="H2"/>
        <w:numPr>
          <w:ilvl w:val="1"/>
          <w:numId w:val="2"/>
        </w:numPr>
        <w:spacing w:line="480" w:lineRule="auto"/>
        <w:rPr>
          <w:rFonts w:eastAsia="Times New Roman"/>
        </w:rPr>
      </w:pPr>
      <w:bookmarkStart w:id="52" w:name="_Toc374274980"/>
      <w:bookmarkStart w:id="53" w:name="_Toc393726768"/>
      <w:r w:rsidRPr="00265D9C">
        <w:rPr>
          <w:noProof/>
        </w:rPr>
        <mc:AlternateContent>
          <mc:Choice Requires="wps">
            <w:drawing>
              <wp:anchor distT="0" distB="0" distL="114300" distR="114300" simplePos="0" relativeHeight="251656192"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2E99E0" id="Straight Connector 292"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2"/>
      <w:bookmarkEnd w:id="53"/>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p w14:paraId="711C85F8" w14:textId="77777777" w:rsidR="00D614BF" w:rsidRPr="008F00D6" w:rsidRDefault="00D614BF" w:rsidP="00D614BF">
      <w:pPr>
        <w:pStyle w:val="H2"/>
        <w:numPr>
          <w:ilvl w:val="1"/>
          <w:numId w:val="2"/>
        </w:numPr>
        <w:spacing w:line="480" w:lineRule="auto"/>
        <w:rPr>
          <w:rFonts w:eastAsia="Times New Roman"/>
        </w:rPr>
      </w:pPr>
      <w:bookmarkStart w:id="54" w:name="_Toc393726769"/>
      <w:r w:rsidRPr="008F00D6">
        <w:rPr>
          <w:noProof/>
        </w:rPr>
        <mc:AlternateContent>
          <mc:Choice Requires="wps">
            <w:drawing>
              <wp:anchor distT="0" distB="0" distL="114300" distR="114300" simplePos="0" relativeHeight="251657216"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67DE9D" id="Straight Connector 3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4"/>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55" w:name="_Toc393726770"/>
      <w:r w:rsidRPr="008F00D6">
        <w:rPr>
          <w:noProof/>
        </w:rPr>
        <w:lastRenderedPageBreak/>
        <mc:AlternateContent>
          <mc:Choice Requires="wpg">
            <w:drawing>
              <wp:anchor distT="0" distB="0" distL="114300" distR="114300" simplePos="0" relativeHeight="251658240"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F70EB6" w:rsidRPr="00C70986" w:rsidRDefault="00F70EB6"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528D1C" id="Group 18" o:spid="_x0000_s1038" style="position:absolute;left:0;text-align:left;margin-left:7.75pt;margin-top:-4pt;width:455.25pt;height:62.25pt;z-index:-251658240;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7777777" w:rsidR="00F70EB6" w:rsidRPr="00C70986" w:rsidRDefault="00F70EB6"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0" o:title=""/>
                  <v:path arrowok="t"/>
                </v:shape>
                <w10:wrap type="tight"/>
              </v:group>
            </w:pict>
          </mc:Fallback>
        </mc:AlternateContent>
      </w:r>
      <w:r w:rsidRPr="008F00D6">
        <w:t>Proposed System Requirements</w:t>
      </w:r>
      <w:bookmarkEnd w:id="55"/>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p w14:paraId="1CDA10FB" w14:textId="77777777" w:rsidR="009E5339" w:rsidRPr="000D569E" w:rsidRDefault="000D569E" w:rsidP="000D569E">
      <w:pPr>
        <w:pStyle w:val="H2"/>
        <w:numPr>
          <w:ilvl w:val="1"/>
          <w:numId w:val="2"/>
        </w:numPr>
        <w:spacing w:line="480" w:lineRule="auto"/>
        <w:rPr>
          <w:rFonts w:eastAsia="Times New Roman"/>
        </w:rPr>
      </w:pPr>
      <w:bookmarkStart w:id="56" w:name="_Toc393726771"/>
      <w:r w:rsidRPr="008F00D6">
        <w:rPr>
          <w:noProof/>
        </w:rPr>
        <mc:AlternateContent>
          <mc:Choice Requires="wps">
            <w:drawing>
              <wp:anchor distT="0" distB="0" distL="114300" distR="114300" simplePos="0" relativeHeight="251669504"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B7E9A" id="Straight Connector 2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6"/>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r>
        <w:t>Taken from SPWv.3 requirements document 4.1</w:t>
      </w:r>
      <w:r w:rsidR="009E5339">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p w14:paraId="1E88A1E7" w14:textId="77777777" w:rsidR="000D569E" w:rsidRDefault="000D569E" w:rsidP="00CB2CFC">
      <w:pPr>
        <w:pStyle w:val="H2"/>
        <w:numPr>
          <w:ilvl w:val="1"/>
          <w:numId w:val="2"/>
        </w:numPr>
        <w:spacing w:line="480" w:lineRule="auto"/>
        <w:rPr>
          <w:rFonts w:eastAsia="Times New Roman"/>
        </w:rPr>
      </w:pPr>
      <w:bookmarkStart w:id="57" w:name="_Toc393726772"/>
      <w:r w:rsidRPr="008F00D6">
        <w:rPr>
          <w:noProof/>
        </w:rPr>
        <w:lastRenderedPageBreak/>
        <mc:AlternateContent>
          <mc:Choice Requires="wps">
            <w:drawing>
              <wp:anchor distT="0" distB="0" distL="114300" distR="114300" simplePos="0" relativeHeight="251670528"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0C7A4E" id="Straight Connector 4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7"/>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8" w:name="_Toc393726773"/>
      <w:r>
        <w:rPr>
          <w:rFonts w:eastAsia="Times New Roman"/>
        </w:rPr>
        <w:t>Scenarios</w:t>
      </w:r>
      <w:bookmarkEnd w:id="58"/>
    </w:p>
    <w:p w14:paraId="29FE56FF" w14:textId="77777777" w:rsidR="00CF59C7" w:rsidRDefault="00CF59C7" w:rsidP="00CF59C7">
      <w:pPr>
        <w:spacing w:after="200" w:line="360" w:lineRule="auto"/>
        <w:ind w:left="720"/>
        <w:jc w:val="left"/>
        <w:rPr>
          <w:ins w:id="59" w:author="yamel peraza" w:date="2015-02-25T18:15:00Z"/>
        </w:rPr>
      </w:pPr>
      <w:ins w:id="60" w:author="yamel peraza" w:date="2015-02-25T18:15:00Z">
        <w:r>
          <w:t>This section pertains to scenarios for SPWv5.</w:t>
        </w:r>
      </w:ins>
    </w:p>
    <w:p w14:paraId="1D5C30F5" w14:textId="2741A4B4" w:rsidR="00CF59C7" w:rsidRDefault="00CF59C7" w:rsidP="00CF59C7">
      <w:pPr>
        <w:spacing w:after="200" w:line="360" w:lineRule="auto"/>
        <w:ind w:left="720"/>
        <w:jc w:val="left"/>
        <w:rPr>
          <w:ins w:id="61" w:author="yamel peraza" w:date="2015-02-25T18:15:00Z"/>
        </w:rPr>
      </w:pPr>
      <w:ins w:id="62" w:author="yamel peraza" w:date="2015-02-25T18:15:00Z">
        <w:r>
          <w:t>SPW_107</w:t>
        </w:r>
      </w:ins>
      <w:ins w:id="63" w:author="yamel peraza" w:date="2015-02-25T18:16:00Z">
        <w:r>
          <w:t>:</w:t>
        </w:r>
      </w:ins>
    </w:p>
    <w:p w14:paraId="74CEE2F2" w14:textId="77777777" w:rsidR="00CF59C7" w:rsidRDefault="00CF59C7" w:rsidP="00CF59C7">
      <w:pPr>
        <w:spacing w:after="200" w:line="360" w:lineRule="auto"/>
        <w:ind w:left="720"/>
        <w:jc w:val="left"/>
        <w:rPr>
          <w:ins w:id="64" w:author="yamel peraza" w:date="2015-02-25T18:15:00Z"/>
        </w:rPr>
      </w:pPr>
      <w:ins w:id="65" w:author="yamel peraza" w:date="2015-02-25T18:15:00Z">
        <w:r>
          <w:t>A student is told that SPWv5.  has a new feature that allows student to create and submit customizable vms and that feature is located in VM – Request page, but will  not be available to students until choose a project deadline is over. Since the student has access to the website he wants to look for the page manually and adds to the url the words VM- Request, the system automatically checks if choose a project deadline is over and prompts the student with a warning message saying that he is not authorized to access the VM – Request page. Frustrated, the student waits for choose a project deadline to be over.</w:t>
        </w:r>
      </w:ins>
    </w:p>
    <w:p w14:paraId="3FE543BE" w14:textId="77777777" w:rsidR="00CF59C7" w:rsidRDefault="00CF59C7" w:rsidP="00CF59C7">
      <w:pPr>
        <w:spacing w:after="200" w:line="360" w:lineRule="auto"/>
        <w:ind w:left="720"/>
        <w:jc w:val="left"/>
        <w:rPr>
          <w:ins w:id="66" w:author="yamel peraza" w:date="2015-02-25T18:15:00Z"/>
        </w:rPr>
      </w:pPr>
      <w:ins w:id="67" w:author="yamel peraza" w:date="2015-02-25T18:15:00Z">
        <w:r>
          <w:t xml:space="preserve">Finally, deadline to choose a project is over, and system shows Create VM-Request button in My Project page, allowing student to navigate to VM – Request page and create a vm request.  Once the student is in VM – Request page they are allow to customize their vms settings by selecting the name of the image, RAM, Storage and the number of vms needed. If additional vms are needed with different settings, the student is able to add a new request by clicking on Add Another Request button and the system adds a new table row with new settings to select from. Once the student finished selecting the vms, he clicks on Submit button and the system processes the vm request. </w:t>
        </w:r>
      </w:ins>
    </w:p>
    <w:p w14:paraId="15A6D9C5" w14:textId="77777777" w:rsidR="00CF59C7" w:rsidRDefault="00CF59C7" w:rsidP="00452A67">
      <w:pPr>
        <w:spacing w:after="200" w:line="360" w:lineRule="auto"/>
        <w:ind w:left="720"/>
        <w:jc w:val="left"/>
        <w:rPr>
          <w:ins w:id="68" w:author="yamel peraza" w:date="2015-02-25T18:14:00Z"/>
        </w:rPr>
      </w:pPr>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lastRenderedPageBreak/>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w:t>
      </w:r>
      <w:r w:rsidR="002272B4">
        <w:lastRenderedPageBreak/>
        <w:t xml:space="preserve">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69" w:name="_Toc393726774"/>
      <w:r>
        <w:rPr>
          <w:rFonts w:eastAsia="Times New Roman"/>
        </w:rPr>
        <w:lastRenderedPageBreak/>
        <w:t>Use Case Model</w:t>
      </w:r>
      <w:bookmarkEnd w:id="69"/>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70"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70"/>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71" w:name="_Toc393726776"/>
      <w:r>
        <w:rPr>
          <w:rFonts w:eastAsia="Times New Roman"/>
        </w:rPr>
        <w:t>Static Model</w:t>
      </w:r>
      <w:bookmarkEnd w:id="71"/>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72"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72"/>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73" w:name="_Toc393726778"/>
      <w:r>
        <w:rPr>
          <w:rFonts w:eastAsia="Times New Roman"/>
        </w:rPr>
        <w:lastRenderedPageBreak/>
        <w:t>Dynamic Model</w:t>
      </w:r>
      <w:bookmarkEnd w:id="73"/>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74"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74"/>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75" w:name="_Toc393726780"/>
      <w:r>
        <w:rPr>
          <w:b w:val="0"/>
          <w:spacing w:val="0"/>
          <w:sz w:val="22"/>
        </w:rPr>
        <w:t>The controller then takes a Boolean from the prior action (auto). It prepares the projects and students from the match model which holds the database data relevant to matchmaking. Now from auto the sequence splits into two paths which reconverges later.</w:t>
      </w:r>
      <w:bookmarkEnd w:id="75"/>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76"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76"/>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7"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77"/>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8"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78"/>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79"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79"/>
    </w:p>
    <w:p w14:paraId="5983D774" w14:textId="77777777" w:rsidR="00FD117B" w:rsidRDefault="00FD117B" w:rsidP="00FD117B">
      <w:pPr>
        <w:pStyle w:val="H3"/>
        <w:numPr>
          <w:ilvl w:val="0"/>
          <w:numId w:val="0"/>
        </w:numPr>
        <w:spacing w:line="480" w:lineRule="auto"/>
        <w:ind w:left="1080" w:firstLine="360"/>
        <w:outlineLvl w:val="2"/>
      </w:pPr>
      <w:bookmarkStart w:id="80"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80"/>
    </w:p>
    <w:p w14:paraId="31ED5FF9" w14:textId="77777777" w:rsidR="009E5339" w:rsidRDefault="009E5339">
      <w:pPr>
        <w:spacing w:after="200" w:line="276" w:lineRule="auto"/>
        <w:jc w:val="left"/>
      </w:pPr>
      <w:r>
        <w:br w:type="page"/>
      </w:r>
    </w:p>
    <w:p w14:paraId="7A879D55" w14:textId="77777777" w:rsidR="009E5339" w:rsidRPr="008F00D6" w:rsidRDefault="009E5339" w:rsidP="009E5339">
      <w:pPr>
        <w:pStyle w:val="H1"/>
      </w:pPr>
      <w:bookmarkStart w:id="81" w:name="_Toc393726786"/>
      <w:r w:rsidRPr="008F00D6">
        <w:rPr>
          <w:noProof/>
        </w:rPr>
        <w:lastRenderedPageBreak/>
        <mc:AlternateContent>
          <mc:Choice Requires="wpg">
            <w:drawing>
              <wp:anchor distT="0" distB="0" distL="114300" distR="114300" simplePos="0" relativeHeight="251660288"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0F7DC6" id="Group 30" o:spid="_x0000_s1026" style="position:absolute;margin-left:2.8pt;margin-top:-8.45pt;width:455.25pt;height:62.25pt;z-index:-251656192;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0" o:title=""/>
                  <v:path arrowok="t"/>
                </v:shape>
                <w10:wrap type="tight"/>
              </v:group>
            </w:pict>
          </mc:Fallback>
        </mc:AlternateContent>
      </w:r>
      <w:r w:rsidRPr="008F00D6">
        <w:t>Appendix</w:t>
      </w:r>
      <w:bookmarkEnd w:id="81"/>
    </w:p>
    <w:p w14:paraId="3FABC9D4" w14:textId="77777777" w:rsidR="009E5339" w:rsidRPr="008F00D6" w:rsidRDefault="009E5339" w:rsidP="009E5339">
      <w:bookmarkStart w:id="82" w:name="_Toc374274964"/>
      <w:bookmarkStart w:id="83" w:name="_Toc378930277"/>
    </w:p>
    <w:p w14:paraId="3C6A9EE9" w14:textId="77777777" w:rsidR="00452A67" w:rsidRPr="00B97A52" w:rsidRDefault="009E5339" w:rsidP="00B97A52">
      <w:pPr>
        <w:pStyle w:val="H2"/>
        <w:numPr>
          <w:ilvl w:val="1"/>
          <w:numId w:val="10"/>
        </w:numPr>
        <w:outlineLvl w:val="1"/>
      </w:pPr>
      <w:bookmarkStart w:id="84" w:name="_Toc393726787"/>
      <w:r w:rsidRPr="008F00D6">
        <w:rPr>
          <w:rFonts w:eastAsia="Times New Roman"/>
        </w:rPr>
        <w:t>Appendix A – Use Cases</w:t>
      </w:r>
      <w:bookmarkEnd w:id="82"/>
      <w:r w:rsidRPr="008F00D6">
        <w:rPr>
          <w:noProof/>
        </w:rPr>
        <mc:AlternateContent>
          <mc:Choice Requires="wps">
            <w:drawing>
              <wp:anchor distT="0" distB="0" distL="114300" distR="114300" simplePos="0" relativeHeight="251662336"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A290CB" id="Straight Connector 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3"/>
      <w:bookmarkEnd w:id="84"/>
    </w:p>
    <w:p w14:paraId="615F22C4" w14:textId="5C29DB16" w:rsidR="00900A1E" w:rsidDel="00F21AE8" w:rsidRDefault="00900A1E" w:rsidP="00900A1E">
      <w:pPr>
        <w:rPr>
          <w:del w:id="8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6"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7" w:author="Jacek" w:date="2015-02-25T09:02:00Z"/>
                <w:rFonts w:ascii="Times New Roman" w:hAnsi="Times New Roman" w:cs="Times New Roman"/>
              </w:rPr>
            </w:pPr>
            <w:del w:id="88"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9" w:author="Jacek" w:date="2015-02-25T09:02:00Z"/>
                <w:rFonts w:ascii="Times New Roman" w:hAnsi="Times New Roman" w:cs="Times New Roman"/>
              </w:rPr>
            </w:pPr>
            <w:del w:id="90"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91"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92" w:author="Jacek" w:date="2015-02-25T09:02:00Z"/>
                <w:rFonts w:ascii="Times New Roman" w:hAnsi="Times New Roman" w:cs="Times New Roman"/>
              </w:rPr>
            </w:pPr>
            <w:del w:id="93"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94" w:author="Jacek" w:date="2015-02-25T09:02:00Z"/>
                <w:rFonts w:ascii="Times New Roman" w:hAnsi="Times New Roman" w:cs="Times New Roman"/>
              </w:rPr>
            </w:pPr>
            <w:del w:id="95"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96"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97" w:author="Jacek" w:date="2015-02-25T09:02:00Z"/>
                <w:rFonts w:ascii="Times New Roman" w:hAnsi="Times New Roman" w:cs="Times New Roman"/>
              </w:rPr>
            </w:pPr>
            <w:del w:id="9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99" w:author="Jacek" w:date="2015-02-25T09:02:00Z"/>
                <w:rFonts w:ascii="Times New Roman" w:hAnsi="Times New Roman" w:cs="Times New Roman"/>
              </w:rPr>
            </w:pPr>
            <w:del w:id="100"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101" w:author="Jacek" w:date="2015-02-25T09:02:00Z"/>
                <w:rFonts w:ascii="Times New Roman" w:hAnsi="Times New Roman" w:cs="Times New Roman"/>
              </w:rPr>
            </w:pPr>
            <w:del w:id="102"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103" w:author="Jacek" w:date="2015-02-25T09:02:00Z"/>
                <w:rFonts w:ascii="Times New Roman" w:hAnsi="Times New Roman" w:cs="Times New Roman"/>
              </w:rPr>
            </w:pPr>
            <w:del w:id="104"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105" w:author="Jacek" w:date="2015-02-25T09:02:00Z"/>
                <w:rFonts w:ascii="Times New Roman" w:hAnsi="Times New Roman" w:cs="Times New Roman"/>
              </w:rPr>
            </w:pPr>
            <w:del w:id="106"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107" w:author="Jacek" w:date="2015-02-25T09:02:00Z"/>
                <w:rFonts w:ascii="Times New Roman" w:eastAsiaTheme="minorHAnsi" w:hAnsi="Times New Roman" w:cs="Times New Roman"/>
              </w:rPr>
            </w:pPr>
            <w:del w:id="108"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109"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110" w:author="Jacek" w:date="2015-02-25T09:02:00Z"/>
                <w:rFonts w:ascii="Times New Roman" w:hAnsi="Times New Roman" w:cs="Times New Roman"/>
              </w:rPr>
            </w:pPr>
            <w:del w:id="1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112" w:author="Jacek" w:date="2015-02-25T09:02:00Z"/>
                <w:rFonts w:ascii="Times New Roman" w:hAnsi="Times New Roman" w:cs="Times New Roman"/>
              </w:rPr>
            </w:pPr>
            <w:del w:id="113"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114" w:author="Jacek" w:date="2015-02-25T09:02:00Z"/>
                <w:rFonts w:ascii="Times New Roman" w:eastAsiaTheme="minorHAnsi" w:hAnsi="Times New Roman" w:cs="Times New Roman"/>
              </w:rPr>
            </w:pPr>
            <w:del w:id="115"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116"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117" w:author="Jacek" w:date="2015-02-25T09:02:00Z"/>
                <w:rFonts w:ascii="Times New Roman" w:hAnsi="Times New Roman" w:cs="Times New Roman"/>
              </w:rPr>
            </w:pPr>
            <w:del w:id="11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119" w:author="Jacek" w:date="2015-02-25T09:02:00Z"/>
                <w:rFonts w:ascii="Times New Roman" w:hAnsi="Times New Roman" w:cs="Times New Roman"/>
              </w:rPr>
            </w:pPr>
            <w:del w:id="120"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121" w:author="Jacek" w:date="2015-02-25T09:02:00Z"/>
                <w:rFonts w:ascii="Times New Roman" w:hAnsi="Times New Roman" w:cs="Times New Roman"/>
              </w:rPr>
            </w:pPr>
            <w:del w:id="122"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123" w:author="Jacek" w:date="2015-02-25T09:02:00Z"/>
                <w:rFonts w:ascii="Times New Roman" w:eastAsiaTheme="minorHAnsi" w:hAnsi="Times New Roman" w:cs="Times New Roman"/>
              </w:rPr>
            </w:pPr>
            <w:del w:id="124"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125"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126" w:author="Jacek" w:date="2015-02-25T09:02:00Z"/>
                <w:rFonts w:ascii="Times New Roman" w:hAnsi="Times New Roman" w:cs="Times New Roman"/>
              </w:rPr>
            </w:pPr>
            <w:del w:id="12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128" w:author="Jacek" w:date="2015-02-25T09:02:00Z"/>
                <w:rFonts w:ascii="Times New Roman" w:eastAsiaTheme="minorHAnsi" w:hAnsi="Times New Roman" w:cs="Times New Roman"/>
              </w:rPr>
            </w:pPr>
            <w:del w:id="129"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130"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131" w:author="Jacek" w:date="2015-02-25T09:02:00Z"/>
                <w:rFonts w:ascii="Times New Roman" w:hAnsi="Times New Roman" w:cs="Times New Roman"/>
              </w:rPr>
            </w:pPr>
            <w:del w:id="132"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133"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134" w:author="Jacek" w:date="2015-02-25T09:02:00Z"/>
        </w:rPr>
      </w:pPr>
    </w:p>
    <w:p w14:paraId="39E1F281" w14:textId="57A9FA72" w:rsidR="00900A1E" w:rsidDel="00F21AE8" w:rsidRDefault="00900A1E" w:rsidP="00900A1E">
      <w:pPr>
        <w:rPr>
          <w:del w:id="135" w:author="Jacek" w:date="2015-02-25T09:02:00Z"/>
        </w:rPr>
      </w:pPr>
    </w:p>
    <w:p w14:paraId="2C2101A0" w14:textId="2EF9D4BC" w:rsidR="00900A1E" w:rsidDel="00F21AE8" w:rsidRDefault="00900A1E" w:rsidP="00900A1E">
      <w:pPr>
        <w:rPr>
          <w:del w:id="13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137"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138" w:author="Jacek" w:date="2015-02-25T09:02:00Z"/>
                <w:rFonts w:ascii="Times New Roman" w:hAnsi="Times New Roman" w:cs="Times New Roman"/>
              </w:rPr>
            </w:pPr>
            <w:del w:id="139"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140" w:author="Jacek" w:date="2015-02-25T09:02:00Z"/>
                <w:rFonts w:ascii="Times New Roman" w:hAnsi="Times New Roman" w:cs="Times New Roman"/>
              </w:rPr>
            </w:pPr>
            <w:del w:id="141"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142"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143" w:author="Jacek" w:date="2015-02-25T09:02:00Z"/>
                <w:rFonts w:ascii="Times New Roman" w:hAnsi="Times New Roman" w:cs="Times New Roman"/>
              </w:rPr>
            </w:pPr>
            <w:del w:id="144"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145" w:author="Jacek" w:date="2015-02-25T09:02:00Z"/>
                <w:rFonts w:ascii="Times New Roman" w:hAnsi="Times New Roman" w:cs="Times New Roman"/>
              </w:rPr>
            </w:pPr>
            <w:del w:id="146" w:author="Jacek" w:date="2015-02-25T09:02:00Z">
              <w:r w:rsidDel="00F21AE8">
                <w:rPr>
                  <w:rFonts w:ascii="Times New Roman" w:eastAsia="Times New Roman" w:hAnsi="Times New Roman" w:cs="Times New Roman"/>
                  <w:sz w:val="24"/>
                </w:rPr>
                <w:delText>Student</w:delText>
              </w:r>
            </w:del>
            <w:ins w:id="147" w:author="Masoud Sadjadi" w:date="2015-02-23T10:09:00Z">
              <w:del w:id="148"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149"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150" w:author="Jacek" w:date="2015-02-25T09:02:00Z"/>
                <w:rFonts w:ascii="Times New Roman" w:hAnsi="Times New Roman" w:cs="Times New Roman"/>
              </w:rPr>
            </w:pPr>
            <w:del w:id="151"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152" w:author="Jacek" w:date="2015-02-25T09:02:00Z"/>
                <w:rFonts w:ascii="Times New Roman" w:hAnsi="Times New Roman" w:cs="Times New Roman"/>
              </w:rPr>
            </w:pPr>
            <w:del w:id="153" w:author="Jacek" w:date="2015-02-25T09:02:00Z">
              <w:r w:rsidDel="00F21AE8">
                <w:rPr>
                  <w:rFonts w:ascii="Times New Roman" w:hAnsi="Times New Roman" w:cs="Times New Roman"/>
                </w:rPr>
                <w:delText xml:space="preserve">Student </w:delText>
              </w:r>
            </w:del>
            <w:ins w:id="154" w:author="Masoud Sadjadi" w:date="2015-02-23T10:09:00Z">
              <w:del w:id="155" w:author="Jacek" w:date="2015-02-25T09:02:00Z">
                <w:r w:rsidR="00711F32" w:rsidDel="00F21AE8">
                  <w:rPr>
                    <w:rFonts w:ascii="Times New Roman" w:hAnsi="Times New Roman" w:cs="Times New Roman"/>
                  </w:rPr>
                  <w:delText xml:space="preserve">User </w:delText>
                </w:r>
              </w:del>
            </w:ins>
            <w:del w:id="156"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157" w:author="Jacek" w:date="2015-02-25T09:02:00Z"/>
                <w:rFonts w:ascii="Times New Roman" w:hAnsi="Times New Roman" w:cs="Times New Roman"/>
              </w:rPr>
            </w:pPr>
            <w:del w:id="158" w:author="Jacek" w:date="2015-02-25T09:02:00Z">
              <w:r w:rsidDel="00F21AE8">
                <w:rPr>
                  <w:rFonts w:ascii="Times New Roman" w:hAnsi="Times New Roman" w:cs="Times New Roman"/>
                </w:rPr>
                <w:delText xml:space="preserve">A new window prompts Student </w:delText>
              </w:r>
            </w:del>
            <w:ins w:id="159" w:author="Masoud Sadjadi" w:date="2015-02-23T10:09:00Z">
              <w:del w:id="160" w:author="Jacek" w:date="2015-02-25T09:02:00Z">
                <w:r w:rsidR="00711F32" w:rsidDel="00F21AE8">
                  <w:rPr>
                    <w:rFonts w:ascii="Times New Roman" w:hAnsi="Times New Roman" w:cs="Times New Roman"/>
                  </w:rPr>
                  <w:delText xml:space="preserve">User </w:delText>
                </w:r>
              </w:del>
            </w:ins>
            <w:del w:id="161"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162" w:author="Jacek" w:date="2015-02-25T09:02:00Z"/>
                <w:rFonts w:ascii="Times New Roman" w:hAnsi="Times New Roman" w:cs="Times New Roman"/>
              </w:rPr>
            </w:pPr>
            <w:del w:id="163" w:author="Jacek" w:date="2015-02-25T09:02:00Z">
              <w:r w:rsidDel="00F21AE8">
                <w:rPr>
                  <w:rFonts w:ascii="Times New Roman" w:hAnsi="Times New Roman" w:cs="Times New Roman"/>
                </w:rPr>
                <w:delText xml:space="preserve">Student </w:delText>
              </w:r>
            </w:del>
            <w:ins w:id="164" w:author="Masoud Sadjadi" w:date="2015-02-23T10:09:00Z">
              <w:del w:id="165" w:author="Jacek" w:date="2015-02-25T09:02:00Z">
                <w:r w:rsidR="00711F32" w:rsidDel="00F21AE8">
                  <w:rPr>
                    <w:rFonts w:ascii="Times New Roman" w:hAnsi="Times New Roman" w:cs="Times New Roman"/>
                  </w:rPr>
                  <w:delText xml:space="preserve">User </w:delText>
                </w:r>
              </w:del>
            </w:ins>
            <w:del w:id="166"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167" w:author="Jacek" w:date="2015-02-25T09:02:00Z"/>
                <w:rFonts w:ascii="Times New Roman" w:hAnsi="Times New Roman" w:cs="Times New Roman"/>
              </w:rPr>
            </w:pPr>
            <w:del w:id="168" w:author="Jacek" w:date="2015-02-25T09:02:00Z">
              <w:r w:rsidDel="00F21AE8">
                <w:rPr>
                  <w:rFonts w:ascii="Times New Roman" w:hAnsi="Times New Roman" w:cs="Times New Roman"/>
                </w:rPr>
                <w:delText xml:space="preserve">System verifies </w:delText>
              </w:r>
            </w:del>
            <w:ins w:id="169" w:author="Masoud Sadjadi" w:date="2015-02-23T10:10:00Z">
              <w:del w:id="170" w:author="Jacek" w:date="2015-02-25T09:02:00Z">
                <w:r w:rsidR="00711F32" w:rsidDel="00F21AE8">
                  <w:rPr>
                    <w:rFonts w:ascii="Times New Roman" w:hAnsi="Times New Roman" w:cs="Times New Roman"/>
                  </w:rPr>
                  <w:delText xml:space="preserve">that the </w:delText>
                </w:r>
              </w:del>
            </w:ins>
            <w:del w:id="171" w:author="Jacek" w:date="2015-02-25T09:02:00Z">
              <w:r w:rsidDel="00F21AE8">
                <w:rPr>
                  <w:rFonts w:ascii="Times New Roman" w:hAnsi="Times New Roman" w:cs="Times New Roman"/>
                </w:rPr>
                <w:delText>inserted email address</w:delText>
              </w:r>
            </w:del>
            <w:ins w:id="172" w:author="Masoud Sadjadi" w:date="2015-02-23T10:10:00Z">
              <w:del w:id="173" w:author="Jacek" w:date="2015-02-25T09:02:00Z">
                <w:r w:rsidR="00711F32" w:rsidDel="00F21AE8">
                  <w:rPr>
                    <w:rFonts w:ascii="Times New Roman" w:hAnsi="Times New Roman" w:cs="Times New Roman"/>
                  </w:rPr>
                  <w:delText xml:space="preserve"> exists in the system and the user is active. If so</w:delText>
                </w:r>
              </w:del>
            </w:ins>
            <w:del w:id="174" w:author="Jacek" w:date="2015-02-25T09:02:00Z">
              <w:r w:rsidDel="00F21AE8">
                <w:rPr>
                  <w:rFonts w:ascii="Times New Roman" w:hAnsi="Times New Roman" w:cs="Times New Roman"/>
                </w:rPr>
                <w:delText xml:space="preserve">, and </w:delText>
              </w:r>
            </w:del>
            <w:ins w:id="175" w:author="Masoud Sadjadi" w:date="2015-02-23T10:10:00Z">
              <w:del w:id="176" w:author="Jacek" w:date="2015-02-25T09:02:00Z">
                <w:r w:rsidR="00711F32" w:rsidDel="00F21AE8">
                  <w:rPr>
                    <w:rFonts w:ascii="Times New Roman" w:hAnsi="Times New Roman" w:cs="Times New Roman"/>
                  </w:rPr>
                  <w:delText xml:space="preserve">System </w:delText>
                </w:r>
              </w:del>
            </w:ins>
            <w:del w:id="177" w:author="Jacek" w:date="2015-02-25T09:02:00Z">
              <w:r w:rsidDel="00F21AE8">
                <w:rPr>
                  <w:rFonts w:ascii="Times New Roman" w:hAnsi="Times New Roman" w:cs="Times New Roman"/>
                </w:rPr>
                <w:delText xml:space="preserve">sends a message to the given address with a link that resets </w:delText>
              </w:r>
            </w:del>
            <w:ins w:id="178" w:author="Masoud Sadjadi" w:date="2015-02-23T10:11:00Z">
              <w:del w:id="179" w:author="Jacek" w:date="2015-02-25T09:02:00Z">
                <w:r w:rsidR="00711F32" w:rsidDel="00F21AE8">
                  <w:rPr>
                    <w:rFonts w:ascii="Times New Roman" w:hAnsi="Times New Roman" w:cs="Times New Roman"/>
                  </w:rPr>
                  <w:delText xml:space="preserve">the </w:delText>
                </w:r>
              </w:del>
            </w:ins>
            <w:del w:id="180" w:author="Jacek" w:date="2015-02-25T09:02:00Z">
              <w:r w:rsidDel="00F21AE8">
                <w:rPr>
                  <w:rFonts w:ascii="Times New Roman" w:hAnsi="Times New Roman" w:cs="Times New Roman"/>
                </w:rPr>
                <w:delText xml:space="preserve">Student’s </w:delText>
              </w:r>
            </w:del>
            <w:ins w:id="181" w:author="Masoud Sadjadi" w:date="2015-02-23T10:10:00Z">
              <w:del w:id="182" w:author="Jacek" w:date="2015-02-25T09:02:00Z">
                <w:r w:rsidR="00711F32" w:rsidDel="00F21AE8">
                  <w:rPr>
                    <w:rFonts w:ascii="Times New Roman" w:hAnsi="Times New Roman" w:cs="Times New Roman"/>
                  </w:rPr>
                  <w:delText xml:space="preserve">User’s </w:delText>
                </w:r>
              </w:del>
            </w:ins>
            <w:del w:id="183"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184" w:author="Masoud Sadjadi" w:date="2015-02-23T10:12:00Z"/>
                <w:del w:id="185" w:author="Jacek" w:date="2015-02-25T09:02:00Z"/>
                <w:rFonts w:ascii="Times New Roman" w:hAnsi="Times New Roman" w:cs="Times New Roman"/>
              </w:rPr>
            </w:pPr>
            <w:del w:id="186" w:author="Jacek" w:date="2015-02-25T09:02:00Z">
              <w:r w:rsidDel="00F21AE8">
                <w:rPr>
                  <w:rFonts w:ascii="Times New Roman" w:hAnsi="Times New Roman" w:cs="Times New Roman"/>
                </w:rPr>
                <w:delText xml:space="preserve">Student </w:delText>
              </w:r>
            </w:del>
            <w:ins w:id="187" w:author="Masoud Sadjadi" w:date="2015-02-23T10:11:00Z">
              <w:del w:id="188"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189"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190" w:author="Masoud Sadjadi" w:date="2015-02-23T10:12:00Z"/>
                <w:del w:id="191" w:author="Jacek" w:date="2015-02-25T09:02:00Z"/>
                <w:rFonts w:ascii="Times New Roman" w:hAnsi="Times New Roman" w:cs="Times New Roman"/>
              </w:rPr>
            </w:pPr>
            <w:ins w:id="192" w:author="Masoud Sadjadi" w:date="2015-02-23T10:12:00Z">
              <w:del w:id="193" w:author="Jacek" w:date="2015-02-25T09:02:00Z">
                <w:r w:rsidDel="00F21AE8">
                  <w:rPr>
                    <w:rFonts w:ascii="Times New Roman" w:hAnsi="Times New Roman" w:cs="Times New Roman"/>
                  </w:rPr>
                  <w:delText xml:space="preserve">System provides User with the Reset Password </w:delText>
                </w:r>
              </w:del>
            </w:ins>
            <w:ins w:id="194" w:author="Masoud Sadjadi" w:date="2015-02-23T10:17:00Z">
              <w:del w:id="195" w:author="Jacek" w:date="2015-02-25T09:02:00Z">
                <w:r w:rsidDel="00F21AE8">
                  <w:rPr>
                    <w:rFonts w:ascii="Times New Roman" w:hAnsi="Times New Roman" w:cs="Times New Roman"/>
                  </w:rPr>
                  <w:delText>page</w:delText>
                </w:r>
              </w:del>
            </w:ins>
            <w:ins w:id="196" w:author="Masoud Sadjadi" w:date="2015-02-23T10:12:00Z">
              <w:del w:id="197"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198" w:author="Jacek" w:date="2015-02-25T09:02:00Z"/>
                <w:rFonts w:ascii="Times New Roman" w:hAnsi="Times New Roman" w:cs="Times New Roman"/>
              </w:rPr>
            </w:pPr>
            <w:ins w:id="199" w:author="Masoud Sadjadi" w:date="2015-02-23T10:12:00Z">
              <w:del w:id="200"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201" w:author="Jacek" w:date="2015-02-25T09:02:00Z"/>
                <w:rFonts w:ascii="Times New Roman" w:eastAsiaTheme="minorHAnsi" w:hAnsi="Times New Roman" w:cs="Times New Roman"/>
              </w:rPr>
            </w:pPr>
            <w:del w:id="202" w:author="Jacek" w:date="2015-02-25T09:02:00Z">
              <w:r w:rsidDel="00F21AE8">
                <w:rPr>
                  <w:rFonts w:ascii="Times New Roman" w:hAnsi="Times New Roman" w:cs="Times New Roman"/>
                </w:rPr>
                <w:delText xml:space="preserve">Student’s </w:delText>
              </w:r>
            </w:del>
            <w:ins w:id="203" w:author="Masoud Sadjadi" w:date="2015-02-23T10:13:00Z">
              <w:del w:id="204" w:author="Jacek" w:date="2015-02-25T09:02:00Z">
                <w:r w:rsidR="00711F32" w:rsidDel="00F21AE8">
                  <w:rPr>
                    <w:rFonts w:ascii="Times New Roman" w:hAnsi="Times New Roman" w:cs="Times New Roman"/>
                  </w:rPr>
                  <w:delText xml:space="preserve">System </w:delText>
                </w:r>
              </w:del>
            </w:ins>
            <w:del w:id="205" w:author="Jacek" w:date="2015-02-25T09:02:00Z">
              <w:r w:rsidDel="00F21AE8">
                <w:rPr>
                  <w:rFonts w:ascii="Times New Roman" w:hAnsi="Times New Roman" w:cs="Times New Roman"/>
                </w:rPr>
                <w:delText xml:space="preserve">password is </w:delText>
              </w:r>
            </w:del>
            <w:ins w:id="206" w:author="Masoud Sadjadi" w:date="2015-02-23T10:14:00Z">
              <w:del w:id="207"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208"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209"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210" w:author="Jacek" w:date="2015-02-25T09:02:00Z"/>
                <w:rFonts w:ascii="Times New Roman" w:hAnsi="Times New Roman" w:cs="Times New Roman"/>
              </w:rPr>
            </w:pPr>
            <w:del w:id="2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212" w:author="Masoud Sadjadi" w:date="2015-02-23T10:16:00Z"/>
                <w:del w:id="213" w:author="Jacek" w:date="2015-02-25T09:02:00Z"/>
                <w:rFonts w:ascii="Times New Roman" w:eastAsiaTheme="minorHAnsi" w:hAnsi="Times New Roman" w:cs="Times New Roman"/>
                <w:rPrChange w:id="214" w:author="Masoud Sadjadi" w:date="2015-02-23T10:16:00Z">
                  <w:rPr>
                    <w:ins w:id="215" w:author="Masoud Sadjadi" w:date="2015-02-23T10:16:00Z"/>
                    <w:del w:id="216" w:author="Jacek" w:date="2015-02-25T09:02:00Z"/>
                    <w:rFonts w:ascii="Times New Roman" w:hAnsi="Times New Roman" w:cs="Times New Roman"/>
                    <w:color w:val="404040" w:themeColor="text1" w:themeTint="BF"/>
                    <w:sz w:val="20"/>
                    <w:szCs w:val="20"/>
                  </w:rPr>
                </w:rPrChange>
              </w:rPr>
            </w:pPr>
            <w:del w:id="217" w:author="Jacek" w:date="2015-02-25T09:02:00Z">
              <w:r w:rsidDel="00F21AE8">
                <w:rPr>
                  <w:rFonts w:ascii="Times New Roman" w:hAnsi="Times New Roman" w:cs="Times New Roman"/>
                </w:rPr>
                <w:delText xml:space="preserve">Student </w:delText>
              </w:r>
            </w:del>
            <w:ins w:id="218" w:author="Masoud Sadjadi" w:date="2015-02-23T10:16:00Z">
              <w:del w:id="219" w:author="Jacek" w:date="2015-02-25T09:02:00Z">
                <w:r w:rsidR="00711F32" w:rsidDel="00F21AE8">
                  <w:rPr>
                    <w:rFonts w:ascii="Times New Roman" w:hAnsi="Times New Roman" w:cs="Times New Roman"/>
                  </w:rPr>
                  <w:delText xml:space="preserve">User </w:delText>
                </w:r>
              </w:del>
            </w:ins>
            <w:del w:id="220"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221" w:author="Jacek" w:date="2015-02-25T09:02:00Z"/>
                <w:rFonts w:ascii="Times New Roman" w:eastAsiaTheme="minorHAnsi" w:hAnsi="Times New Roman" w:cs="Times New Roman"/>
              </w:rPr>
            </w:pPr>
            <w:ins w:id="222" w:author="Masoud Sadjadi" w:date="2015-02-23T10:16:00Z">
              <w:del w:id="223" w:author="Jacek" w:date="2015-02-25T09:02:00Z">
                <w:r w:rsidDel="00F21AE8">
                  <w:rPr>
                    <w:rFonts w:ascii="Times New Roman" w:hAnsi="Times New Roman" w:cs="Times New Roman"/>
                  </w:rPr>
                  <w:delText>User does not enter the same password for the two entries provide on the Reset Password page. I</w:delText>
                </w:r>
              </w:del>
            </w:ins>
            <w:ins w:id="224" w:author="Masoud Sadjadi" w:date="2015-02-23T10:17:00Z">
              <w:del w:id="225" w:author="Jacek" w:date="2015-02-25T09:02:00Z">
                <w:r w:rsidDel="00F21AE8">
                  <w:rPr>
                    <w:rFonts w:ascii="Times New Roman" w:hAnsi="Times New Roman" w:cs="Times New Roman"/>
                  </w:rPr>
                  <w:delText xml:space="preserve">n this case, System </w:delText>
                </w:r>
              </w:del>
            </w:ins>
            <w:ins w:id="226" w:author="Masoud Sadjadi" w:date="2015-02-23T10:16:00Z">
              <w:del w:id="227" w:author="Jacek" w:date="2015-02-25T09:02:00Z">
                <w:r w:rsidDel="00F21AE8">
                  <w:rPr>
                    <w:rFonts w:ascii="Times New Roman" w:hAnsi="Times New Roman" w:cs="Times New Roman"/>
                  </w:rPr>
                  <w:delText xml:space="preserve">warns User and allows User to retry until the same password </w:delText>
                </w:r>
              </w:del>
            </w:ins>
            <w:ins w:id="228" w:author="Masoud Sadjadi" w:date="2015-02-23T10:18:00Z">
              <w:del w:id="229" w:author="Jacek" w:date="2015-02-25T09:02:00Z">
                <w:r w:rsidDel="00F21AE8">
                  <w:rPr>
                    <w:rFonts w:ascii="Times New Roman" w:hAnsi="Times New Roman" w:cs="Times New Roman"/>
                  </w:rPr>
                  <w:delText xml:space="preserve">entered </w:delText>
                </w:r>
              </w:del>
            </w:ins>
            <w:ins w:id="230" w:author="Masoud Sadjadi" w:date="2015-02-23T10:16:00Z">
              <w:del w:id="231"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232"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233" w:author="Jacek" w:date="2015-02-25T09:02:00Z"/>
                <w:rFonts w:ascii="Times New Roman" w:hAnsi="Times New Roman" w:cs="Times New Roman"/>
              </w:rPr>
            </w:pPr>
            <w:del w:id="234"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235" w:author="Jacek" w:date="2015-02-25T09:02:00Z"/>
                <w:rFonts w:ascii="Times New Roman" w:hAnsi="Times New Roman" w:cs="Times New Roman"/>
              </w:rPr>
            </w:pPr>
            <w:del w:id="236"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237" w:author="Jacek" w:date="2015-02-25T09:02:00Z"/>
                <w:rFonts w:ascii="Times New Roman" w:eastAsiaTheme="minorHAnsi" w:hAnsi="Times New Roman" w:cs="Times New Roman"/>
              </w:rPr>
            </w:pPr>
            <w:del w:id="238"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239"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240" w:author="Jacek" w:date="2015-02-25T09:02:00Z"/>
                <w:rFonts w:ascii="Times New Roman" w:hAnsi="Times New Roman" w:cs="Times New Roman"/>
              </w:rPr>
            </w:pPr>
            <w:del w:id="24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242" w:author="Jacek" w:date="2015-02-25T09:02:00Z"/>
                <w:rFonts w:ascii="Times New Roman" w:eastAsiaTheme="minorHAnsi" w:hAnsi="Times New Roman" w:cs="Times New Roman"/>
              </w:rPr>
            </w:pPr>
            <w:del w:id="243" w:author="Jacek" w:date="2015-02-25T09:02:00Z">
              <w:r w:rsidDel="00F21AE8">
                <w:rPr>
                  <w:rFonts w:ascii="Times New Roman" w:hAnsi="Times New Roman" w:cs="Times New Roman"/>
                </w:rPr>
                <w:delText xml:space="preserve">Student successfully resets </w:delText>
              </w:r>
            </w:del>
            <w:ins w:id="244" w:author="Masoud Sadjadi" w:date="2015-02-23T10:18:00Z">
              <w:del w:id="245" w:author="Jacek" w:date="2015-02-25T09:02:00Z">
                <w:r w:rsidR="00711F32" w:rsidDel="00F21AE8">
                  <w:rPr>
                    <w:rFonts w:ascii="Times New Roman" w:hAnsi="Times New Roman" w:cs="Times New Roman"/>
                  </w:rPr>
                  <w:delText xml:space="preserve">changes </w:delText>
                </w:r>
              </w:del>
            </w:ins>
            <w:del w:id="246"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24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248"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249" w:author="Jacek" w:date="2015-02-25T09:02:00Z"/>
                <w:rFonts w:ascii="Times New Roman" w:hAnsi="Times New Roman" w:cs="Times New Roman"/>
              </w:rPr>
            </w:pPr>
            <w:del w:id="250"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251" w:author="Jacek" w:date="2015-02-25T09:02:00Z"/>
                <w:rFonts w:ascii="Times New Roman" w:hAnsi="Times New Roman" w:cs="Times New Roman"/>
              </w:rPr>
            </w:pPr>
            <w:del w:id="252"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253"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254" w:author="Jacek" w:date="2015-02-25T09:02:00Z"/>
                <w:rFonts w:ascii="Times New Roman" w:hAnsi="Times New Roman" w:cs="Times New Roman"/>
              </w:rPr>
            </w:pPr>
            <w:del w:id="255"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256" w:author="Jacek" w:date="2015-02-25T09:02:00Z"/>
                <w:rFonts w:ascii="Times New Roman" w:hAnsi="Times New Roman" w:cs="Times New Roman"/>
              </w:rPr>
            </w:pPr>
            <w:del w:id="257"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258"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259" w:author="Jacek" w:date="2015-02-25T09:02:00Z"/>
                <w:rFonts w:ascii="Times New Roman" w:hAnsi="Times New Roman" w:cs="Times New Roman"/>
              </w:rPr>
            </w:pPr>
            <w:del w:id="260"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261"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262" w:author="Jacek" w:date="2015-02-25T09:02:00Z"/>
                <w:rFonts w:ascii="Times New Roman" w:hAnsi="Times New Roman" w:cs="Times New Roman"/>
              </w:rPr>
            </w:pPr>
            <w:commentRangeStart w:id="263"/>
            <w:del w:id="264"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265" w:author="Jacek" w:date="2015-02-25T09:02:00Z"/>
                <w:rFonts w:ascii="Times New Roman" w:hAnsi="Times New Roman" w:cs="Times New Roman"/>
              </w:rPr>
            </w:pPr>
            <w:del w:id="266"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267" w:author="Jacek" w:date="2015-02-25T09:02:00Z"/>
                <w:rFonts w:ascii="Times New Roman" w:hAnsi="Times New Roman" w:cs="Times New Roman"/>
              </w:rPr>
            </w:pPr>
            <w:del w:id="268"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269" w:author="Jacek" w:date="2015-02-25T09:02:00Z"/>
                <w:rFonts w:ascii="Times New Roman" w:hAnsi="Times New Roman" w:cs="Times New Roman"/>
              </w:rPr>
            </w:pPr>
            <w:del w:id="270"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271" w:author="Jacek" w:date="2015-02-25T09:02:00Z"/>
                <w:rFonts w:ascii="Times New Roman" w:eastAsiaTheme="minorHAnsi" w:hAnsi="Times New Roman" w:cs="Times New Roman"/>
              </w:rPr>
            </w:pPr>
            <w:del w:id="272"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263"/>
              <w:r w:rsidR="008E3B9D" w:rsidDel="00F21AE8">
                <w:rPr>
                  <w:rStyle w:val="CommentReference"/>
                </w:rPr>
                <w:commentReference w:id="263"/>
              </w:r>
            </w:del>
          </w:p>
        </w:tc>
      </w:tr>
      <w:tr w:rsidR="00900A1E" w:rsidRPr="00DE75FA" w:rsidDel="00F21AE8" w14:paraId="5C5FC410" w14:textId="392163E5" w:rsidTr="00680D8C">
        <w:trPr>
          <w:del w:id="273"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274" w:author="Jacek" w:date="2015-02-25T09:02:00Z"/>
                <w:rFonts w:ascii="Times New Roman" w:hAnsi="Times New Roman" w:cs="Times New Roman"/>
              </w:rPr>
            </w:pPr>
            <w:del w:id="2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276" w:author="Jacek" w:date="2015-02-25T09:02:00Z"/>
                <w:rFonts w:ascii="Times New Roman" w:eastAsiaTheme="minorHAnsi" w:hAnsi="Times New Roman" w:cs="Times New Roman"/>
              </w:rPr>
            </w:pPr>
            <w:del w:id="277"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278"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279" w:author="Jacek" w:date="2015-02-25T09:02:00Z"/>
                <w:rFonts w:ascii="Times New Roman" w:hAnsi="Times New Roman" w:cs="Times New Roman"/>
              </w:rPr>
            </w:pPr>
            <w:del w:id="280"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281" w:author="Jacek" w:date="2015-02-25T09:02:00Z"/>
                <w:rFonts w:ascii="Times New Roman" w:hAnsi="Times New Roman" w:cs="Times New Roman"/>
              </w:rPr>
            </w:pPr>
            <w:del w:id="282"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283" w:author="Jacek" w:date="2015-02-25T09:02:00Z"/>
                <w:rFonts w:ascii="Times New Roman" w:eastAsiaTheme="minorHAnsi" w:hAnsi="Times New Roman" w:cs="Times New Roman"/>
              </w:rPr>
            </w:pPr>
            <w:del w:id="284"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285"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286" w:author="Jacek" w:date="2015-02-25T09:02:00Z"/>
                <w:rFonts w:ascii="Times New Roman" w:hAnsi="Times New Roman" w:cs="Times New Roman"/>
              </w:rPr>
            </w:pPr>
            <w:del w:id="28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288" w:author="Jacek" w:date="2015-02-25T09:02:00Z"/>
                <w:rFonts w:ascii="Times New Roman" w:eastAsiaTheme="minorHAnsi" w:hAnsi="Times New Roman" w:cs="Times New Roman"/>
              </w:rPr>
            </w:pPr>
            <w:del w:id="289"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290" w:author="Jacek" w:date="2015-02-25T09:02:00Z"/>
        </w:rPr>
      </w:pPr>
    </w:p>
    <w:p w14:paraId="1A2CA663" w14:textId="77777777" w:rsidR="00F21AE8" w:rsidRDefault="00F21AE8" w:rsidP="00F21AE8">
      <w:pPr>
        <w:rPr>
          <w:ins w:id="29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292"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293" w:author="Jacek" w:date="2015-02-25T09:02:00Z"/>
                <w:rFonts w:ascii="Times New Roman" w:hAnsi="Times New Roman" w:cs="Times New Roman"/>
              </w:rPr>
            </w:pPr>
            <w:ins w:id="294"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295" w:author="Jacek" w:date="2015-02-25T09:02:00Z"/>
                <w:rFonts w:ascii="Times New Roman" w:hAnsi="Times New Roman" w:cs="Times New Roman"/>
              </w:rPr>
            </w:pPr>
            <w:ins w:id="296"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297"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298" w:author="Jacek" w:date="2015-02-25T09:02:00Z"/>
                <w:rFonts w:ascii="Times New Roman" w:hAnsi="Times New Roman" w:cs="Times New Roman"/>
              </w:rPr>
            </w:pPr>
            <w:ins w:id="29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300" w:author="Jacek" w:date="2015-02-25T09:02:00Z"/>
                <w:rFonts w:ascii="Times New Roman" w:hAnsi="Times New Roman" w:cs="Times New Roman"/>
              </w:rPr>
            </w:pPr>
            <w:ins w:id="301"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302"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303" w:author="Jacek" w:date="2015-02-25T09:02:00Z"/>
                <w:rFonts w:ascii="Times New Roman" w:hAnsi="Times New Roman" w:cs="Times New Roman"/>
              </w:rPr>
            </w:pPr>
            <w:ins w:id="30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305" w:author="Jacek" w:date="2015-02-25T09:02:00Z"/>
                <w:rFonts w:ascii="Times New Roman" w:hAnsi="Times New Roman" w:cs="Times New Roman"/>
              </w:rPr>
            </w:pPr>
            <w:ins w:id="306" w:author="Jacek" w:date="2015-02-25T09:02:00Z">
              <w:r>
                <w:rPr>
                  <w:rFonts w:ascii="Times New Roman" w:hAnsi="Times New Roman" w:cs="Times New Roman"/>
                </w:rPr>
                <w:t>Head Professor clicks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307" w:author="Jacek" w:date="2015-02-25T09:02:00Z"/>
                <w:rFonts w:ascii="Times New Roman" w:hAnsi="Times New Roman" w:cs="Times New Roman"/>
              </w:rPr>
            </w:pPr>
            <w:ins w:id="308"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309" w:author="Jacek" w:date="2015-02-25T09:02:00Z"/>
                <w:rFonts w:ascii="Times New Roman" w:hAnsi="Times New Roman" w:cs="Times New Roman"/>
              </w:rPr>
            </w:pPr>
            <w:ins w:id="310"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311" w:author="Jacek" w:date="2015-02-25T09:02:00Z"/>
                <w:rFonts w:ascii="Times New Roman" w:hAnsi="Times New Roman" w:cs="Times New Roman"/>
              </w:rPr>
            </w:pPr>
            <w:ins w:id="312"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313" w:author="Jacek" w:date="2015-02-25T09:02:00Z"/>
                <w:rFonts w:ascii="Times New Roman" w:eastAsiaTheme="minorHAnsi" w:hAnsi="Times New Roman" w:cs="Times New Roman"/>
              </w:rPr>
            </w:pPr>
            <w:ins w:id="314"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315"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316" w:author="Jacek" w:date="2015-02-25T09:02:00Z"/>
                <w:rFonts w:ascii="Times New Roman" w:hAnsi="Times New Roman" w:cs="Times New Roman"/>
              </w:rPr>
            </w:pPr>
            <w:ins w:id="317"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318" w:author="Jacek" w:date="2015-02-25T09:02:00Z"/>
                <w:rFonts w:ascii="Times New Roman" w:hAnsi="Times New Roman" w:cs="Times New Roman"/>
              </w:rPr>
            </w:pPr>
            <w:ins w:id="319"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320" w:author="Jacek" w:date="2015-02-25T09:02:00Z"/>
                <w:rFonts w:ascii="Times New Roman" w:eastAsiaTheme="minorHAnsi" w:hAnsi="Times New Roman" w:cs="Times New Roman"/>
              </w:rPr>
            </w:pPr>
            <w:ins w:id="321"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322"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323" w:author="Jacek" w:date="2015-02-25T09:02:00Z"/>
                <w:rFonts w:ascii="Times New Roman" w:hAnsi="Times New Roman" w:cs="Times New Roman"/>
              </w:rPr>
            </w:pPr>
            <w:ins w:id="324"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325" w:author="Jacek" w:date="2015-02-25T09:02:00Z"/>
                <w:rFonts w:ascii="Times New Roman" w:hAnsi="Times New Roman" w:cs="Times New Roman"/>
              </w:rPr>
            </w:pPr>
            <w:ins w:id="326"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327" w:author="Jacek" w:date="2015-02-25T09:02:00Z"/>
                <w:rFonts w:ascii="Times New Roman" w:hAnsi="Times New Roman" w:cs="Times New Roman"/>
              </w:rPr>
            </w:pPr>
            <w:ins w:id="328"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329" w:author="Jacek" w:date="2015-02-25T09:02:00Z"/>
                <w:rFonts w:ascii="Times New Roman" w:eastAsiaTheme="minorHAnsi" w:hAnsi="Times New Roman" w:cs="Times New Roman"/>
              </w:rPr>
            </w:pPr>
            <w:ins w:id="330"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331"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332" w:author="Jacek" w:date="2015-02-25T09:02:00Z"/>
                <w:rFonts w:ascii="Times New Roman" w:hAnsi="Times New Roman" w:cs="Times New Roman"/>
              </w:rPr>
            </w:pPr>
            <w:ins w:id="33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334" w:author="Jacek" w:date="2015-02-25T09:02:00Z"/>
                <w:rFonts w:ascii="Times New Roman" w:eastAsiaTheme="minorHAnsi" w:hAnsi="Times New Roman" w:cs="Times New Roman"/>
              </w:rPr>
            </w:pPr>
            <w:ins w:id="335"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336"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337" w:author="Jacek" w:date="2015-02-25T09:02:00Z"/>
                <w:rFonts w:ascii="Times New Roman" w:hAnsi="Times New Roman" w:cs="Times New Roman"/>
              </w:rPr>
            </w:pPr>
            <w:ins w:id="338"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339" w:author="Jacek" w:date="2015-02-25T09:02:00Z"/>
                <w:rFonts w:ascii="Times New Roman" w:eastAsia="Times New Roman" w:hAnsi="Times New Roman" w:cs="Times New Roman"/>
                <w:sz w:val="24"/>
              </w:rPr>
            </w:pPr>
          </w:p>
        </w:tc>
      </w:tr>
    </w:tbl>
    <w:p w14:paraId="3683FA37" w14:textId="77777777" w:rsidR="00F21AE8" w:rsidRDefault="00F21AE8" w:rsidP="00F21AE8">
      <w:pPr>
        <w:rPr>
          <w:ins w:id="340" w:author="Jacek" w:date="2015-02-25T09:02:00Z"/>
        </w:rPr>
      </w:pPr>
    </w:p>
    <w:p w14:paraId="0022E840" w14:textId="77777777" w:rsidR="00F21AE8" w:rsidRDefault="00F21AE8" w:rsidP="00F21AE8">
      <w:pPr>
        <w:rPr>
          <w:ins w:id="341" w:author="Jacek" w:date="2015-02-25T09:02:00Z"/>
        </w:rPr>
      </w:pPr>
    </w:p>
    <w:p w14:paraId="563491AD" w14:textId="77777777" w:rsidR="00F21AE8" w:rsidRDefault="00F21AE8" w:rsidP="00F21AE8">
      <w:pPr>
        <w:rPr>
          <w:ins w:id="342"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343"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344" w:author="Jacek" w:date="2015-02-25T09:02:00Z"/>
                <w:rFonts w:ascii="Times New Roman" w:hAnsi="Times New Roman" w:cs="Times New Roman"/>
              </w:rPr>
            </w:pPr>
            <w:ins w:id="345"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346" w:author="Jacek" w:date="2015-02-25T09:02:00Z"/>
                <w:rFonts w:ascii="Times New Roman" w:hAnsi="Times New Roman" w:cs="Times New Roman"/>
              </w:rPr>
            </w:pPr>
            <w:ins w:id="347" w:author="Jacek" w:date="2015-02-25T09:06:00Z">
              <w:r>
                <w:rPr>
                  <w:rFonts w:ascii="Times New Roman" w:eastAsia="Times New Roman" w:hAnsi="Times New Roman" w:cs="Times New Roman"/>
                  <w:b/>
                  <w:sz w:val="24"/>
                </w:rPr>
                <w:t>Change</w:t>
              </w:r>
            </w:ins>
            <w:ins w:id="348"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349"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350" w:author="Jacek" w:date="2015-02-25T09:02:00Z"/>
                <w:rFonts w:ascii="Times New Roman" w:hAnsi="Times New Roman" w:cs="Times New Roman"/>
              </w:rPr>
            </w:pPr>
            <w:ins w:id="351"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352" w:author="Jacek" w:date="2015-02-25T09:02:00Z"/>
                <w:rFonts w:ascii="Times New Roman" w:hAnsi="Times New Roman" w:cs="Times New Roman"/>
              </w:rPr>
            </w:pPr>
            <w:ins w:id="353"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354"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355" w:author="Jacek" w:date="2015-02-25T09:02:00Z"/>
                <w:rFonts w:ascii="Times New Roman" w:hAnsi="Times New Roman" w:cs="Times New Roman"/>
              </w:rPr>
            </w:pPr>
            <w:ins w:id="356"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357" w:author="Jacek" w:date="2015-02-25T09:02:00Z"/>
                <w:rFonts w:ascii="Times New Roman" w:hAnsi="Times New Roman" w:cs="Times New Roman"/>
              </w:rPr>
            </w:pPr>
            <w:ins w:id="358"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359" w:author="Jacek" w:date="2015-02-25T09:02:00Z"/>
                <w:rFonts w:ascii="Times New Roman" w:hAnsi="Times New Roman" w:cs="Times New Roman"/>
              </w:rPr>
            </w:pPr>
            <w:ins w:id="360"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361" w:author="Jacek" w:date="2015-02-25T09:02:00Z"/>
                <w:rFonts w:ascii="Times New Roman" w:hAnsi="Times New Roman" w:cs="Times New Roman"/>
              </w:rPr>
            </w:pPr>
            <w:ins w:id="362" w:author="Jacek" w:date="2015-02-25T09:02:00Z">
              <w:r>
                <w:rPr>
                  <w:rFonts w:ascii="Times New Roman" w:hAnsi="Times New Roman" w:cs="Times New Roman"/>
                </w:rPr>
                <w:t>Head Professor selects one of the users and clicks on “Act As User” link.</w:t>
              </w:r>
            </w:ins>
          </w:p>
          <w:p w14:paraId="79BAA95D" w14:textId="77777777" w:rsidR="00F21AE8" w:rsidRDefault="00F21AE8" w:rsidP="00680D8C">
            <w:pPr>
              <w:pStyle w:val="ListParagraph"/>
              <w:numPr>
                <w:ilvl w:val="0"/>
                <w:numId w:val="57"/>
              </w:numPr>
              <w:spacing w:line="256" w:lineRule="auto"/>
              <w:jc w:val="left"/>
              <w:rPr>
                <w:ins w:id="363" w:author="Jacek" w:date="2015-02-25T09:02:00Z"/>
                <w:rFonts w:ascii="Times New Roman" w:hAnsi="Times New Roman" w:cs="Times New Roman"/>
              </w:rPr>
            </w:pPr>
            <w:ins w:id="364"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365" w:author="Jacek" w:date="2015-02-25T09:02:00Z"/>
                <w:rFonts w:ascii="Times New Roman" w:hAnsi="Times New Roman" w:cs="Times New Roman"/>
              </w:rPr>
            </w:pPr>
            <w:ins w:id="366"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367" w:author="Jacek" w:date="2015-02-25T09:02:00Z"/>
                <w:rFonts w:ascii="Times New Roman" w:hAnsi="Times New Roman" w:cs="Times New Roman"/>
              </w:rPr>
            </w:pPr>
            <w:ins w:id="368" w:author="Jacek" w:date="2015-02-25T09:10:00Z">
              <w:r>
                <w:rPr>
                  <w:rFonts w:ascii="Times New Roman" w:hAnsi="Times New Roman" w:cs="Times New Roman"/>
                </w:rPr>
                <w:t>System</w:t>
              </w:r>
            </w:ins>
            <w:ins w:id="369"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370" w:author="Jacek" w:date="2015-02-25T09:02:00Z"/>
                <w:rFonts w:ascii="Times New Roman" w:hAnsi="Times New Roman" w:cs="Times New Roman"/>
              </w:rPr>
            </w:pPr>
            <w:ins w:id="371"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372" w:author="Jacek" w:date="2015-02-25T09:02:00Z"/>
                <w:rFonts w:ascii="Times New Roman" w:eastAsiaTheme="minorHAnsi" w:hAnsi="Times New Roman" w:cs="Times New Roman"/>
              </w:rPr>
            </w:pPr>
            <w:ins w:id="373"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374" w:author="Jacek" w:date="2015-02-25T09:02:00Z"/>
                <w:rFonts w:ascii="Times New Roman" w:eastAsiaTheme="minorHAnsi" w:hAnsi="Times New Roman" w:cs="Times New Roman"/>
              </w:rPr>
            </w:pPr>
            <w:ins w:id="375"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376" w:author="Jacek" w:date="2015-02-25T09:02:00Z"/>
                <w:rFonts w:ascii="Times New Roman" w:eastAsiaTheme="minorHAnsi" w:hAnsi="Times New Roman" w:cs="Times New Roman"/>
              </w:rPr>
            </w:pPr>
            <w:ins w:id="377"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378" w:author="Jacek" w:date="2015-02-25T09:02:00Z"/>
                <w:rFonts w:ascii="Times New Roman" w:eastAsiaTheme="minorHAnsi" w:hAnsi="Times New Roman" w:cs="Times New Roman"/>
              </w:rPr>
            </w:pPr>
            <w:ins w:id="379"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380" w:author="Jacek" w:date="2015-02-25T09:02:00Z"/>
                <w:rFonts w:ascii="Times New Roman" w:eastAsiaTheme="minorHAnsi" w:hAnsi="Times New Roman" w:cs="Times New Roman"/>
              </w:rPr>
            </w:pPr>
            <w:ins w:id="381" w:author="Jacek" w:date="2015-02-25T09:02:00Z">
              <w:r>
                <w:rPr>
                  <w:rFonts w:ascii="Times New Roman" w:eastAsiaTheme="minorHAnsi" w:hAnsi="Times New Roman" w:cs="Times New Roman"/>
                </w:rPr>
                <w:t>System redirects Head Professor back to user’s profile page, and displays a message about successful change of password.</w:t>
              </w:r>
            </w:ins>
          </w:p>
        </w:tc>
      </w:tr>
      <w:tr w:rsidR="00F21AE8" w:rsidRPr="00DE75FA" w14:paraId="3BA92403" w14:textId="77777777" w:rsidTr="00680D8C">
        <w:trPr>
          <w:ins w:id="382"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383" w:author="Jacek" w:date="2015-02-25T09:02:00Z"/>
                <w:rFonts w:ascii="Times New Roman" w:hAnsi="Times New Roman" w:cs="Times New Roman"/>
              </w:rPr>
            </w:pPr>
            <w:ins w:id="38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385" w:author="Jacek" w:date="2015-02-25T09:02:00Z"/>
                <w:rFonts w:ascii="Times New Roman" w:eastAsiaTheme="minorHAnsi" w:hAnsi="Times New Roman" w:cs="Times New Roman"/>
              </w:rPr>
            </w:pPr>
            <w:ins w:id="386"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387"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388" w:author="Jacek" w:date="2015-02-25T09:02:00Z"/>
                <w:rFonts w:ascii="Times New Roman" w:hAnsi="Times New Roman" w:cs="Times New Roman"/>
              </w:rPr>
            </w:pPr>
            <w:ins w:id="38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390" w:author="Jacek" w:date="2015-02-25T09:02:00Z"/>
                <w:rFonts w:ascii="Times New Roman" w:hAnsi="Times New Roman" w:cs="Times New Roman"/>
              </w:rPr>
            </w:pPr>
            <w:ins w:id="391"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392" w:author="Jacek" w:date="2015-02-25T09:02:00Z"/>
                <w:rFonts w:ascii="Times New Roman" w:eastAsiaTheme="minorHAnsi" w:hAnsi="Times New Roman" w:cs="Times New Roman"/>
              </w:rPr>
            </w:pPr>
            <w:ins w:id="393"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394"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395" w:author="Jacek" w:date="2015-02-25T09:02:00Z"/>
                <w:rFonts w:ascii="Times New Roman" w:hAnsi="Times New Roman" w:cs="Times New Roman"/>
              </w:rPr>
            </w:pPr>
            <w:ins w:id="39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397" w:author="Jacek" w:date="2015-02-25T09:02:00Z"/>
                <w:rFonts w:ascii="Times New Roman" w:eastAsiaTheme="minorHAnsi" w:hAnsi="Times New Roman" w:cs="Times New Roman"/>
              </w:rPr>
            </w:pPr>
            <w:ins w:id="398"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39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400"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401" w:author="Jacek" w:date="2015-02-25T09:02:00Z"/>
                <w:rFonts w:ascii="Times New Roman" w:hAnsi="Times New Roman" w:cs="Times New Roman"/>
              </w:rPr>
            </w:pPr>
            <w:ins w:id="40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03" w:author="Jacek" w:date="2015-02-25T09:09:00Z">
              <w:r>
                <w:rPr>
                  <w:rFonts w:ascii="Times New Roman" w:eastAsia="Times New Roman" w:hAnsi="Times New Roman" w:cs="Times New Roman"/>
                  <w:b/>
                  <w:sz w:val="24"/>
                </w:rPr>
                <w:t>2</w:t>
              </w:r>
            </w:ins>
            <w:ins w:id="40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405" w:author="Jacek" w:date="2015-02-25T09:02:00Z"/>
                <w:rFonts w:ascii="Times New Roman" w:hAnsi="Times New Roman" w:cs="Times New Roman"/>
              </w:rPr>
            </w:pPr>
            <w:ins w:id="406"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407"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408" w:author="Jacek" w:date="2015-02-25T09:02:00Z"/>
                <w:rFonts w:ascii="Times New Roman" w:hAnsi="Times New Roman" w:cs="Times New Roman"/>
              </w:rPr>
            </w:pPr>
            <w:ins w:id="40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410" w:author="Jacek" w:date="2015-02-25T09:02:00Z"/>
                <w:rFonts w:ascii="Times New Roman" w:hAnsi="Times New Roman" w:cs="Times New Roman"/>
              </w:rPr>
            </w:pPr>
            <w:ins w:id="411"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412"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413" w:author="Jacek" w:date="2015-02-25T09:02:00Z"/>
                <w:rFonts w:ascii="Times New Roman" w:hAnsi="Times New Roman" w:cs="Times New Roman"/>
              </w:rPr>
            </w:pPr>
            <w:ins w:id="414" w:author="Jacek" w:date="2015-02-25T09:02:00Z">
              <w:r w:rsidRPr="00DE75FA">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415" w:author="Jacek" w:date="2015-02-25T09:02:00Z"/>
                <w:rFonts w:ascii="Times New Roman" w:hAnsi="Times New Roman" w:cs="Times New Roman"/>
              </w:rPr>
            </w:pPr>
            <w:ins w:id="416"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417" w:author="Jacek" w:date="2015-02-25T09:02:00Z"/>
                <w:rFonts w:ascii="Times New Roman" w:hAnsi="Times New Roman" w:cs="Times New Roman"/>
              </w:rPr>
            </w:pPr>
            <w:ins w:id="418"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419" w:author="Jacek" w:date="2015-02-25T09:02:00Z"/>
                <w:rFonts w:ascii="Times New Roman" w:hAnsi="Times New Roman" w:cs="Times New Roman"/>
              </w:rPr>
            </w:pPr>
            <w:ins w:id="420" w:author="Jacek" w:date="2015-02-25T09:02:00Z">
              <w:r>
                <w:rPr>
                  <w:rFonts w:ascii="Times New Roman" w:hAnsi="Times New Roman" w:cs="Times New Roman"/>
                </w:rPr>
                <w:t>Head professor clicks on “Act As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421" w:author="Jacek" w:date="2015-02-25T09:02:00Z"/>
                <w:rFonts w:ascii="Times New Roman" w:hAnsi="Times New Roman" w:cs="Times New Roman"/>
              </w:rPr>
            </w:pPr>
            <w:ins w:id="422" w:author="Jacek" w:date="2015-02-25T09:02:00Z">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423"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424" w:author="Jacek" w:date="2015-02-25T09:02:00Z"/>
                <w:rFonts w:ascii="Times New Roman" w:hAnsi="Times New Roman" w:cs="Times New Roman"/>
              </w:rPr>
            </w:pPr>
            <w:ins w:id="425"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426" w:author="Jacek" w:date="2015-02-25T09:02:00Z"/>
                <w:rFonts w:ascii="Times New Roman" w:eastAsiaTheme="minorHAnsi" w:hAnsi="Times New Roman" w:cs="Times New Roman"/>
              </w:rPr>
            </w:pPr>
            <w:ins w:id="427"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428"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429" w:author="Jacek" w:date="2015-02-25T09:02:00Z"/>
                <w:rFonts w:ascii="Times New Roman" w:hAnsi="Times New Roman" w:cs="Times New Roman"/>
              </w:rPr>
            </w:pPr>
            <w:ins w:id="4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431" w:author="Jacek" w:date="2015-02-25T09:02:00Z"/>
                <w:rFonts w:ascii="Times New Roman" w:hAnsi="Times New Roman" w:cs="Times New Roman"/>
              </w:rPr>
            </w:pPr>
            <w:ins w:id="432"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433"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434" w:author="Jacek" w:date="2015-02-25T09:02:00Z"/>
                <w:rFonts w:ascii="Times New Roman" w:hAnsi="Times New Roman" w:cs="Times New Roman"/>
              </w:rPr>
            </w:pPr>
            <w:ins w:id="435"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436" w:author="Jacek" w:date="2015-02-25T09:02:00Z"/>
                <w:rFonts w:ascii="Times New Roman" w:eastAsiaTheme="minorHAnsi" w:hAnsi="Times New Roman" w:cs="Times New Roman"/>
              </w:rPr>
            </w:pPr>
            <w:ins w:id="437"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438" w:author="Jacek" w:date="2015-02-25T09:02:00Z"/>
        </w:rPr>
      </w:pPr>
    </w:p>
    <w:p w14:paraId="347C82FC" w14:textId="77777777" w:rsidR="00F21AE8" w:rsidRDefault="00F21AE8" w:rsidP="00F21AE8">
      <w:pPr>
        <w:rPr>
          <w:ins w:id="43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440"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441" w:author="Jacek" w:date="2015-02-25T09:02:00Z"/>
                <w:rFonts w:ascii="Times New Roman" w:hAnsi="Times New Roman" w:cs="Times New Roman"/>
              </w:rPr>
            </w:pPr>
            <w:ins w:id="44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43" w:author="Jacek" w:date="2015-02-25T09:09:00Z">
              <w:r>
                <w:rPr>
                  <w:rFonts w:ascii="Times New Roman" w:eastAsia="Times New Roman" w:hAnsi="Times New Roman" w:cs="Times New Roman"/>
                  <w:b/>
                  <w:sz w:val="24"/>
                </w:rPr>
                <w:t>3</w:t>
              </w:r>
            </w:ins>
            <w:ins w:id="44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445" w:author="Jacek" w:date="2015-02-25T09:02:00Z"/>
                <w:rFonts w:ascii="Times New Roman" w:hAnsi="Times New Roman" w:cs="Times New Roman"/>
              </w:rPr>
            </w:pPr>
            <w:ins w:id="446"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447"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448" w:author="Jacek" w:date="2015-02-25T09:02:00Z"/>
                <w:rFonts w:ascii="Times New Roman" w:hAnsi="Times New Roman" w:cs="Times New Roman"/>
              </w:rPr>
            </w:pPr>
            <w:ins w:id="44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450" w:author="Jacek" w:date="2015-02-25T09:02:00Z"/>
                <w:rFonts w:ascii="Times New Roman" w:hAnsi="Times New Roman" w:cs="Times New Roman"/>
              </w:rPr>
            </w:pPr>
            <w:ins w:id="451"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452"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453" w:author="Jacek" w:date="2015-02-25T09:02:00Z"/>
                <w:rFonts w:ascii="Times New Roman" w:hAnsi="Times New Roman" w:cs="Times New Roman"/>
              </w:rPr>
            </w:pPr>
            <w:ins w:id="45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455" w:author="Jacek" w:date="2015-02-25T09:02:00Z"/>
                <w:rFonts w:ascii="Times New Roman" w:hAnsi="Times New Roman" w:cs="Times New Roman"/>
              </w:rPr>
            </w:pPr>
            <w:ins w:id="456"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457" w:author="Jacek" w:date="2015-02-25T09:02:00Z"/>
                <w:rFonts w:ascii="Times New Roman" w:hAnsi="Times New Roman" w:cs="Times New Roman"/>
              </w:rPr>
            </w:pPr>
            <w:ins w:id="458" w:author="Jacek" w:date="2015-02-25T09:04:00Z">
              <w:r>
                <w:rPr>
                  <w:rFonts w:ascii="Times New Roman" w:hAnsi="Times New Roman" w:cs="Times New Roman"/>
                </w:rPr>
                <w:t>System</w:t>
              </w:r>
            </w:ins>
            <w:ins w:id="459"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460" w:author="Jacek" w:date="2015-02-25T09:02:00Z"/>
                <w:rFonts w:ascii="Times New Roman" w:hAnsi="Times New Roman" w:cs="Times New Roman"/>
              </w:rPr>
            </w:pPr>
            <w:ins w:id="461"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462" w:author="Jacek" w:date="2015-02-25T09:02:00Z"/>
                <w:rFonts w:ascii="Times New Roman" w:hAnsi="Times New Roman" w:cs="Times New Roman"/>
              </w:rPr>
            </w:pPr>
            <w:ins w:id="463" w:author="Jacek" w:date="2015-02-25T09:04:00Z">
              <w:r>
                <w:rPr>
                  <w:rFonts w:ascii="Times New Roman" w:eastAsia="Times New Roman" w:hAnsi="Times New Roman" w:cs="Times New Roman"/>
                </w:rPr>
                <w:t>System</w:t>
              </w:r>
            </w:ins>
            <w:ins w:id="464"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465" w:author="Jacek" w:date="2015-02-25T09:02:00Z"/>
                <w:rFonts w:ascii="Times New Roman" w:hAnsi="Times New Roman" w:cs="Times New Roman"/>
              </w:rPr>
            </w:pPr>
            <w:ins w:id="466"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467" w:author="Jacek" w:date="2015-02-25T09:02:00Z"/>
                <w:rFonts w:ascii="Times New Roman" w:hAnsi="Times New Roman" w:cs="Times New Roman"/>
              </w:rPr>
            </w:pPr>
            <w:ins w:id="468"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469" w:author="Jacek" w:date="2015-02-25T09:02:00Z"/>
                <w:rFonts w:ascii="Times New Roman" w:hAnsi="Times New Roman" w:cs="Times New Roman"/>
              </w:rPr>
            </w:pPr>
            <w:ins w:id="470"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471" w:author="Jacek" w:date="2015-02-25T09:02:00Z"/>
                <w:rFonts w:ascii="Times New Roman" w:hAnsi="Times New Roman" w:cs="Times New Roman"/>
              </w:rPr>
            </w:pPr>
            <w:ins w:id="472" w:author="Jacek" w:date="2015-02-25T09:04:00Z">
              <w:r>
                <w:rPr>
                  <w:rFonts w:ascii="Times New Roman" w:eastAsia="Times New Roman" w:hAnsi="Times New Roman" w:cs="Times New Roman"/>
                </w:rPr>
                <w:t>System</w:t>
              </w:r>
            </w:ins>
            <w:ins w:id="473"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474"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475" w:author="Jacek" w:date="2015-02-25T09:02:00Z"/>
                <w:rFonts w:ascii="Times New Roman" w:hAnsi="Times New Roman" w:cs="Times New Roman"/>
              </w:rPr>
            </w:pPr>
            <w:ins w:id="476"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477" w:author="Jacek" w:date="2015-02-25T09:02:00Z"/>
                <w:rFonts w:ascii="Times New Roman" w:eastAsiaTheme="minorHAnsi" w:hAnsi="Times New Roman" w:cs="Times New Roman"/>
              </w:rPr>
            </w:pPr>
            <w:ins w:id="478"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479"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480" w:author="Jacek" w:date="2015-02-25T09:02:00Z"/>
                <w:rFonts w:ascii="Times New Roman" w:hAnsi="Times New Roman" w:cs="Times New Roman"/>
              </w:rPr>
            </w:pPr>
            <w:ins w:id="48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482" w:author="Jacek" w:date="2015-02-25T09:02:00Z"/>
                <w:rFonts w:ascii="Times New Roman" w:hAnsi="Times New Roman" w:cs="Times New Roman"/>
              </w:rPr>
            </w:pPr>
            <w:ins w:id="483"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484"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485" w:author="Jacek" w:date="2015-02-25T09:02:00Z"/>
                <w:rFonts w:ascii="Times New Roman" w:hAnsi="Times New Roman" w:cs="Times New Roman"/>
              </w:rPr>
            </w:pPr>
            <w:ins w:id="48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487" w:author="Jacek" w:date="2015-02-25T09:02:00Z"/>
                <w:rFonts w:ascii="Times New Roman" w:eastAsiaTheme="minorHAnsi" w:hAnsi="Times New Roman" w:cs="Times New Roman"/>
              </w:rPr>
            </w:pPr>
            <w:ins w:id="488"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489" w:author="Jacek" w:date="2015-02-25T09:02:00Z"/>
        </w:rPr>
      </w:pPr>
    </w:p>
    <w:p w14:paraId="0718B555" w14:textId="77777777" w:rsidR="00F21AE8" w:rsidRDefault="00F21AE8" w:rsidP="00F21AE8">
      <w:pPr>
        <w:rPr>
          <w:ins w:id="49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491"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492" w:author="Jacek" w:date="2015-02-25T09:02:00Z"/>
                <w:rFonts w:ascii="Times New Roman" w:hAnsi="Times New Roman" w:cs="Times New Roman"/>
              </w:rPr>
            </w:pPr>
            <w:ins w:id="49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494" w:author="Jacek" w:date="2015-02-25T09:08:00Z"/>
                <w:rFonts w:ascii="Times New Roman" w:hAnsi="Times New Roman" w:cs="Times New Roman"/>
              </w:rPr>
            </w:pPr>
            <w:ins w:id="495"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496" w:author="Jacek" w:date="2015-02-25T09:02:00Z"/>
                <w:rFonts w:ascii="Times New Roman" w:hAnsi="Times New Roman" w:cs="Times New Roman"/>
              </w:rPr>
            </w:pPr>
            <w:ins w:id="497"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498"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499" w:author="Jacek" w:date="2015-02-25T09:02:00Z"/>
                <w:rFonts w:ascii="Times New Roman" w:hAnsi="Times New Roman" w:cs="Times New Roman"/>
              </w:rPr>
            </w:pPr>
            <w:ins w:id="50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501" w:author="Jacek" w:date="2015-02-25T09:02:00Z"/>
                <w:rFonts w:ascii="Times New Roman" w:eastAsiaTheme="minorHAnsi" w:hAnsi="Times New Roman" w:cs="Times New Roman"/>
              </w:rPr>
            </w:pPr>
            <w:ins w:id="502" w:author="Jacek" w:date="2015-02-25T09:08:00Z">
              <w:r>
                <w:rPr>
                  <w:rFonts w:ascii="Times New Roman" w:hAnsi="Times New Roman" w:cs="Times New Roman"/>
                </w:rPr>
                <w:t>Head Professor</w:t>
              </w:r>
            </w:ins>
            <w:ins w:id="503"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504"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505"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506" w:author="Jacek" w:date="2015-02-25T09:02:00Z"/>
                <w:rFonts w:ascii="Times New Roman" w:hAnsi="Times New Roman" w:cs="Times New Roman"/>
              </w:rPr>
            </w:pPr>
            <w:ins w:id="50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08" w:author="Jacek" w:date="2015-02-25T09:09:00Z">
              <w:r>
                <w:rPr>
                  <w:rFonts w:ascii="Times New Roman" w:eastAsia="Times New Roman" w:hAnsi="Times New Roman" w:cs="Times New Roman"/>
                  <w:b/>
                  <w:sz w:val="24"/>
                </w:rPr>
                <w:t>4</w:t>
              </w:r>
            </w:ins>
            <w:ins w:id="50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510" w:author="Jacek" w:date="2015-02-25T09:02:00Z"/>
                <w:rFonts w:ascii="Times New Roman" w:hAnsi="Times New Roman" w:cs="Times New Roman"/>
              </w:rPr>
            </w:pPr>
            <w:ins w:id="511"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512"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513" w:author="Jacek" w:date="2015-02-25T09:02:00Z"/>
                <w:rFonts w:ascii="Times New Roman" w:hAnsi="Times New Roman" w:cs="Times New Roman"/>
              </w:rPr>
            </w:pPr>
            <w:ins w:id="51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515" w:author="Jacek" w:date="2015-02-25T09:02:00Z"/>
                <w:rFonts w:ascii="Times New Roman" w:hAnsi="Times New Roman" w:cs="Times New Roman"/>
              </w:rPr>
            </w:pPr>
            <w:ins w:id="516"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517"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518" w:author="Jacek" w:date="2015-02-25T09:02:00Z"/>
                <w:rFonts w:ascii="Times New Roman" w:hAnsi="Times New Roman" w:cs="Times New Roman"/>
              </w:rPr>
            </w:pPr>
            <w:ins w:id="51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520" w:author="Jacek" w:date="2015-02-25T09:02:00Z"/>
                <w:rFonts w:ascii="Times New Roman" w:hAnsi="Times New Roman" w:cs="Times New Roman"/>
              </w:rPr>
            </w:pPr>
            <w:ins w:id="521"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522" w:author="Jacek" w:date="2015-02-25T09:02:00Z"/>
                <w:rFonts w:ascii="Times New Roman" w:hAnsi="Times New Roman" w:cs="Times New Roman"/>
              </w:rPr>
            </w:pPr>
            <w:ins w:id="523"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524" w:author="Jacek" w:date="2015-02-25T09:02:00Z"/>
                <w:rFonts w:ascii="Times New Roman" w:hAnsi="Times New Roman" w:cs="Times New Roman"/>
              </w:rPr>
            </w:pPr>
            <w:ins w:id="525"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526" w:author="Jacek" w:date="2015-02-25T09:02:00Z"/>
                <w:rFonts w:ascii="Times New Roman" w:hAnsi="Times New Roman" w:cs="Times New Roman"/>
              </w:rPr>
            </w:pPr>
            <w:ins w:id="527"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528"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529" w:author="Jacek" w:date="2015-02-25T09:02:00Z"/>
                <w:rFonts w:ascii="Times New Roman" w:hAnsi="Times New Roman" w:cs="Times New Roman"/>
              </w:rPr>
            </w:pPr>
            <w:ins w:id="53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3B5E92BD" w14:textId="77777777" w:rsidR="00F21AE8" w:rsidRDefault="00F21AE8" w:rsidP="00680D8C">
            <w:pPr>
              <w:numPr>
                <w:ilvl w:val="0"/>
                <w:numId w:val="64"/>
              </w:numPr>
              <w:spacing w:line="256" w:lineRule="auto"/>
              <w:contextualSpacing/>
              <w:rPr>
                <w:ins w:id="531" w:author="Jacek" w:date="2015-02-27T14:00:00Z"/>
                <w:rFonts w:ascii="Times New Roman" w:hAnsi="Times New Roman" w:cs="Times New Roman"/>
              </w:rPr>
            </w:pPr>
            <w:ins w:id="532"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p w14:paraId="21515BD9" w14:textId="2A626907" w:rsidR="00A25FEC" w:rsidRPr="00692F6A" w:rsidRDefault="00A25FEC" w:rsidP="00680D8C">
            <w:pPr>
              <w:numPr>
                <w:ilvl w:val="0"/>
                <w:numId w:val="64"/>
              </w:numPr>
              <w:spacing w:line="256" w:lineRule="auto"/>
              <w:contextualSpacing/>
              <w:rPr>
                <w:ins w:id="533" w:author="Jacek" w:date="2015-02-25T09:02:00Z"/>
                <w:rFonts w:ascii="Times New Roman" w:hAnsi="Times New Roman" w:cs="Times New Roman"/>
              </w:rPr>
            </w:pPr>
            <w:ins w:id="534" w:author="Jacek" w:date="2015-02-27T14:00:00Z">
              <w:r>
                <w:rPr>
                  <w:rFonts w:ascii="Times New Roman" w:hAnsi="Times New Roman" w:cs="Times New Roman"/>
                </w:rPr>
                <w:t>User</w:t>
              </w:r>
            </w:ins>
            <w:ins w:id="535" w:author="Jacek" w:date="2015-02-27T14:02:00Z">
              <w:r>
                <w:rPr>
                  <w:rFonts w:ascii="Times New Roman" w:hAnsi="Times New Roman" w:cs="Times New Roman"/>
                </w:rPr>
                <w:t xml:space="preserve"> enters correct email, but the account associated with that email is inactive</w:t>
              </w:r>
            </w:ins>
            <w:ins w:id="536" w:author="Jacek" w:date="2015-02-27T14:03:00Z">
              <w:r>
                <w:rPr>
                  <w:rFonts w:ascii="Times New Roman" w:hAnsi="Times New Roman" w:cs="Times New Roman"/>
                </w:rPr>
                <w:t>;</w:t>
              </w:r>
            </w:ins>
            <w:ins w:id="537" w:author="Jacek" w:date="2015-02-27T14:00:00Z">
              <w:r>
                <w:rPr>
                  <w:rFonts w:ascii="Times New Roman" w:hAnsi="Times New Roman" w:cs="Times New Roman"/>
                </w:rPr>
                <w:t xml:space="preserve"> </w:t>
              </w:r>
            </w:ins>
            <w:ins w:id="538" w:author="Jacek" w:date="2015-02-27T14:03:00Z">
              <w:r>
                <w:rPr>
                  <w:rFonts w:ascii="Times New Roman" w:hAnsi="Times New Roman" w:cs="Times New Roman"/>
                </w:rPr>
                <w:t>this</w:t>
              </w:r>
            </w:ins>
            <w:ins w:id="539" w:author="Jacek" w:date="2015-02-27T14:00:00Z">
              <w:r>
                <w:rPr>
                  <w:rFonts w:ascii="Times New Roman" w:hAnsi="Times New Roman" w:cs="Times New Roman"/>
                </w:rPr>
                <w:t xml:space="preserve"> causes the System to display a message about inactive</w:t>
              </w:r>
            </w:ins>
            <w:ins w:id="540" w:author="Jacek" w:date="2015-02-27T14:02:00Z">
              <w:r>
                <w:rPr>
                  <w:rFonts w:ascii="Times New Roman" w:hAnsi="Times New Roman" w:cs="Times New Roman"/>
                </w:rPr>
                <w:t xml:space="preserve"> account.</w:t>
              </w:r>
            </w:ins>
          </w:p>
        </w:tc>
      </w:tr>
      <w:tr w:rsidR="00F21AE8" w:rsidRPr="00AE2364" w14:paraId="3F86FB2D" w14:textId="77777777" w:rsidTr="00680D8C">
        <w:trPr>
          <w:ins w:id="541"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542" w:author="Jacek" w:date="2015-02-25T09:02:00Z"/>
                <w:rFonts w:ascii="Times New Roman" w:hAnsi="Times New Roman" w:cs="Times New Roman"/>
              </w:rPr>
            </w:pPr>
            <w:ins w:id="543"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544" w:author="Jacek" w:date="2015-02-25T09:02:00Z"/>
                <w:rFonts w:ascii="Times New Roman" w:hAnsi="Times New Roman" w:cs="Times New Roman"/>
              </w:rPr>
            </w:pPr>
            <w:ins w:id="545"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546" w:author="Jacek" w:date="2015-02-25T09:02:00Z"/>
                <w:rFonts w:ascii="Times New Roman" w:hAnsi="Times New Roman" w:cs="Times New Roman"/>
              </w:rPr>
            </w:pPr>
            <w:ins w:id="547"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548"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549" w:author="Jacek" w:date="2015-02-25T09:02:00Z"/>
                <w:rFonts w:ascii="Times New Roman" w:hAnsi="Times New Roman" w:cs="Times New Roman"/>
              </w:rPr>
            </w:pPr>
            <w:ins w:id="550"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551" w:author="Jacek" w:date="2015-02-25T09:02:00Z"/>
                <w:rFonts w:ascii="Times New Roman" w:hAnsi="Times New Roman" w:cs="Times New Roman"/>
              </w:rPr>
            </w:pPr>
            <w:ins w:id="552"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553" w:author="Jacek" w:date="2015-02-25T09:02:00Z"/>
        </w:rPr>
      </w:pPr>
    </w:p>
    <w:p w14:paraId="0D23455C" w14:textId="77777777" w:rsidR="00F21AE8" w:rsidRPr="00AE2364" w:rsidRDefault="00F21AE8" w:rsidP="00F21AE8">
      <w:pPr>
        <w:rPr>
          <w:ins w:id="554"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555"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556" w:author="Jacek" w:date="2015-02-25T09:02:00Z"/>
                <w:rFonts w:ascii="Times New Roman" w:hAnsi="Times New Roman" w:cs="Times New Roman"/>
              </w:rPr>
            </w:pPr>
            <w:ins w:id="55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58" w:author="Jacek" w:date="2015-02-25T09:09:00Z">
              <w:r>
                <w:rPr>
                  <w:rFonts w:ascii="Times New Roman" w:eastAsia="Times New Roman" w:hAnsi="Times New Roman" w:cs="Times New Roman"/>
                  <w:b/>
                  <w:sz w:val="24"/>
                </w:rPr>
                <w:t>5</w:t>
              </w:r>
            </w:ins>
            <w:ins w:id="55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560" w:author="Jacek" w:date="2015-02-25T09:02:00Z"/>
                <w:rFonts w:ascii="Times New Roman" w:hAnsi="Times New Roman" w:cs="Times New Roman"/>
              </w:rPr>
            </w:pPr>
            <w:ins w:id="561"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562"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563" w:author="Jacek" w:date="2015-02-25T09:02:00Z"/>
                <w:rFonts w:ascii="Times New Roman" w:hAnsi="Times New Roman" w:cs="Times New Roman"/>
              </w:rPr>
            </w:pPr>
            <w:ins w:id="56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565" w:author="Jacek" w:date="2015-02-25T09:02:00Z"/>
                <w:rFonts w:ascii="Times New Roman" w:hAnsi="Times New Roman" w:cs="Times New Roman"/>
              </w:rPr>
            </w:pPr>
            <w:ins w:id="566"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567"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568" w:author="Jacek" w:date="2015-02-25T09:02:00Z"/>
                <w:rFonts w:ascii="Times New Roman" w:hAnsi="Times New Roman" w:cs="Times New Roman"/>
              </w:rPr>
            </w:pPr>
            <w:ins w:id="56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570" w:author="Jacek" w:date="2015-02-25T09:02:00Z"/>
                <w:rFonts w:ascii="Times New Roman" w:hAnsi="Times New Roman" w:cs="Times New Roman"/>
              </w:rPr>
            </w:pPr>
            <w:ins w:id="571"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572" w:author="Jacek" w:date="2015-02-25T09:02:00Z"/>
                <w:rFonts w:ascii="Times New Roman" w:hAnsi="Times New Roman" w:cs="Times New Roman"/>
              </w:rPr>
            </w:pPr>
            <w:ins w:id="573"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574" w:author="Jacek" w:date="2015-02-25T09:02:00Z"/>
                <w:rFonts w:ascii="Times New Roman" w:hAnsi="Times New Roman" w:cs="Times New Roman"/>
              </w:rPr>
            </w:pPr>
            <w:ins w:id="575"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576" w:author="Jacek" w:date="2015-02-25T09:02:00Z"/>
                <w:rFonts w:ascii="Times New Roman" w:hAnsi="Times New Roman" w:cs="Times New Roman"/>
              </w:rPr>
            </w:pPr>
            <w:ins w:id="577"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578"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579" w:author="Jacek" w:date="2015-02-25T09:02:00Z"/>
                <w:rFonts w:ascii="Times New Roman" w:hAnsi="Times New Roman" w:cs="Times New Roman"/>
              </w:rPr>
            </w:pPr>
            <w:ins w:id="58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581" w:author="Jacek" w:date="2015-02-25T09:02:00Z"/>
                <w:rFonts w:ascii="Times New Roman" w:hAnsi="Times New Roman" w:cs="Times New Roman"/>
              </w:rPr>
            </w:pPr>
            <w:ins w:id="582"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583"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584" w:author="Jacek" w:date="2015-02-25T09:02:00Z"/>
                <w:rFonts w:ascii="Times New Roman" w:hAnsi="Times New Roman" w:cs="Times New Roman"/>
              </w:rPr>
            </w:pPr>
            <w:ins w:id="585"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586" w:author="Jacek" w:date="2015-02-25T09:02:00Z"/>
                <w:rFonts w:ascii="Times New Roman" w:hAnsi="Times New Roman" w:cs="Times New Roman"/>
              </w:rPr>
            </w:pPr>
            <w:ins w:id="587"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588" w:author="Jacek" w:date="2015-02-25T09:02:00Z"/>
                <w:rFonts w:ascii="Times New Roman" w:hAnsi="Times New Roman" w:cs="Times New Roman"/>
              </w:rPr>
            </w:pPr>
            <w:ins w:id="589"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590"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591" w:author="Jacek" w:date="2015-02-25T09:02:00Z"/>
                <w:rFonts w:ascii="Times New Roman" w:hAnsi="Times New Roman" w:cs="Times New Roman"/>
              </w:rPr>
            </w:pPr>
            <w:ins w:id="592"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593" w:author="Jacek" w:date="2015-02-25T09:02:00Z"/>
                <w:rFonts w:ascii="Times New Roman" w:hAnsi="Times New Roman" w:cs="Times New Roman"/>
              </w:rPr>
            </w:pPr>
            <w:ins w:id="594"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595" w:author="yamel peraza" w:date="2015-02-26T18:45:00Z"/>
        </w:rPr>
      </w:pPr>
    </w:p>
    <w:p w14:paraId="081A4989" w14:textId="77777777" w:rsidR="007F5506" w:rsidRDefault="007F5506" w:rsidP="00F21AE8">
      <w:pPr>
        <w:rPr>
          <w:ins w:id="596" w:author="yamel peraza" w:date="2015-02-26T18:45:00Z"/>
        </w:rPr>
      </w:pPr>
    </w:p>
    <w:p w14:paraId="7383D197" w14:textId="77777777" w:rsidR="007F5506" w:rsidRDefault="007F5506" w:rsidP="00F21AE8">
      <w:pPr>
        <w:rPr>
          <w:ins w:id="597" w:author="yamel peraza" w:date="2015-02-26T18:45:00Z"/>
        </w:rPr>
      </w:pPr>
    </w:p>
    <w:p w14:paraId="230C749F" w14:textId="77777777" w:rsidR="007F5506" w:rsidRDefault="007F5506" w:rsidP="00F21AE8">
      <w:pPr>
        <w:rPr>
          <w:ins w:id="598" w:author="yamel peraza" w:date="2015-02-26T18:45:00Z"/>
        </w:rPr>
      </w:pPr>
    </w:p>
    <w:p w14:paraId="2FE2C311" w14:textId="77777777" w:rsidR="007F5506" w:rsidRDefault="007F5506" w:rsidP="00F21AE8">
      <w:pPr>
        <w:rPr>
          <w:ins w:id="599" w:author="yamel peraza" w:date="2015-02-26T18:45:00Z"/>
        </w:rPr>
      </w:pPr>
    </w:p>
    <w:p w14:paraId="29622BB5" w14:textId="77777777" w:rsidR="007F5506" w:rsidRDefault="007F5506" w:rsidP="00F21AE8">
      <w:pPr>
        <w:rPr>
          <w:ins w:id="600" w:author="yamel peraza" w:date="2015-02-26T18:45:00Z"/>
        </w:rPr>
      </w:pPr>
    </w:p>
    <w:p w14:paraId="36339200" w14:textId="77777777" w:rsidR="007F5506" w:rsidRDefault="007F5506" w:rsidP="00F21AE8">
      <w:pPr>
        <w:rPr>
          <w:ins w:id="601" w:author="yamel peraza" w:date="2015-02-26T18:45:00Z"/>
        </w:rPr>
      </w:pPr>
    </w:p>
    <w:p w14:paraId="7374DC45" w14:textId="77777777" w:rsidR="007F5506" w:rsidRDefault="007F5506" w:rsidP="00F21AE8">
      <w:pPr>
        <w:rPr>
          <w:ins w:id="602" w:author="yamel peraza" w:date="2015-02-26T18:45:00Z"/>
        </w:rPr>
      </w:pPr>
    </w:p>
    <w:p w14:paraId="65332DD6" w14:textId="77777777" w:rsidR="007F5506" w:rsidRDefault="007F5506" w:rsidP="00F21AE8">
      <w:pPr>
        <w:rPr>
          <w:ins w:id="603" w:author="yamel peraza" w:date="2015-02-26T18:45:00Z"/>
        </w:rPr>
      </w:pPr>
    </w:p>
    <w:p w14:paraId="777264CC" w14:textId="77777777" w:rsidR="007F5506" w:rsidRDefault="007F5506" w:rsidP="00F21AE8">
      <w:pPr>
        <w:rPr>
          <w:ins w:id="604" w:author="yamel peraza" w:date="2015-02-26T18:45:00Z"/>
        </w:rPr>
      </w:pPr>
    </w:p>
    <w:p w14:paraId="7A91E230" w14:textId="77777777" w:rsidR="007F5506" w:rsidRDefault="007F5506" w:rsidP="00F21AE8">
      <w:pPr>
        <w:rPr>
          <w:ins w:id="605" w:author="yamel peraza" w:date="2015-02-26T18:45:00Z"/>
        </w:rPr>
      </w:pPr>
    </w:p>
    <w:p w14:paraId="499F43D9" w14:textId="77777777" w:rsidR="007F5506" w:rsidRDefault="007F5506" w:rsidP="00F21AE8">
      <w:pPr>
        <w:rPr>
          <w:ins w:id="60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607"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608" w:author="Jacek" w:date="2015-02-25T09:02:00Z"/>
                <w:rFonts w:ascii="Times New Roman" w:hAnsi="Times New Roman" w:cs="Times New Roman"/>
              </w:rPr>
            </w:pPr>
            <w:ins w:id="609"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610" w:author="Jacek" w:date="2015-02-25T09:09:00Z">
              <w:r>
                <w:rPr>
                  <w:rFonts w:ascii="Times New Roman" w:eastAsia="Times New Roman" w:hAnsi="Times New Roman" w:cs="Times New Roman"/>
                  <w:b/>
                  <w:sz w:val="24"/>
                </w:rPr>
                <w:t>6</w:t>
              </w:r>
            </w:ins>
            <w:ins w:id="611"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612" w:author="Jacek" w:date="2015-02-25T09:02:00Z"/>
                <w:rFonts w:ascii="Times New Roman" w:hAnsi="Times New Roman" w:cs="Times New Roman"/>
              </w:rPr>
            </w:pPr>
            <w:ins w:id="613"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614"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615" w:author="Jacek" w:date="2015-02-25T09:02:00Z"/>
                <w:rFonts w:ascii="Times New Roman" w:hAnsi="Times New Roman" w:cs="Times New Roman"/>
              </w:rPr>
            </w:pPr>
            <w:ins w:id="616"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617" w:author="Jacek" w:date="2015-02-25T09:02:00Z"/>
                <w:rFonts w:ascii="Times New Roman" w:hAnsi="Times New Roman" w:cs="Times New Roman"/>
              </w:rPr>
            </w:pPr>
            <w:ins w:id="618"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619"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620" w:author="Jacek" w:date="2015-02-25T09:02:00Z"/>
                <w:rFonts w:ascii="Times New Roman" w:hAnsi="Times New Roman" w:cs="Times New Roman"/>
              </w:rPr>
            </w:pPr>
            <w:ins w:id="621"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622" w:author="Jacek" w:date="2015-02-25T09:02:00Z"/>
                <w:rFonts w:ascii="Times New Roman" w:hAnsi="Times New Roman" w:cs="Times New Roman"/>
              </w:rPr>
            </w:pPr>
            <w:ins w:id="623"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624" w:author="Jacek" w:date="2015-02-25T09:02:00Z"/>
                <w:rFonts w:ascii="Times New Roman" w:hAnsi="Times New Roman" w:cs="Times New Roman"/>
              </w:rPr>
            </w:pPr>
            <w:ins w:id="625"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626" w:author="Jacek" w:date="2015-02-25T09:02:00Z"/>
                <w:rFonts w:ascii="Times New Roman" w:hAnsi="Times New Roman" w:cs="Times New Roman"/>
              </w:rPr>
            </w:pPr>
            <w:ins w:id="627"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628" w:author="Jacek" w:date="2015-02-25T09:02:00Z"/>
                <w:rFonts w:ascii="Times New Roman" w:hAnsi="Times New Roman" w:cs="Times New Roman"/>
              </w:rPr>
            </w:pPr>
            <w:ins w:id="629"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630" w:author="Jacek" w:date="2015-02-25T09:02:00Z"/>
                <w:rFonts w:ascii="Times New Roman" w:hAnsi="Times New Roman" w:cs="Times New Roman"/>
              </w:rPr>
            </w:pPr>
            <w:ins w:id="631"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632" w:author="Jacek" w:date="2015-02-25T09:02:00Z"/>
                <w:rFonts w:ascii="Times New Roman" w:hAnsi="Times New Roman" w:cs="Times New Roman"/>
              </w:rPr>
            </w:pPr>
            <w:ins w:id="633"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634" w:author="Jacek" w:date="2015-02-25T09:02:00Z"/>
                <w:rFonts w:ascii="Times New Roman" w:hAnsi="Times New Roman" w:cs="Times New Roman"/>
              </w:rPr>
            </w:pPr>
            <w:ins w:id="635"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636" w:author="Jacek" w:date="2015-02-25T09:02:00Z"/>
                <w:rFonts w:ascii="Times New Roman" w:hAnsi="Times New Roman" w:cs="Times New Roman"/>
              </w:rPr>
            </w:pPr>
            <w:ins w:id="637"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638" w:author="Jacek" w:date="2015-02-25T09:02:00Z"/>
                <w:rFonts w:ascii="Times New Roman" w:hAnsi="Times New Roman" w:cs="Times New Roman"/>
              </w:rPr>
            </w:pPr>
            <w:ins w:id="639" w:author="Jacek" w:date="2015-02-25T09:02:00Z">
              <w:r>
                <w:rPr>
                  <w:rFonts w:ascii="Times New Roman" w:eastAsia="Times New Roman" w:hAnsi="Times New Roman" w:cs="Times New Roman"/>
                </w:rPr>
                <w:t>Student clicks on “Yes”.</w:t>
              </w:r>
            </w:ins>
          </w:p>
          <w:p w14:paraId="1F720F6B" w14:textId="77777777" w:rsidR="00F21AE8" w:rsidRPr="00456D52" w:rsidRDefault="00F21AE8" w:rsidP="00680D8C">
            <w:pPr>
              <w:pStyle w:val="ListParagraph"/>
              <w:numPr>
                <w:ilvl w:val="0"/>
                <w:numId w:val="67"/>
              </w:numPr>
              <w:spacing w:line="256" w:lineRule="auto"/>
              <w:jc w:val="left"/>
              <w:rPr>
                <w:ins w:id="640" w:author="Jacek" w:date="2015-02-25T09:02:00Z"/>
                <w:rFonts w:ascii="Times New Roman" w:hAnsi="Times New Roman" w:cs="Times New Roman"/>
              </w:rPr>
            </w:pPr>
            <w:ins w:id="641"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642"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643" w:author="Jacek" w:date="2015-02-25T09:02:00Z"/>
                <w:rFonts w:ascii="Times New Roman" w:hAnsi="Times New Roman" w:cs="Times New Roman"/>
              </w:rPr>
            </w:pPr>
            <w:ins w:id="64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645" w:author="Jacek" w:date="2015-02-25T09:02:00Z"/>
                <w:rFonts w:ascii="Times New Roman" w:eastAsiaTheme="minorHAnsi" w:hAnsi="Times New Roman" w:cs="Times New Roman"/>
              </w:rPr>
            </w:pPr>
            <w:ins w:id="646"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647"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648" w:author="Jacek" w:date="2015-02-25T09:02:00Z"/>
                <w:rFonts w:ascii="Times New Roman" w:hAnsi="Times New Roman" w:cs="Times New Roman"/>
              </w:rPr>
            </w:pPr>
            <w:ins w:id="64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650" w:author="Jacek" w:date="2015-02-25T09:02:00Z"/>
                <w:rFonts w:ascii="Times New Roman" w:hAnsi="Times New Roman" w:cs="Times New Roman"/>
              </w:rPr>
            </w:pPr>
            <w:ins w:id="651"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652" w:author="Jacek" w:date="2015-02-25T09:02:00Z"/>
                <w:rFonts w:ascii="Times New Roman" w:hAnsi="Times New Roman" w:cs="Times New Roman"/>
              </w:rPr>
            </w:pPr>
            <w:ins w:id="653"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654"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655" w:author="Jacek" w:date="2015-02-25T09:02:00Z"/>
                <w:rFonts w:ascii="Times New Roman" w:hAnsi="Times New Roman" w:cs="Times New Roman"/>
              </w:rPr>
            </w:pPr>
            <w:ins w:id="65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657" w:author="Jacek" w:date="2015-02-25T09:02:00Z"/>
                <w:rFonts w:ascii="Times New Roman" w:eastAsiaTheme="minorHAnsi" w:hAnsi="Times New Roman" w:cs="Times New Roman"/>
              </w:rPr>
            </w:pPr>
            <w:ins w:id="658"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659" w:author="yamel peraza" w:date="2015-02-26T18:45:00Z"/>
        </w:rPr>
      </w:pPr>
    </w:p>
    <w:p w14:paraId="7DFAB1C5" w14:textId="77777777" w:rsidR="007F5506" w:rsidRDefault="007F5506" w:rsidP="00900A1E">
      <w:pPr>
        <w:rPr>
          <w:ins w:id="660" w:author="yamel peraza" w:date="2015-02-26T18:45:00Z"/>
        </w:rPr>
      </w:pPr>
    </w:p>
    <w:p w14:paraId="1582DFE2" w14:textId="77777777" w:rsidR="007F5506" w:rsidRDefault="007F5506" w:rsidP="00900A1E">
      <w:pPr>
        <w:rPr>
          <w:ins w:id="661" w:author="yamel peraza" w:date="2015-02-26T18:45:00Z"/>
        </w:rPr>
      </w:pPr>
    </w:p>
    <w:p w14:paraId="58D3AAC1" w14:textId="77777777" w:rsidR="007F5506" w:rsidRDefault="007F5506" w:rsidP="00900A1E">
      <w:pPr>
        <w:rPr>
          <w:ins w:id="662" w:author="yamel peraza" w:date="2015-02-26T18:45:00Z"/>
        </w:rPr>
      </w:pPr>
    </w:p>
    <w:p w14:paraId="4B4A9D28" w14:textId="77777777" w:rsidR="007F5506" w:rsidRDefault="007F5506" w:rsidP="00900A1E">
      <w:pPr>
        <w:rPr>
          <w:ins w:id="663" w:author="yamel peraza" w:date="2015-02-26T18:45:00Z"/>
        </w:rPr>
      </w:pPr>
    </w:p>
    <w:p w14:paraId="087BE8B8" w14:textId="77777777" w:rsidR="007F5506" w:rsidRDefault="007F5506" w:rsidP="00900A1E">
      <w:pPr>
        <w:rPr>
          <w:ins w:id="664" w:author="yamel peraza" w:date="2015-02-26T18:45:00Z"/>
        </w:rPr>
      </w:pPr>
    </w:p>
    <w:p w14:paraId="149B7E83" w14:textId="77777777" w:rsidR="007F5506" w:rsidRDefault="007F5506" w:rsidP="00900A1E">
      <w:pPr>
        <w:rPr>
          <w:ins w:id="665" w:author="yamel peraza" w:date="2015-02-26T18:45:00Z"/>
        </w:rPr>
      </w:pPr>
    </w:p>
    <w:p w14:paraId="2C512CC0" w14:textId="77777777" w:rsidR="007F5506" w:rsidRDefault="007F5506" w:rsidP="00900A1E">
      <w:pPr>
        <w:rPr>
          <w:ins w:id="666" w:author="yamel peraza" w:date="2015-02-26T18:45:00Z"/>
        </w:rPr>
      </w:pPr>
    </w:p>
    <w:p w14:paraId="412E8E54" w14:textId="77777777" w:rsidR="007F5506" w:rsidRDefault="007F5506" w:rsidP="00900A1E">
      <w:pPr>
        <w:rPr>
          <w:ins w:id="667" w:author="yamel peraza" w:date="2015-02-26T18:45:00Z"/>
        </w:rPr>
      </w:pPr>
    </w:p>
    <w:p w14:paraId="697F56B9" w14:textId="748E08EF" w:rsidR="00273E04" w:rsidDel="003E009E" w:rsidRDefault="00273E04" w:rsidP="00273E04">
      <w:pPr>
        <w:rPr>
          <w:ins w:id="668" w:author="Jacek" w:date="2015-02-27T13:09:00Z"/>
          <w:del w:id="66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273E04" w:rsidRPr="00DE75FA" w14:paraId="57D1CD8B" w14:textId="77777777" w:rsidTr="00273E04">
        <w:trPr>
          <w:ins w:id="670" w:author="Jacek" w:date="2015-02-27T13:09:00Z"/>
        </w:trPr>
        <w:tc>
          <w:tcPr>
            <w:tcW w:w="3708" w:type="dxa"/>
            <w:tcMar>
              <w:top w:w="100" w:type="dxa"/>
              <w:left w:w="115" w:type="dxa"/>
              <w:bottom w:w="100" w:type="dxa"/>
              <w:right w:w="115" w:type="dxa"/>
            </w:tcMar>
          </w:tcPr>
          <w:p w14:paraId="552EE98C" w14:textId="07F9BB5A" w:rsidR="00273E04" w:rsidRPr="00DE75FA" w:rsidRDefault="00273E04" w:rsidP="00273E04">
            <w:pPr>
              <w:spacing w:after="0" w:line="360" w:lineRule="auto"/>
              <w:rPr>
                <w:ins w:id="671" w:author="Jacek" w:date="2015-02-27T13:09:00Z"/>
                <w:rFonts w:ascii="Times New Roman" w:hAnsi="Times New Roman" w:cs="Times New Roman"/>
              </w:rPr>
            </w:pPr>
            <w:ins w:id="672" w:author="Jacek" w:date="2015-02-27T13:09: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w:t>
              </w:r>
            </w:ins>
            <w:ins w:id="673" w:author="yamel peraza" w:date="2015-03-18T15:11:00Z">
              <w:r w:rsidR="003E009E">
                <w:rPr>
                  <w:rFonts w:ascii="Times New Roman" w:eastAsia="Times New Roman" w:hAnsi="Times New Roman" w:cs="Times New Roman"/>
                  <w:b/>
                  <w:sz w:val="24"/>
                </w:rPr>
                <w:t>07</w:t>
              </w:r>
            </w:ins>
            <w:ins w:id="674" w:author="Jacek" w:date="2015-02-27T13:09:00Z">
              <w:del w:id="675" w:author="yamel peraza" w:date="2015-03-18T15:11:00Z">
                <w:r w:rsidDel="003E009E">
                  <w:rPr>
                    <w:rFonts w:ascii="Times New Roman" w:eastAsia="Times New Roman" w:hAnsi="Times New Roman" w:cs="Times New Roman"/>
                    <w:b/>
                    <w:sz w:val="24"/>
                  </w:rPr>
                  <w:delText>10</w:delText>
                </w:r>
              </w:del>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3C280BF" w14:textId="716DCAC1" w:rsidR="00273E04" w:rsidRPr="00DE75FA" w:rsidRDefault="00273E04" w:rsidP="00273E04">
            <w:pPr>
              <w:spacing w:after="0" w:line="360" w:lineRule="auto"/>
              <w:rPr>
                <w:ins w:id="676" w:author="Jacek" w:date="2015-02-27T13:09:00Z"/>
                <w:rFonts w:ascii="Times New Roman" w:hAnsi="Times New Roman" w:cs="Times New Roman"/>
              </w:rPr>
            </w:pPr>
            <w:ins w:id="677" w:author="Jacek" w:date="2015-02-27T13:09:00Z">
              <w:r>
                <w:rPr>
                  <w:rFonts w:ascii="Times New Roman" w:eastAsia="Times New Roman" w:hAnsi="Times New Roman" w:cs="Times New Roman"/>
                  <w:b/>
                  <w:sz w:val="24"/>
                </w:rPr>
                <w:t>Select all users</w:t>
              </w:r>
            </w:ins>
          </w:p>
        </w:tc>
      </w:tr>
      <w:tr w:rsidR="00273E04" w:rsidRPr="00DE75FA" w14:paraId="37FFC385" w14:textId="77777777" w:rsidTr="00273E04">
        <w:trPr>
          <w:ins w:id="678" w:author="Jacek" w:date="2015-02-27T13:09:00Z"/>
        </w:trPr>
        <w:tc>
          <w:tcPr>
            <w:tcW w:w="3708" w:type="dxa"/>
            <w:shd w:val="clear" w:color="auto" w:fill="BDD6EE"/>
            <w:tcMar>
              <w:top w:w="100" w:type="dxa"/>
              <w:left w:w="115" w:type="dxa"/>
              <w:bottom w:w="100" w:type="dxa"/>
              <w:right w:w="115" w:type="dxa"/>
            </w:tcMar>
          </w:tcPr>
          <w:p w14:paraId="26C72324" w14:textId="77777777" w:rsidR="00273E04" w:rsidRPr="00DE75FA" w:rsidRDefault="00273E04" w:rsidP="00273E04">
            <w:pPr>
              <w:spacing w:after="0" w:line="360" w:lineRule="auto"/>
              <w:rPr>
                <w:ins w:id="679" w:author="Jacek" w:date="2015-02-27T13:09:00Z"/>
                <w:rFonts w:ascii="Times New Roman" w:hAnsi="Times New Roman" w:cs="Times New Roman"/>
              </w:rPr>
            </w:pPr>
            <w:ins w:id="680" w:author="Jacek" w:date="2015-02-27T13:09: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09BE728" w14:textId="046999EB" w:rsidR="00273E04" w:rsidRPr="00DE75FA" w:rsidRDefault="00273E04" w:rsidP="00273E04">
            <w:pPr>
              <w:spacing w:after="0" w:line="360" w:lineRule="auto"/>
              <w:rPr>
                <w:ins w:id="681" w:author="Jacek" w:date="2015-02-27T13:09:00Z"/>
                <w:rFonts w:ascii="Times New Roman" w:hAnsi="Times New Roman" w:cs="Times New Roman"/>
              </w:rPr>
            </w:pPr>
            <w:ins w:id="682" w:author="Jacek" w:date="2015-02-27T13:09:00Z">
              <w:r>
                <w:rPr>
                  <w:rFonts w:ascii="Times New Roman" w:eastAsia="Times New Roman" w:hAnsi="Times New Roman" w:cs="Times New Roman"/>
                  <w:sz w:val="24"/>
                </w:rPr>
                <w:t>Head Professor</w:t>
              </w:r>
            </w:ins>
          </w:p>
        </w:tc>
      </w:tr>
      <w:tr w:rsidR="00273E04" w:rsidRPr="00DE75FA" w14:paraId="423247D8" w14:textId="77777777" w:rsidTr="00273E04">
        <w:trPr>
          <w:ins w:id="683" w:author="Jacek" w:date="2015-02-27T13:09:00Z"/>
        </w:trPr>
        <w:tc>
          <w:tcPr>
            <w:tcW w:w="3708" w:type="dxa"/>
            <w:tcMar>
              <w:top w:w="100" w:type="dxa"/>
              <w:left w:w="115" w:type="dxa"/>
              <w:bottom w:w="100" w:type="dxa"/>
              <w:right w:w="115" w:type="dxa"/>
            </w:tcMar>
          </w:tcPr>
          <w:p w14:paraId="69FCA4EC" w14:textId="77777777" w:rsidR="00273E04" w:rsidRPr="00DE75FA" w:rsidRDefault="00273E04" w:rsidP="00273E04">
            <w:pPr>
              <w:spacing w:after="0" w:line="360" w:lineRule="auto"/>
              <w:rPr>
                <w:ins w:id="684" w:author="Jacek" w:date="2015-02-27T13:09:00Z"/>
                <w:rFonts w:ascii="Times New Roman" w:hAnsi="Times New Roman" w:cs="Times New Roman"/>
              </w:rPr>
            </w:pPr>
            <w:ins w:id="685" w:author="Jacek" w:date="2015-02-27T13:09: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F35045F" w14:textId="77777777" w:rsidR="00273E04" w:rsidRDefault="00273E04" w:rsidP="00273E04">
            <w:pPr>
              <w:pStyle w:val="ListParagraph"/>
              <w:numPr>
                <w:ilvl w:val="0"/>
                <w:numId w:val="79"/>
              </w:numPr>
              <w:spacing w:line="256" w:lineRule="auto"/>
              <w:jc w:val="left"/>
              <w:rPr>
                <w:ins w:id="686" w:author="Jacek" w:date="2015-02-27T13:12:00Z"/>
                <w:rFonts w:ascii="Times New Roman" w:hAnsi="Times New Roman" w:cs="Times New Roman"/>
              </w:rPr>
            </w:pPr>
            <w:ins w:id="687" w:author="Jacek" w:date="2015-02-27T13:12:00Z">
              <w:r>
                <w:rPr>
                  <w:rFonts w:ascii="Times New Roman" w:hAnsi="Times New Roman" w:cs="Times New Roman"/>
                </w:rPr>
                <w:t>Head Professor clicks on “View All Users” button.</w:t>
              </w:r>
            </w:ins>
          </w:p>
          <w:p w14:paraId="4B30C033" w14:textId="77777777" w:rsidR="00273E04" w:rsidRDefault="00273E04">
            <w:pPr>
              <w:pStyle w:val="ListParagraph"/>
              <w:numPr>
                <w:ilvl w:val="0"/>
                <w:numId w:val="79"/>
              </w:numPr>
              <w:spacing w:line="256" w:lineRule="auto"/>
              <w:jc w:val="left"/>
              <w:rPr>
                <w:ins w:id="688" w:author="Jacek" w:date="2015-02-27T13:12:00Z"/>
                <w:rFonts w:ascii="Times New Roman" w:hAnsi="Times New Roman" w:cs="Times New Roman"/>
              </w:rPr>
              <w:pPrChange w:id="689" w:author="Jacek" w:date="2015-02-27T13:10:00Z">
                <w:pPr>
                  <w:pStyle w:val="ListParagraph"/>
                  <w:numPr>
                    <w:numId w:val="67"/>
                  </w:numPr>
                  <w:spacing w:line="256" w:lineRule="auto"/>
                  <w:ind w:hanging="360"/>
                  <w:jc w:val="left"/>
                </w:pPr>
              </w:pPrChange>
            </w:pPr>
            <w:ins w:id="690" w:author="Jacek" w:date="2015-02-27T13:12:00Z">
              <w:r>
                <w:rPr>
                  <w:rFonts w:ascii="Times New Roman" w:hAnsi="Times New Roman" w:cs="Times New Roman"/>
                </w:rPr>
                <w:t>System navigates to the user management page.</w:t>
              </w:r>
            </w:ins>
          </w:p>
          <w:p w14:paraId="75736C70" w14:textId="77777777" w:rsidR="00273E04" w:rsidRDefault="00273E04">
            <w:pPr>
              <w:pStyle w:val="ListParagraph"/>
              <w:numPr>
                <w:ilvl w:val="0"/>
                <w:numId w:val="79"/>
              </w:numPr>
              <w:spacing w:line="256" w:lineRule="auto"/>
              <w:jc w:val="left"/>
              <w:rPr>
                <w:ins w:id="691" w:author="Jacek" w:date="2015-02-27T13:15:00Z"/>
                <w:rFonts w:ascii="Times New Roman" w:hAnsi="Times New Roman" w:cs="Times New Roman"/>
              </w:rPr>
              <w:pPrChange w:id="692" w:author="Jacek" w:date="2015-02-27T13:10:00Z">
                <w:pPr>
                  <w:pStyle w:val="ListParagraph"/>
                  <w:numPr>
                    <w:numId w:val="67"/>
                  </w:numPr>
                  <w:spacing w:line="256" w:lineRule="auto"/>
                  <w:ind w:hanging="360"/>
                  <w:jc w:val="left"/>
                </w:pPr>
              </w:pPrChange>
            </w:pPr>
            <w:ins w:id="693" w:author="Jacek" w:date="2015-02-27T13:14:00Z">
              <w:r>
                <w:rPr>
                  <w:rFonts w:ascii="Times New Roman" w:hAnsi="Times New Roman" w:cs="Times New Roman"/>
                </w:rPr>
                <w:t xml:space="preserve">Head Professor clicks on </w:t>
              </w:r>
            </w:ins>
            <w:ins w:id="694" w:author="Jacek" w:date="2015-02-27T13:15:00Z">
              <w:r>
                <w:rPr>
                  <w:rFonts w:ascii="Times New Roman" w:hAnsi="Times New Roman" w:cs="Times New Roman"/>
                </w:rPr>
                <w:t>“Select All” checkbox.</w:t>
              </w:r>
            </w:ins>
          </w:p>
          <w:p w14:paraId="77097DF6" w14:textId="1AE16E2D" w:rsidR="00273E04" w:rsidRPr="00456D52" w:rsidRDefault="00273E04">
            <w:pPr>
              <w:pStyle w:val="ListParagraph"/>
              <w:numPr>
                <w:ilvl w:val="0"/>
                <w:numId w:val="79"/>
              </w:numPr>
              <w:spacing w:line="256" w:lineRule="auto"/>
              <w:jc w:val="left"/>
              <w:rPr>
                <w:ins w:id="695" w:author="Jacek" w:date="2015-02-27T13:09:00Z"/>
                <w:rFonts w:ascii="Times New Roman" w:hAnsi="Times New Roman" w:cs="Times New Roman"/>
              </w:rPr>
              <w:pPrChange w:id="696" w:author="Jacek" w:date="2015-02-27T13:10:00Z">
                <w:pPr>
                  <w:pStyle w:val="ListParagraph"/>
                  <w:numPr>
                    <w:numId w:val="67"/>
                  </w:numPr>
                  <w:spacing w:line="256" w:lineRule="auto"/>
                  <w:ind w:hanging="360"/>
                  <w:jc w:val="left"/>
                </w:pPr>
              </w:pPrChange>
            </w:pPr>
            <w:ins w:id="697" w:author="Jacek" w:date="2015-02-27T13:15:00Z">
              <w:r>
                <w:rPr>
                  <w:rFonts w:ascii="Times New Roman" w:hAnsi="Times New Roman" w:cs="Times New Roman"/>
                </w:rPr>
                <w:t xml:space="preserve">System </w:t>
              </w:r>
            </w:ins>
            <w:ins w:id="698" w:author="Jacek" w:date="2015-02-27T13:17:00Z">
              <w:r>
                <w:rPr>
                  <w:rFonts w:ascii="Times New Roman" w:hAnsi="Times New Roman" w:cs="Times New Roman"/>
                </w:rPr>
                <w:t>checks all checkboxes associated with users.</w:t>
              </w:r>
            </w:ins>
          </w:p>
        </w:tc>
      </w:tr>
      <w:tr w:rsidR="00273E04" w:rsidRPr="00DE75FA" w14:paraId="22B1FFE7" w14:textId="77777777" w:rsidTr="00273E04">
        <w:trPr>
          <w:ins w:id="699" w:author="Jacek" w:date="2015-02-27T13:09:00Z"/>
        </w:trPr>
        <w:tc>
          <w:tcPr>
            <w:tcW w:w="3708" w:type="dxa"/>
            <w:shd w:val="clear" w:color="auto" w:fill="BDD6EE"/>
            <w:tcMar>
              <w:top w:w="100" w:type="dxa"/>
              <w:left w:w="115" w:type="dxa"/>
              <w:bottom w:w="100" w:type="dxa"/>
              <w:right w:w="115" w:type="dxa"/>
            </w:tcMar>
          </w:tcPr>
          <w:p w14:paraId="1DFAFE84" w14:textId="6813E9FD" w:rsidR="00273E04" w:rsidRPr="00DE75FA" w:rsidRDefault="00273E04" w:rsidP="00273E04">
            <w:pPr>
              <w:spacing w:after="0" w:line="360" w:lineRule="auto"/>
              <w:rPr>
                <w:ins w:id="700" w:author="Jacek" w:date="2015-02-27T13:09:00Z"/>
                <w:rFonts w:ascii="Times New Roman" w:hAnsi="Times New Roman" w:cs="Times New Roman"/>
              </w:rPr>
            </w:pPr>
            <w:ins w:id="701" w:author="Jacek" w:date="2015-02-27T13:09: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102C7A6" w14:textId="554C76CF" w:rsidR="00273E04" w:rsidRPr="002176F5" w:rsidRDefault="00273E04">
            <w:pPr>
              <w:pStyle w:val="ListParagraph"/>
              <w:spacing w:line="256" w:lineRule="auto"/>
              <w:jc w:val="left"/>
              <w:rPr>
                <w:ins w:id="702" w:author="Jacek" w:date="2015-02-27T13:09:00Z"/>
                <w:rFonts w:ascii="Times New Roman" w:eastAsiaTheme="minorHAnsi" w:hAnsi="Times New Roman" w:cs="Times New Roman"/>
              </w:rPr>
              <w:pPrChange w:id="703" w:author="Jacek" w:date="2015-02-27T13:17:00Z">
                <w:pPr>
                  <w:pStyle w:val="ListParagraph"/>
                  <w:numPr>
                    <w:numId w:val="68"/>
                  </w:numPr>
                  <w:spacing w:line="256" w:lineRule="auto"/>
                  <w:ind w:hanging="360"/>
                  <w:jc w:val="left"/>
                </w:pPr>
              </w:pPrChange>
            </w:pPr>
          </w:p>
        </w:tc>
      </w:tr>
      <w:tr w:rsidR="00273E04" w:rsidRPr="00DE75FA" w14:paraId="72E18113" w14:textId="77777777" w:rsidTr="00273E04">
        <w:trPr>
          <w:ins w:id="704" w:author="Jacek" w:date="2015-02-27T13:09:00Z"/>
        </w:trPr>
        <w:tc>
          <w:tcPr>
            <w:tcW w:w="3708" w:type="dxa"/>
            <w:tcMar>
              <w:top w:w="100" w:type="dxa"/>
              <w:left w:w="115" w:type="dxa"/>
              <w:bottom w:w="100" w:type="dxa"/>
              <w:right w:w="115" w:type="dxa"/>
            </w:tcMar>
          </w:tcPr>
          <w:p w14:paraId="21B2F72B" w14:textId="77777777" w:rsidR="00273E04" w:rsidRPr="00DE75FA" w:rsidRDefault="00273E04" w:rsidP="00273E04">
            <w:pPr>
              <w:spacing w:after="0" w:line="360" w:lineRule="auto"/>
              <w:rPr>
                <w:ins w:id="705" w:author="Jacek" w:date="2015-02-27T13:09:00Z"/>
                <w:rFonts w:ascii="Times New Roman" w:hAnsi="Times New Roman" w:cs="Times New Roman"/>
              </w:rPr>
            </w:pPr>
            <w:ins w:id="706" w:author="Jacek" w:date="2015-02-27T13:09: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8D8EBC1" w14:textId="77777777" w:rsidR="00273E04" w:rsidRDefault="00273E04" w:rsidP="00273E04">
            <w:pPr>
              <w:pStyle w:val="ListParagraph"/>
              <w:numPr>
                <w:ilvl w:val="0"/>
                <w:numId w:val="55"/>
              </w:numPr>
              <w:spacing w:line="256" w:lineRule="auto"/>
              <w:jc w:val="left"/>
              <w:rPr>
                <w:ins w:id="707" w:author="Jacek" w:date="2015-02-27T13:14:00Z"/>
                <w:rFonts w:ascii="Times New Roman" w:hAnsi="Times New Roman" w:cs="Times New Roman"/>
              </w:rPr>
            </w:pPr>
            <w:ins w:id="708" w:author="Jacek" w:date="2015-02-27T13:14:00Z">
              <w:r>
                <w:rPr>
                  <w:rFonts w:ascii="Times New Roman" w:hAnsi="Times New Roman" w:cs="Times New Roman"/>
                </w:rPr>
                <w:t>Head Professor is logged in.</w:t>
              </w:r>
            </w:ins>
          </w:p>
          <w:p w14:paraId="2A4D4F21" w14:textId="74D92A0B" w:rsidR="00273E04" w:rsidRPr="00456D52" w:rsidRDefault="00273E04" w:rsidP="00273E04">
            <w:pPr>
              <w:pStyle w:val="ListParagraph"/>
              <w:numPr>
                <w:ilvl w:val="0"/>
                <w:numId w:val="55"/>
              </w:numPr>
              <w:spacing w:line="256" w:lineRule="auto"/>
              <w:jc w:val="left"/>
              <w:rPr>
                <w:ins w:id="709" w:author="Jacek" w:date="2015-02-27T13:09:00Z"/>
                <w:rFonts w:ascii="Times New Roman" w:hAnsi="Times New Roman" w:cs="Times New Roman"/>
              </w:rPr>
            </w:pPr>
            <w:ins w:id="710" w:author="Jacek" w:date="2015-02-27T13:14:00Z">
              <w:r>
                <w:rPr>
                  <w:rFonts w:ascii="Times New Roman" w:hAnsi="Times New Roman" w:cs="Times New Roman"/>
                </w:rPr>
                <w:t>Head Professor has navigated to admin dashboard.</w:t>
              </w:r>
            </w:ins>
          </w:p>
        </w:tc>
      </w:tr>
      <w:tr w:rsidR="00273E04" w:rsidRPr="00DE75FA" w14:paraId="1B57BBD4" w14:textId="77777777" w:rsidTr="00273E04">
        <w:trPr>
          <w:ins w:id="711" w:author="Jacek" w:date="2015-02-27T13:09:00Z"/>
        </w:trPr>
        <w:tc>
          <w:tcPr>
            <w:tcW w:w="3708" w:type="dxa"/>
            <w:shd w:val="clear" w:color="auto" w:fill="BDD6EE"/>
            <w:tcMar>
              <w:top w:w="100" w:type="dxa"/>
              <w:left w:w="115" w:type="dxa"/>
              <w:bottom w:w="100" w:type="dxa"/>
              <w:right w:w="115" w:type="dxa"/>
            </w:tcMar>
          </w:tcPr>
          <w:p w14:paraId="502198CF" w14:textId="77777777" w:rsidR="00273E04" w:rsidRPr="00DE75FA" w:rsidRDefault="00273E04" w:rsidP="00273E04">
            <w:pPr>
              <w:spacing w:after="0" w:line="360" w:lineRule="auto"/>
              <w:rPr>
                <w:ins w:id="712" w:author="Jacek" w:date="2015-02-27T13:09:00Z"/>
                <w:rFonts w:ascii="Times New Roman" w:hAnsi="Times New Roman" w:cs="Times New Roman"/>
              </w:rPr>
            </w:pPr>
            <w:ins w:id="713" w:author="Jacek" w:date="2015-02-27T13:09: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3F00E0C" w14:textId="6C91B869" w:rsidR="00273E04" w:rsidRPr="00D94FC9" w:rsidRDefault="00273E04" w:rsidP="00273E04">
            <w:pPr>
              <w:pStyle w:val="ListParagraph"/>
              <w:numPr>
                <w:ilvl w:val="0"/>
                <w:numId w:val="56"/>
              </w:numPr>
              <w:spacing w:line="256" w:lineRule="auto"/>
              <w:jc w:val="left"/>
              <w:rPr>
                <w:ins w:id="714" w:author="Jacek" w:date="2015-02-27T13:09:00Z"/>
                <w:rFonts w:ascii="Times New Roman" w:eastAsiaTheme="minorHAnsi" w:hAnsi="Times New Roman" w:cs="Times New Roman"/>
              </w:rPr>
            </w:pPr>
            <w:ins w:id="715" w:author="Jacek" w:date="2015-02-27T13:18:00Z">
              <w:r>
                <w:rPr>
                  <w:rFonts w:ascii="Times New Roman" w:hAnsi="Times New Roman" w:cs="Times New Roman"/>
                </w:rPr>
                <w:t>Head Professor</w:t>
              </w:r>
            </w:ins>
            <w:ins w:id="716" w:author="Jacek" w:date="2015-02-27T13:09:00Z">
              <w:r>
                <w:rPr>
                  <w:rFonts w:ascii="Times New Roman" w:hAnsi="Times New Roman" w:cs="Times New Roman"/>
                </w:rPr>
                <w:t xml:space="preserve"> successfully </w:t>
              </w:r>
            </w:ins>
            <w:ins w:id="717" w:author="Jacek" w:date="2015-02-27T13:18:00Z">
              <w:r>
                <w:rPr>
                  <w:rFonts w:ascii="Times New Roman" w:hAnsi="Times New Roman" w:cs="Times New Roman"/>
                </w:rPr>
                <w:t>selects all users.</w:t>
              </w:r>
            </w:ins>
          </w:p>
        </w:tc>
      </w:tr>
    </w:tbl>
    <w:p w14:paraId="0FCD62D9" w14:textId="77777777" w:rsidR="00273E04" w:rsidRDefault="00273E04" w:rsidP="00273E04">
      <w:pPr>
        <w:rPr>
          <w:ins w:id="718" w:author="Jacek" w:date="2015-02-27T13:09:00Z"/>
        </w:rPr>
      </w:pPr>
    </w:p>
    <w:p w14:paraId="69262DA9" w14:textId="77777777" w:rsidR="007F5506" w:rsidRDefault="007F5506" w:rsidP="00900A1E">
      <w:pPr>
        <w:rPr>
          <w:ins w:id="719" w:author="yamel peraza" w:date="2015-02-26T18:46: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DE75FA" w14:paraId="21FB012D" w14:textId="77777777" w:rsidTr="003E009E">
        <w:trPr>
          <w:ins w:id="720" w:author="yamel peraza" w:date="2015-03-18T15:11:00Z"/>
        </w:trPr>
        <w:tc>
          <w:tcPr>
            <w:tcW w:w="3708" w:type="dxa"/>
            <w:tcMar>
              <w:top w:w="100" w:type="dxa"/>
              <w:left w:w="115" w:type="dxa"/>
              <w:bottom w:w="100" w:type="dxa"/>
              <w:right w:w="115" w:type="dxa"/>
            </w:tcMar>
          </w:tcPr>
          <w:p w14:paraId="464467D5" w14:textId="64A8654F" w:rsidR="003E009E" w:rsidRPr="00DE75FA" w:rsidRDefault="003E009E" w:rsidP="003E009E">
            <w:pPr>
              <w:spacing w:after="0" w:line="360" w:lineRule="auto"/>
              <w:rPr>
                <w:ins w:id="721" w:author="yamel peraza" w:date="2015-03-18T15:11:00Z"/>
                <w:rFonts w:ascii="Times New Roman" w:hAnsi="Times New Roman" w:cs="Times New Roman"/>
              </w:rPr>
            </w:pPr>
            <w:ins w:id="722" w:author="yamel peraza" w:date="2015-03-18T15:11: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w:t>
              </w:r>
            </w:ins>
            <w:ins w:id="723" w:author="yamel peraza" w:date="2015-03-18T15:12:00Z">
              <w:r>
                <w:rPr>
                  <w:rFonts w:ascii="Times New Roman" w:eastAsia="Times New Roman" w:hAnsi="Times New Roman" w:cs="Times New Roman"/>
                  <w:b/>
                  <w:sz w:val="24"/>
                </w:rPr>
                <w:t>108</w:t>
              </w:r>
            </w:ins>
            <w:ins w:id="724" w:author="yamel peraza" w:date="2015-03-18T15:11: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4950207C" w14:textId="77777777" w:rsidR="003E009E" w:rsidRPr="00DE75FA" w:rsidRDefault="003E009E" w:rsidP="003E009E">
            <w:pPr>
              <w:spacing w:after="0" w:line="360" w:lineRule="auto"/>
              <w:rPr>
                <w:ins w:id="725" w:author="yamel peraza" w:date="2015-03-18T15:11:00Z"/>
                <w:rFonts w:ascii="Times New Roman" w:hAnsi="Times New Roman" w:cs="Times New Roman"/>
              </w:rPr>
            </w:pPr>
            <w:ins w:id="726" w:author="yamel peraza" w:date="2015-03-18T15:11:00Z">
              <w:r>
                <w:rPr>
                  <w:rFonts w:ascii="Times New Roman" w:eastAsia="Times New Roman" w:hAnsi="Times New Roman" w:cs="Times New Roman"/>
                  <w:b/>
                  <w:sz w:val="24"/>
                </w:rPr>
                <w:t>Request Virtual Machine</w:t>
              </w:r>
            </w:ins>
          </w:p>
        </w:tc>
      </w:tr>
      <w:tr w:rsidR="003E009E" w:rsidRPr="00915599" w14:paraId="3A2ED67F" w14:textId="77777777" w:rsidTr="003E009E">
        <w:trPr>
          <w:ins w:id="727" w:author="yamel peraza" w:date="2015-03-18T15:11:00Z"/>
        </w:trPr>
        <w:tc>
          <w:tcPr>
            <w:tcW w:w="3708" w:type="dxa"/>
            <w:tcMar>
              <w:top w:w="100" w:type="dxa"/>
              <w:left w:w="115" w:type="dxa"/>
              <w:bottom w:w="100" w:type="dxa"/>
              <w:right w:w="115" w:type="dxa"/>
            </w:tcMar>
          </w:tcPr>
          <w:p w14:paraId="3568E3CE" w14:textId="77777777" w:rsidR="003E009E" w:rsidRPr="00B608AA" w:rsidRDefault="003E009E" w:rsidP="003E009E">
            <w:pPr>
              <w:pStyle w:val="NormalWeb"/>
              <w:numPr>
                <w:ilvl w:val="0"/>
                <w:numId w:val="81"/>
              </w:numPr>
              <w:spacing w:before="0" w:beforeAutospacing="0" w:after="150" w:afterAutospacing="0" w:line="294" w:lineRule="atLeast"/>
              <w:ind w:left="150"/>
              <w:jc w:val="left"/>
              <w:rPr>
                <w:ins w:id="728" w:author="yamel peraza" w:date="2015-03-18T15:11:00Z"/>
                <w:rFonts w:ascii="Arial" w:hAnsi="Arial" w:cs="Arial"/>
                <w:color w:val="000000"/>
                <w:sz w:val="21"/>
                <w:szCs w:val="21"/>
              </w:rPr>
            </w:pPr>
            <w:ins w:id="729" w:author="yamel peraza" w:date="2015-03-18T15:11:00Z">
              <w:r>
                <w:rPr>
                  <w:b/>
                  <w:i/>
                </w:rPr>
                <w:t xml:space="preserve">User Story </w:t>
              </w:r>
              <w:r>
                <w:rPr>
                  <w:b/>
                </w:rPr>
                <w:t>#148</w:t>
              </w:r>
            </w:ins>
          </w:p>
          <w:p w14:paraId="13F8221E" w14:textId="77777777" w:rsidR="003E009E" w:rsidRPr="00DE75FA" w:rsidRDefault="003E009E" w:rsidP="003E009E">
            <w:pPr>
              <w:spacing w:after="0" w:line="360" w:lineRule="auto"/>
              <w:rPr>
                <w:ins w:id="730" w:author="yamel peraza" w:date="2015-03-18T15:11:00Z"/>
                <w:rFonts w:ascii="Times New Roman" w:eastAsia="Times New Roman" w:hAnsi="Times New Roman" w:cs="Times New Roman"/>
                <w:b/>
                <w:i/>
                <w:sz w:val="24"/>
              </w:rPr>
            </w:pPr>
          </w:p>
        </w:tc>
        <w:tc>
          <w:tcPr>
            <w:tcW w:w="5850" w:type="dxa"/>
            <w:tcMar>
              <w:top w:w="100" w:type="dxa"/>
              <w:left w:w="115" w:type="dxa"/>
              <w:bottom w:w="100" w:type="dxa"/>
              <w:right w:w="115" w:type="dxa"/>
            </w:tcMar>
          </w:tcPr>
          <w:p w14:paraId="314188EE" w14:textId="77777777" w:rsidR="003E009E" w:rsidRPr="00915599" w:rsidRDefault="003E009E" w:rsidP="003E009E">
            <w:pPr>
              <w:pStyle w:val="NormalWeb"/>
              <w:numPr>
                <w:ilvl w:val="0"/>
                <w:numId w:val="81"/>
              </w:numPr>
              <w:spacing w:before="0" w:beforeAutospacing="0" w:after="150" w:afterAutospacing="0" w:line="294" w:lineRule="atLeast"/>
              <w:ind w:left="150"/>
              <w:jc w:val="left"/>
              <w:rPr>
                <w:ins w:id="731" w:author="yamel peraza" w:date="2015-03-18T15:11:00Z"/>
                <w:rFonts w:asciiTheme="minorHAnsi" w:hAnsiTheme="minorHAnsi" w:cs="Arial"/>
                <w:color w:val="000000"/>
                <w:sz w:val="21"/>
                <w:szCs w:val="21"/>
              </w:rPr>
            </w:pPr>
            <w:ins w:id="732" w:author="yamel peraza" w:date="2015-03-18T15:11:00Z">
              <w:r w:rsidRPr="00B608AA">
                <w:rPr>
                  <w:rFonts w:asciiTheme="minorHAnsi" w:hAnsiTheme="minorHAnsi" w:cs="Arial"/>
                  <w:color w:val="000000"/>
                  <w:sz w:val="21"/>
                  <w:szCs w:val="21"/>
                </w:rPr>
                <w:t>As a student, I want to request a number of virtual machine resources to the head professor, so I have the opportunity to customize my virtual environment with the exact number of virtual machines, the image of preference, the amount of RAM and the storage amount needed for my project.</w:t>
              </w:r>
              <w:r>
                <w:rPr>
                  <w:rFonts w:asciiTheme="minorHAnsi" w:hAnsiTheme="minorHAnsi" w:cs="Arial"/>
                  <w:color w:val="000000"/>
                  <w:sz w:val="21"/>
                  <w:szCs w:val="21"/>
                </w:rPr>
                <w:t xml:space="preserve"> </w:t>
              </w:r>
            </w:ins>
          </w:p>
        </w:tc>
      </w:tr>
      <w:tr w:rsidR="003E009E" w:rsidRPr="00DE75FA" w14:paraId="416BD619" w14:textId="77777777" w:rsidTr="003E009E">
        <w:trPr>
          <w:ins w:id="733" w:author="yamel peraza" w:date="2015-03-18T15:11:00Z"/>
        </w:trPr>
        <w:tc>
          <w:tcPr>
            <w:tcW w:w="3708" w:type="dxa"/>
            <w:shd w:val="clear" w:color="auto" w:fill="BDD6EE"/>
            <w:tcMar>
              <w:top w:w="100" w:type="dxa"/>
              <w:left w:w="115" w:type="dxa"/>
              <w:bottom w:w="100" w:type="dxa"/>
              <w:right w:w="115" w:type="dxa"/>
            </w:tcMar>
          </w:tcPr>
          <w:p w14:paraId="31E79D48" w14:textId="77777777" w:rsidR="003E009E" w:rsidRPr="00DE75FA" w:rsidRDefault="003E009E" w:rsidP="003E009E">
            <w:pPr>
              <w:spacing w:after="0" w:line="360" w:lineRule="auto"/>
              <w:rPr>
                <w:ins w:id="734" w:author="yamel peraza" w:date="2015-03-18T15:11:00Z"/>
                <w:rFonts w:ascii="Times New Roman" w:hAnsi="Times New Roman" w:cs="Times New Roman"/>
              </w:rPr>
            </w:pPr>
            <w:ins w:id="735" w:author="yamel peraza" w:date="2015-03-18T15:11: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1D899026" w14:textId="77777777" w:rsidR="003E009E" w:rsidRPr="00DE75FA" w:rsidRDefault="003E009E" w:rsidP="003E009E">
            <w:pPr>
              <w:spacing w:after="0" w:line="360" w:lineRule="auto"/>
              <w:rPr>
                <w:ins w:id="736" w:author="yamel peraza" w:date="2015-03-18T15:11:00Z"/>
                <w:rFonts w:ascii="Times New Roman" w:hAnsi="Times New Roman" w:cs="Times New Roman"/>
              </w:rPr>
            </w:pPr>
            <w:ins w:id="737" w:author="yamel peraza" w:date="2015-03-18T15:11:00Z">
              <w:r>
                <w:rPr>
                  <w:rFonts w:ascii="Times New Roman" w:eastAsia="Times New Roman" w:hAnsi="Times New Roman" w:cs="Times New Roman"/>
                  <w:sz w:val="24"/>
                </w:rPr>
                <w:t>Student, email system</w:t>
              </w:r>
            </w:ins>
          </w:p>
        </w:tc>
      </w:tr>
      <w:tr w:rsidR="003E009E" w:rsidRPr="004C4963" w14:paraId="651A21AE" w14:textId="77777777" w:rsidTr="003E009E">
        <w:trPr>
          <w:ins w:id="738" w:author="yamel peraza" w:date="2015-03-18T15:11:00Z"/>
        </w:trPr>
        <w:tc>
          <w:tcPr>
            <w:tcW w:w="3708" w:type="dxa"/>
            <w:shd w:val="clear" w:color="auto" w:fill="auto"/>
            <w:tcMar>
              <w:top w:w="100" w:type="dxa"/>
              <w:left w:w="115" w:type="dxa"/>
              <w:bottom w:w="100" w:type="dxa"/>
              <w:right w:w="115" w:type="dxa"/>
            </w:tcMar>
          </w:tcPr>
          <w:p w14:paraId="6101642F" w14:textId="77777777" w:rsidR="003E009E" w:rsidRPr="00DE75FA" w:rsidRDefault="003E009E" w:rsidP="003E009E">
            <w:pPr>
              <w:spacing w:after="0" w:line="360" w:lineRule="auto"/>
              <w:rPr>
                <w:ins w:id="739" w:author="yamel peraza" w:date="2015-03-18T15:11:00Z"/>
                <w:rFonts w:ascii="Times New Roman" w:eastAsia="Times New Roman" w:hAnsi="Times New Roman" w:cs="Times New Roman"/>
                <w:b/>
                <w:i/>
                <w:sz w:val="24"/>
              </w:rPr>
            </w:pPr>
            <w:ins w:id="740" w:author="yamel peraza" w:date="2015-03-18T15:11:00Z">
              <w:r w:rsidRPr="00DE75FA">
                <w:rPr>
                  <w:rFonts w:ascii="Times New Roman" w:eastAsia="Times New Roman" w:hAnsi="Times New Roman" w:cs="Times New Roman"/>
                  <w:b/>
                  <w:i/>
                  <w:sz w:val="24"/>
                </w:rPr>
                <w:t>Entry Conditions</w:t>
              </w:r>
            </w:ins>
          </w:p>
        </w:tc>
        <w:tc>
          <w:tcPr>
            <w:tcW w:w="5850" w:type="dxa"/>
            <w:shd w:val="clear" w:color="auto" w:fill="auto"/>
            <w:tcMar>
              <w:top w:w="100" w:type="dxa"/>
              <w:left w:w="115" w:type="dxa"/>
              <w:bottom w:w="100" w:type="dxa"/>
              <w:right w:w="115" w:type="dxa"/>
            </w:tcMar>
          </w:tcPr>
          <w:p w14:paraId="0D6D3685" w14:textId="77777777" w:rsidR="003E009E" w:rsidRDefault="003E009E" w:rsidP="003E009E">
            <w:pPr>
              <w:pStyle w:val="ListParagraph"/>
              <w:numPr>
                <w:ilvl w:val="0"/>
                <w:numId w:val="56"/>
              </w:numPr>
              <w:jc w:val="left"/>
              <w:rPr>
                <w:ins w:id="741" w:author="yamel peraza" w:date="2015-03-18T15:11:00Z"/>
              </w:rPr>
            </w:pPr>
            <w:ins w:id="742" w:author="yamel peraza" w:date="2015-03-18T15:11:00Z">
              <w:r w:rsidRPr="00CE00A6">
                <w:t xml:space="preserve">Student </w:t>
              </w:r>
              <w:r>
                <w:t>has logged into Senior Project Website.</w:t>
              </w:r>
            </w:ins>
          </w:p>
          <w:p w14:paraId="31D13ED2" w14:textId="77777777" w:rsidR="003E009E" w:rsidRDefault="003E009E" w:rsidP="003E009E">
            <w:pPr>
              <w:pStyle w:val="ListParagraph"/>
              <w:numPr>
                <w:ilvl w:val="0"/>
                <w:numId w:val="56"/>
              </w:numPr>
              <w:jc w:val="left"/>
              <w:rPr>
                <w:ins w:id="743" w:author="yamel peraza" w:date="2015-03-18T15:11:00Z"/>
              </w:rPr>
            </w:pPr>
            <w:ins w:id="744" w:author="yamel peraza" w:date="2015-03-18T15:11:00Z">
              <w:r>
                <w:t>Current date is after deadline to choose a project.</w:t>
              </w:r>
            </w:ins>
          </w:p>
          <w:p w14:paraId="4363C219" w14:textId="77777777" w:rsidR="003E009E" w:rsidRPr="004C4963" w:rsidRDefault="003E009E" w:rsidP="003E009E">
            <w:pPr>
              <w:pStyle w:val="ListParagraph"/>
              <w:numPr>
                <w:ilvl w:val="0"/>
                <w:numId w:val="56"/>
              </w:numPr>
              <w:spacing w:after="0" w:line="360" w:lineRule="auto"/>
              <w:rPr>
                <w:ins w:id="745" w:author="yamel peraza" w:date="2015-03-18T15:11:00Z"/>
                <w:rFonts w:ascii="Times New Roman" w:eastAsia="Times New Roman" w:hAnsi="Times New Roman" w:cs="Times New Roman"/>
                <w:sz w:val="24"/>
              </w:rPr>
            </w:pPr>
            <w:ins w:id="746" w:author="yamel peraza" w:date="2015-03-18T15:11:00Z">
              <w:r>
                <w:t>Student is in project_details2 page.</w:t>
              </w:r>
            </w:ins>
          </w:p>
        </w:tc>
      </w:tr>
      <w:tr w:rsidR="003E009E" w:rsidRPr="00B608AA" w14:paraId="2C5E0B91" w14:textId="77777777" w:rsidTr="003E009E">
        <w:trPr>
          <w:ins w:id="747" w:author="yamel peraza" w:date="2015-03-18T15:11:00Z"/>
        </w:trPr>
        <w:tc>
          <w:tcPr>
            <w:tcW w:w="3708" w:type="dxa"/>
            <w:tcMar>
              <w:top w:w="100" w:type="dxa"/>
              <w:left w:w="115" w:type="dxa"/>
              <w:bottom w:w="100" w:type="dxa"/>
              <w:right w:w="115" w:type="dxa"/>
            </w:tcMar>
          </w:tcPr>
          <w:p w14:paraId="368AFFEE" w14:textId="77777777" w:rsidR="003E009E" w:rsidRPr="00DE75FA" w:rsidRDefault="003E009E" w:rsidP="003E009E">
            <w:pPr>
              <w:spacing w:after="0" w:line="360" w:lineRule="auto"/>
              <w:rPr>
                <w:ins w:id="748" w:author="yamel peraza" w:date="2015-03-18T15:11:00Z"/>
                <w:rFonts w:ascii="Times New Roman" w:hAnsi="Times New Roman" w:cs="Times New Roman"/>
              </w:rPr>
            </w:pPr>
            <w:ins w:id="749" w:author="yamel peraza" w:date="2015-03-18T15:11: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D8920A2" w14:textId="77777777" w:rsidR="003E009E" w:rsidRPr="00B608AA" w:rsidRDefault="003E009E" w:rsidP="003E009E">
            <w:pPr>
              <w:rPr>
                <w:ins w:id="750" w:author="yamel peraza" w:date="2015-03-18T15:11:00Z"/>
                <w:rFonts w:eastAsiaTheme="minorHAnsi"/>
              </w:rPr>
            </w:pPr>
          </w:p>
          <w:p w14:paraId="60B5B227" w14:textId="77777777" w:rsidR="003E009E" w:rsidRPr="006327E8" w:rsidRDefault="003E009E" w:rsidP="003E009E">
            <w:pPr>
              <w:pStyle w:val="ListParagraph"/>
              <w:numPr>
                <w:ilvl w:val="0"/>
                <w:numId w:val="71"/>
              </w:numPr>
              <w:jc w:val="left"/>
              <w:rPr>
                <w:ins w:id="751" w:author="yamel peraza" w:date="2015-03-18T15:11:00Z"/>
                <w:rFonts w:eastAsiaTheme="minorHAnsi"/>
              </w:rPr>
            </w:pPr>
            <w:ins w:id="752" w:author="yamel peraza" w:date="2015-03-18T15:11:00Z">
              <w:r>
                <w:t>Student clicks on Create VM-Request button in project_details2 page.</w:t>
              </w:r>
            </w:ins>
          </w:p>
          <w:p w14:paraId="35807110" w14:textId="77777777" w:rsidR="003E009E" w:rsidRPr="006327E8" w:rsidRDefault="003E009E" w:rsidP="003E009E">
            <w:pPr>
              <w:pStyle w:val="ListParagraph"/>
              <w:numPr>
                <w:ilvl w:val="0"/>
                <w:numId w:val="71"/>
              </w:numPr>
              <w:jc w:val="left"/>
              <w:rPr>
                <w:ins w:id="753" w:author="yamel peraza" w:date="2015-03-18T15:11:00Z"/>
                <w:rFonts w:eastAsiaTheme="minorHAnsi"/>
              </w:rPr>
            </w:pPr>
            <w:ins w:id="754" w:author="yamel peraza" w:date="2015-03-18T15:11:00Z">
              <w:r>
                <w:rPr>
                  <w:rFonts w:eastAsiaTheme="minorHAnsi"/>
                </w:rPr>
                <w:t xml:space="preserve">System navigates to </w:t>
              </w:r>
              <w:r w:rsidRPr="006327E8">
                <w:rPr>
                  <w:rFonts w:eastAsiaTheme="minorHAnsi"/>
                </w:rPr>
                <w:t>VM – Request page.</w:t>
              </w:r>
            </w:ins>
          </w:p>
          <w:p w14:paraId="1B7E460F" w14:textId="77777777" w:rsidR="003E009E" w:rsidRPr="00B608AA" w:rsidRDefault="003E009E" w:rsidP="003E009E">
            <w:pPr>
              <w:pStyle w:val="ListParagraph"/>
              <w:numPr>
                <w:ilvl w:val="0"/>
                <w:numId w:val="71"/>
              </w:numPr>
              <w:jc w:val="left"/>
              <w:rPr>
                <w:ins w:id="755" w:author="yamel peraza" w:date="2015-03-18T15:11:00Z"/>
                <w:rFonts w:eastAsiaTheme="minorHAnsi"/>
              </w:rPr>
            </w:pPr>
            <w:ins w:id="756" w:author="yamel peraza" w:date="2015-03-18T15:11:00Z">
              <w:r>
                <w:t>Student creates a VM request by selecting from drop down menus: the image, the amount of RAM, the storage and the number of VMs.</w:t>
              </w:r>
            </w:ins>
          </w:p>
          <w:p w14:paraId="56527FB8" w14:textId="77777777" w:rsidR="003E009E" w:rsidRPr="00B608AA" w:rsidRDefault="003E009E" w:rsidP="003E009E">
            <w:pPr>
              <w:pStyle w:val="ListParagraph"/>
              <w:numPr>
                <w:ilvl w:val="0"/>
                <w:numId w:val="71"/>
              </w:numPr>
              <w:jc w:val="left"/>
              <w:rPr>
                <w:ins w:id="757" w:author="yamel peraza" w:date="2015-03-18T15:11:00Z"/>
                <w:rFonts w:eastAsiaTheme="minorHAnsi"/>
              </w:rPr>
            </w:pPr>
            <w:ins w:id="758" w:author="yamel peraza" w:date="2015-03-18T15:11:00Z">
              <w:r>
                <w:t xml:space="preserve">System displays in drop down menus: the </w:t>
              </w:r>
              <w:r>
                <w:lastRenderedPageBreak/>
                <w:t xml:space="preserve">available image names in the system, the amount of RAM, the Storage amount and the number of virtual machines to choose from. </w:t>
              </w:r>
            </w:ins>
          </w:p>
          <w:p w14:paraId="35FAA09E" w14:textId="77777777" w:rsidR="003E009E" w:rsidRPr="006B028B" w:rsidRDefault="003E009E" w:rsidP="003E009E">
            <w:pPr>
              <w:pStyle w:val="ListParagraph"/>
              <w:numPr>
                <w:ilvl w:val="0"/>
                <w:numId w:val="71"/>
              </w:numPr>
              <w:jc w:val="left"/>
              <w:rPr>
                <w:ins w:id="759" w:author="yamel peraza" w:date="2015-03-18T15:11:00Z"/>
                <w:rFonts w:eastAsiaTheme="minorHAnsi"/>
              </w:rPr>
            </w:pPr>
            <w:ins w:id="760" w:author="yamel peraza" w:date="2015-03-18T15:11:00Z">
              <w:r>
                <w:t>Student clicks on “Submit” button.</w:t>
              </w:r>
            </w:ins>
          </w:p>
          <w:p w14:paraId="6AF0A104" w14:textId="77777777" w:rsidR="003E009E" w:rsidRPr="00B608AA" w:rsidRDefault="003E009E" w:rsidP="003E009E">
            <w:pPr>
              <w:pStyle w:val="ListParagraph"/>
              <w:numPr>
                <w:ilvl w:val="0"/>
                <w:numId w:val="71"/>
              </w:numPr>
              <w:jc w:val="left"/>
              <w:rPr>
                <w:ins w:id="761" w:author="yamel peraza" w:date="2015-03-18T15:11:00Z"/>
                <w:rFonts w:eastAsiaTheme="minorHAnsi"/>
              </w:rPr>
            </w:pPr>
            <w:ins w:id="762" w:author="yamel peraza" w:date="2015-03-18T15:11:00Z">
              <w:r>
                <w:t xml:space="preserve">System stores virtual machine request in database, and notifies Head Professor via email about request. </w:t>
              </w:r>
              <w:r w:rsidRPr="006327E8">
                <w:rPr>
                  <w:rFonts w:eastAsiaTheme="minorHAnsi"/>
                </w:rPr>
                <w:t xml:space="preserve">  </w:t>
              </w:r>
            </w:ins>
          </w:p>
        </w:tc>
      </w:tr>
      <w:tr w:rsidR="003E009E" w:rsidRPr="009A3FC6" w14:paraId="4856F8C3" w14:textId="77777777" w:rsidTr="003E009E">
        <w:trPr>
          <w:ins w:id="763" w:author="yamel peraza" w:date="2015-03-18T15:11:00Z"/>
        </w:trPr>
        <w:tc>
          <w:tcPr>
            <w:tcW w:w="3708" w:type="dxa"/>
            <w:shd w:val="clear" w:color="auto" w:fill="BDD6EE"/>
            <w:tcMar>
              <w:top w:w="100" w:type="dxa"/>
              <w:left w:w="115" w:type="dxa"/>
              <w:bottom w:w="100" w:type="dxa"/>
              <w:right w:w="115" w:type="dxa"/>
            </w:tcMar>
          </w:tcPr>
          <w:p w14:paraId="2EEE8FEB" w14:textId="77777777" w:rsidR="003E009E" w:rsidRPr="00DE75FA" w:rsidRDefault="003E009E" w:rsidP="003E009E">
            <w:pPr>
              <w:spacing w:after="0" w:line="360" w:lineRule="auto"/>
              <w:rPr>
                <w:ins w:id="764" w:author="yamel peraza" w:date="2015-03-18T15:11:00Z"/>
                <w:rFonts w:ascii="Times New Roman" w:hAnsi="Times New Roman" w:cs="Times New Roman"/>
              </w:rPr>
            </w:pPr>
            <w:ins w:id="765" w:author="yamel peraza" w:date="2015-03-18T15:11: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111406D6" w14:textId="77777777" w:rsidR="003E009E" w:rsidRPr="009A3FC6" w:rsidRDefault="003E009E" w:rsidP="003E009E">
            <w:pPr>
              <w:pStyle w:val="ListParagraph"/>
              <w:numPr>
                <w:ilvl w:val="0"/>
                <w:numId w:val="80"/>
              </w:numPr>
              <w:jc w:val="left"/>
              <w:rPr>
                <w:ins w:id="766" w:author="yamel peraza" w:date="2015-03-18T15:11:00Z"/>
                <w:rFonts w:eastAsiaTheme="minorHAnsi"/>
              </w:rPr>
            </w:pPr>
            <w:ins w:id="767" w:author="yamel peraza" w:date="2015-03-18T15:11:00Z">
              <w:r>
                <w:rPr>
                  <w:rFonts w:eastAsiaTheme="minorHAnsi"/>
                </w:rPr>
                <w:t>{From step 3} Student selects virtual machine</w:t>
              </w:r>
              <w:r w:rsidRPr="004C2E8A">
                <w:rPr>
                  <w:rFonts w:eastAsiaTheme="minorHAnsi"/>
                </w:rPr>
                <w:t xml:space="preserve"> settings but does not click </w:t>
              </w:r>
              <w:r>
                <w:rPr>
                  <w:rFonts w:eastAsiaTheme="minorHAnsi"/>
                </w:rPr>
                <w:t>on “S</w:t>
              </w:r>
              <w:r w:rsidRPr="004C2E8A">
                <w:rPr>
                  <w:rFonts w:eastAsiaTheme="minorHAnsi"/>
                </w:rPr>
                <w:t>ubmit</w:t>
              </w:r>
              <w:r>
                <w:rPr>
                  <w:rFonts w:eastAsiaTheme="minorHAnsi"/>
                </w:rPr>
                <w:t>”</w:t>
              </w:r>
              <w:r w:rsidRPr="004C2E8A">
                <w:rPr>
                  <w:rFonts w:eastAsiaTheme="minorHAnsi"/>
                </w:rPr>
                <w:t xml:space="preserve"> button and navigates away to a different page.</w:t>
              </w:r>
              <w:r>
                <w:rPr>
                  <w:rFonts w:eastAsiaTheme="minorHAnsi"/>
                </w:rPr>
                <w:t xml:space="preserve"> Then, system considers virtual machine</w:t>
              </w:r>
              <w:r w:rsidRPr="004C2E8A">
                <w:rPr>
                  <w:rFonts w:eastAsiaTheme="minorHAnsi"/>
                </w:rPr>
                <w:t xml:space="preserve"> request invalid and destroyed.</w:t>
              </w:r>
            </w:ins>
          </w:p>
        </w:tc>
      </w:tr>
      <w:tr w:rsidR="003E009E" w:rsidRPr="004C2E8A" w14:paraId="391AEAB3" w14:textId="77777777" w:rsidTr="003E009E">
        <w:trPr>
          <w:ins w:id="768" w:author="yamel peraza" w:date="2015-03-18T15:11:00Z"/>
        </w:trPr>
        <w:tc>
          <w:tcPr>
            <w:tcW w:w="3708" w:type="dxa"/>
            <w:shd w:val="clear" w:color="auto" w:fill="BDD6EE"/>
            <w:tcMar>
              <w:top w:w="100" w:type="dxa"/>
              <w:left w:w="115" w:type="dxa"/>
              <w:bottom w:w="100" w:type="dxa"/>
              <w:right w:w="115" w:type="dxa"/>
            </w:tcMar>
          </w:tcPr>
          <w:p w14:paraId="4B923372" w14:textId="77777777" w:rsidR="003E009E" w:rsidRPr="00DE75FA" w:rsidRDefault="003E009E" w:rsidP="003E009E">
            <w:pPr>
              <w:spacing w:after="0" w:line="360" w:lineRule="auto"/>
              <w:rPr>
                <w:ins w:id="769" w:author="yamel peraza" w:date="2015-03-18T15:11:00Z"/>
                <w:rFonts w:ascii="Times New Roman" w:hAnsi="Times New Roman" w:cs="Times New Roman"/>
              </w:rPr>
            </w:pPr>
            <w:ins w:id="770" w:author="yamel peraza" w:date="2015-03-18T15:11: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42CC77C0" w14:textId="77777777" w:rsidR="003E009E" w:rsidRPr="004C2E8A" w:rsidRDefault="003E009E" w:rsidP="003E009E">
            <w:pPr>
              <w:pStyle w:val="ListParagraph"/>
              <w:numPr>
                <w:ilvl w:val="0"/>
                <w:numId w:val="69"/>
              </w:numPr>
              <w:jc w:val="left"/>
              <w:rPr>
                <w:ins w:id="771" w:author="yamel peraza" w:date="2015-03-18T15:11:00Z"/>
                <w:rFonts w:ascii="Times New Roman" w:eastAsiaTheme="minorHAnsi" w:hAnsi="Times New Roman" w:cs="Times New Roman"/>
              </w:rPr>
            </w:pPr>
            <w:ins w:id="772" w:author="yamel peraza" w:date="2015-03-18T15:11:00Z">
              <w:r>
                <w:rPr>
                  <w:rFonts w:ascii="Times New Roman" w:hAnsi="Times New Roman" w:cs="Times New Roman"/>
                </w:rPr>
                <w:t>Student successfully submitted virtual machine request.</w:t>
              </w:r>
            </w:ins>
          </w:p>
        </w:tc>
      </w:tr>
      <w:tr w:rsidR="003E009E" w:rsidRPr="004D4ABE" w14:paraId="7205D424" w14:textId="77777777" w:rsidTr="003E009E">
        <w:trPr>
          <w:trHeight w:val="1312"/>
          <w:ins w:id="773" w:author="yamel peraza" w:date="2015-03-18T15:11:00Z"/>
        </w:trPr>
        <w:tc>
          <w:tcPr>
            <w:tcW w:w="3708" w:type="dxa"/>
            <w:shd w:val="clear" w:color="auto" w:fill="auto"/>
            <w:tcMar>
              <w:top w:w="100" w:type="dxa"/>
              <w:left w:w="115" w:type="dxa"/>
              <w:bottom w:w="100" w:type="dxa"/>
              <w:right w:w="115" w:type="dxa"/>
            </w:tcMar>
          </w:tcPr>
          <w:p w14:paraId="58AAA8B9" w14:textId="77777777" w:rsidR="003E009E" w:rsidRPr="00DE75FA" w:rsidRDefault="003E009E" w:rsidP="003E009E">
            <w:pPr>
              <w:spacing w:after="0" w:line="360" w:lineRule="auto"/>
              <w:rPr>
                <w:ins w:id="774" w:author="yamel peraza" w:date="2015-03-18T15:11:00Z"/>
                <w:rFonts w:ascii="Times New Roman" w:eastAsia="Times New Roman" w:hAnsi="Times New Roman" w:cs="Times New Roman"/>
                <w:b/>
                <w:i/>
                <w:sz w:val="24"/>
              </w:rPr>
            </w:pPr>
            <w:ins w:id="775" w:author="yamel peraza" w:date="2015-03-18T15:11: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261796ED" w14:textId="77777777" w:rsidR="003E009E" w:rsidRPr="004D4ABE" w:rsidRDefault="003E009E" w:rsidP="003E009E">
            <w:pPr>
              <w:pStyle w:val="ListParagraph"/>
              <w:numPr>
                <w:ilvl w:val="0"/>
                <w:numId w:val="70"/>
              </w:numPr>
              <w:jc w:val="left"/>
              <w:rPr>
                <w:ins w:id="776" w:author="yamel peraza" w:date="2015-03-18T15:11:00Z"/>
                <w:rFonts w:eastAsiaTheme="minorHAnsi"/>
              </w:rPr>
            </w:pPr>
            <w:ins w:id="777" w:author="yamel peraza" w:date="2015-03-18T15:11:00Z">
              <w:r>
                <w:rPr>
                  <w:rFonts w:eastAsiaTheme="minorHAnsi"/>
                </w:rPr>
                <w:t xml:space="preserve">If current day is under deadline and student attempts to access/hack into VM – Request page, system denies student’s access to VM-Request page and prompts warning message. </w:t>
              </w:r>
            </w:ins>
          </w:p>
        </w:tc>
      </w:tr>
    </w:tbl>
    <w:p w14:paraId="78B2A15B" w14:textId="77777777" w:rsidR="007F5506" w:rsidRDefault="007F5506" w:rsidP="00900A1E">
      <w:pPr>
        <w:rPr>
          <w:ins w:id="778" w:author="yamel peraza" w:date="2015-03-18T15:11:00Z"/>
        </w:rPr>
      </w:pPr>
    </w:p>
    <w:p w14:paraId="12952F5C" w14:textId="77777777" w:rsidR="003E009E" w:rsidRDefault="003E009E" w:rsidP="00900A1E">
      <w:pPr>
        <w:rPr>
          <w:ins w:id="77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44B73FCB" w14:textId="77777777" w:rsidTr="003E009E">
        <w:trPr>
          <w:ins w:id="780" w:author="yamel peraza" w:date="2015-03-18T15:12:00Z"/>
        </w:trPr>
        <w:tc>
          <w:tcPr>
            <w:tcW w:w="3708" w:type="dxa"/>
            <w:tcMar>
              <w:top w:w="100" w:type="dxa"/>
              <w:left w:w="115" w:type="dxa"/>
              <w:bottom w:w="100" w:type="dxa"/>
              <w:right w:w="115" w:type="dxa"/>
            </w:tcMar>
          </w:tcPr>
          <w:p w14:paraId="4558A72A" w14:textId="6CA8F32F" w:rsidR="003E009E" w:rsidRPr="00B42D5C" w:rsidRDefault="003E009E" w:rsidP="003E009E">
            <w:pPr>
              <w:spacing w:after="0" w:line="360" w:lineRule="auto"/>
              <w:rPr>
                <w:ins w:id="781" w:author="yamel peraza" w:date="2015-03-18T15:12:00Z"/>
                <w:rFonts w:ascii="Times New Roman" w:hAnsi="Times New Roman" w:cs="Times New Roman"/>
                <w:sz w:val="24"/>
                <w:szCs w:val="24"/>
              </w:rPr>
            </w:pPr>
            <w:ins w:id="782" w:author="yamel peraza" w:date="2015-03-18T15:12: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(SPW5_109</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511BE1C" w14:textId="77777777" w:rsidR="003E009E" w:rsidRPr="00B42D5C" w:rsidRDefault="003E009E" w:rsidP="003E009E">
            <w:pPr>
              <w:shd w:val="clear" w:color="auto" w:fill="FFFFFF"/>
              <w:spacing w:after="0" w:line="240" w:lineRule="auto"/>
              <w:jc w:val="left"/>
              <w:outlineLvl w:val="0"/>
              <w:rPr>
                <w:ins w:id="783" w:author="yamel peraza" w:date="2015-03-18T15:12:00Z"/>
                <w:rFonts w:ascii="Times New Roman" w:eastAsia="Times New Roman" w:hAnsi="Times New Roman" w:cs="Times New Roman"/>
                <w:b/>
                <w:color w:val="000000"/>
                <w:kern w:val="36"/>
                <w:sz w:val="24"/>
                <w:szCs w:val="24"/>
              </w:rPr>
            </w:pPr>
            <w:ins w:id="784" w:author="yamel peraza" w:date="2015-03-18T15:12:00Z">
              <w:r w:rsidRPr="00B42D5C">
                <w:rPr>
                  <w:rFonts w:ascii="Times New Roman" w:eastAsia="Times New Roman" w:hAnsi="Times New Roman" w:cs="Times New Roman"/>
                  <w:b/>
                  <w:color w:val="000000"/>
                  <w:kern w:val="36"/>
                  <w:sz w:val="24"/>
                  <w:szCs w:val="24"/>
                </w:rPr>
                <w:t>Modify Virtual Machine</w:t>
              </w:r>
              <w:r>
                <w:rPr>
                  <w:rFonts w:ascii="Times New Roman" w:eastAsia="Times New Roman" w:hAnsi="Times New Roman" w:cs="Times New Roman"/>
                  <w:b/>
                  <w:color w:val="000000"/>
                  <w:kern w:val="36"/>
                  <w:sz w:val="24"/>
                  <w:szCs w:val="24"/>
                </w:rPr>
                <w:t xml:space="preserve"> Request</w:t>
              </w:r>
            </w:ins>
          </w:p>
        </w:tc>
      </w:tr>
      <w:tr w:rsidR="003E009E" w:rsidRPr="00DE75FA" w14:paraId="6BFC2D54" w14:textId="77777777" w:rsidTr="003E009E">
        <w:trPr>
          <w:ins w:id="785" w:author="yamel peraza" w:date="2015-03-18T15:12:00Z"/>
        </w:trPr>
        <w:tc>
          <w:tcPr>
            <w:tcW w:w="3708" w:type="dxa"/>
            <w:shd w:val="clear" w:color="auto" w:fill="B8CCE4" w:themeFill="accent1" w:themeFillTint="66"/>
            <w:tcMar>
              <w:top w:w="100" w:type="dxa"/>
              <w:left w:w="115" w:type="dxa"/>
              <w:bottom w:w="100" w:type="dxa"/>
              <w:right w:w="115" w:type="dxa"/>
            </w:tcMar>
          </w:tcPr>
          <w:p w14:paraId="45171FE5" w14:textId="77777777" w:rsidR="003E009E" w:rsidRPr="00DE75FA" w:rsidRDefault="003E009E" w:rsidP="003E009E">
            <w:pPr>
              <w:spacing w:after="0" w:line="360" w:lineRule="auto"/>
              <w:rPr>
                <w:ins w:id="786" w:author="yamel peraza" w:date="2015-03-18T15:12:00Z"/>
                <w:rFonts w:ascii="Times New Roman" w:hAnsi="Times New Roman" w:cs="Times New Roman"/>
              </w:rPr>
            </w:pPr>
            <w:ins w:id="787" w:author="yamel peraza" w:date="2015-03-18T15:12:00Z">
              <w:r w:rsidRPr="00DE75FA">
                <w:rPr>
                  <w:rFonts w:ascii="Times New Roman" w:eastAsia="Times New Roman" w:hAnsi="Times New Roman" w:cs="Times New Roman"/>
                  <w:b/>
                  <w:i/>
                  <w:sz w:val="24"/>
                </w:rPr>
                <w:t>Participating Actor</w:t>
              </w:r>
            </w:ins>
          </w:p>
        </w:tc>
        <w:tc>
          <w:tcPr>
            <w:tcW w:w="5850" w:type="dxa"/>
            <w:shd w:val="clear" w:color="auto" w:fill="B8CCE4" w:themeFill="accent1" w:themeFillTint="66"/>
            <w:tcMar>
              <w:top w:w="100" w:type="dxa"/>
              <w:left w:w="115" w:type="dxa"/>
              <w:bottom w:w="100" w:type="dxa"/>
              <w:right w:w="115" w:type="dxa"/>
            </w:tcMar>
          </w:tcPr>
          <w:p w14:paraId="232F632B" w14:textId="77777777" w:rsidR="003E009E" w:rsidRPr="00DE75FA" w:rsidRDefault="003E009E" w:rsidP="003E009E">
            <w:pPr>
              <w:spacing w:after="0" w:line="360" w:lineRule="auto"/>
              <w:rPr>
                <w:ins w:id="788" w:author="yamel peraza" w:date="2015-03-18T15:12:00Z"/>
                <w:rFonts w:ascii="Times New Roman" w:hAnsi="Times New Roman" w:cs="Times New Roman"/>
              </w:rPr>
            </w:pPr>
            <w:ins w:id="789" w:author="yamel peraza" w:date="2015-03-18T15:12:00Z">
              <w:r>
                <w:rPr>
                  <w:rFonts w:ascii="Times New Roman" w:eastAsia="Times New Roman" w:hAnsi="Times New Roman" w:cs="Times New Roman"/>
                  <w:sz w:val="24"/>
                </w:rPr>
                <w:t>Head professor, email system</w:t>
              </w:r>
            </w:ins>
          </w:p>
        </w:tc>
      </w:tr>
      <w:tr w:rsidR="003E009E" w:rsidRPr="00B42D5C" w14:paraId="33385EBA" w14:textId="77777777" w:rsidTr="003E009E">
        <w:trPr>
          <w:ins w:id="790" w:author="yamel peraza" w:date="2015-03-18T15:12:00Z"/>
        </w:trPr>
        <w:tc>
          <w:tcPr>
            <w:tcW w:w="3708" w:type="dxa"/>
            <w:tcMar>
              <w:top w:w="100" w:type="dxa"/>
              <w:left w:w="115" w:type="dxa"/>
              <w:bottom w:w="100" w:type="dxa"/>
              <w:right w:w="115" w:type="dxa"/>
            </w:tcMar>
          </w:tcPr>
          <w:p w14:paraId="4463DF02"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791" w:author="yamel peraza" w:date="2015-03-18T15:12:00Z"/>
                <w:rFonts w:ascii="Arial" w:hAnsi="Arial" w:cs="Arial"/>
                <w:color w:val="000000"/>
                <w:sz w:val="21"/>
                <w:szCs w:val="21"/>
              </w:rPr>
            </w:pPr>
            <w:ins w:id="792" w:author="yamel peraza" w:date="2015-03-18T15:12:00Z">
              <w:r>
                <w:rPr>
                  <w:b/>
                  <w:i/>
                </w:rPr>
                <w:t xml:space="preserve">User Story </w:t>
              </w:r>
              <w:r>
                <w:rPr>
                  <w:b/>
                </w:rPr>
                <w:t>#146</w:t>
              </w:r>
            </w:ins>
          </w:p>
        </w:tc>
        <w:tc>
          <w:tcPr>
            <w:tcW w:w="5850" w:type="dxa"/>
            <w:tcMar>
              <w:top w:w="100" w:type="dxa"/>
              <w:left w:w="115" w:type="dxa"/>
              <w:bottom w:w="100" w:type="dxa"/>
              <w:right w:w="115" w:type="dxa"/>
            </w:tcMar>
          </w:tcPr>
          <w:p w14:paraId="466F345B" w14:textId="77777777" w:rsidR="003E009E" w:rsidRPr="00B42D5C" w:rsidRDefault="003E009E" w:rsidP="003E009E">
            <w:pPr>
              <w:shd w:val="clear" w:color="auto" w:fill="FFFFFF"/>
              <w:spacing w:after="150" w:line="294" w:lineRule="atLeast"/>
              <w:jc w:val="left"/>
              <w:rPr>
                <w:ins w:id="793" w:author="yamel peraza" w:date="2015-03-18T15:12:00Z"/>
                <w:rFonts w:ascii="Arial" w:eastAsia="Times New Roman" w:hAnsi="Arial" w:cs="Arial"/>
                <w:color w:val="000000"/>
                <w:sz w:val="21"/>
                <w:szCs w:val="21"/>
              </w:rPr>
            </w:pPr>
            <w:ins w:id="794" w:author="yamel peraza" w:date="2015-03-18T15:12:00Z">
              <w:r w:rsidRPr="00B42D5C">
                <w:rPr>
                  <w:rFonts w:ascii="Arial" w:eastAsia="Times New Roman" w:hAnsi="Arial" w:cs="Arial"/>
                  <w:color w:val="000000"/>
                  <w:sz w:val="21"/>
                  <w:szCs w:val="21"/>
                </w:rPr>
                <w:t>As a head professor, I want to ch</w:t>
              </w:r>
              <w:r>
                <w:rPr>
                  <w:rFonts w:ascii="Arial" w:eastAsia="Times New Roman" w:hAnsi="Arial" w:cs="Arial"/>
                  <w:color w:val="000000"/>
                  <w:sz w:val="21"/>
                  <w:szCs w:val="21"/>
                </w:rPr>
                <w:t>eck the virtual machine</w:t>
              </w:r>
              <w:r w:rsidRPr="00B42D5C">
                <w:rPr>
                  <w:rFonts w:ascii="Arial" w:eastAsia="Times New Roman" w:hAnsi="Arial" w:cs="Arial"/>
                  <w:color w:val="000000"/>
                  <w:sz w:val="21"/>
                  <w:szCs w:val="21"/>
                </w:rPr>
                <w:t> settings requested by student</w:t>
              </w:r>
              <w:r>
                <w:rPr>
                  <w:rFonts w:ascii="Arial" w:eastAsia="Times New Roman" w:hAnsi="Arial" w:cs="Arial"/>
                  <w:color w:val="000000"/>
                  <w:sz w:val="21"/>
                  <w:szCs w:val="21"/>
                </w:rPr>
                <w:t>s</w:t>
              </w:r>
              <w:r w:rsidRPr="00B42D5C">
                <w:rPr>
                  <w:rFonts w:ascii="Arial" w:eastAsia="Times New Roman" w:hAnsi="Arial" w:cs="Arial"/>
                  <w:color w:val="000000"/>
                  <w:sz w:val="21"/>
                  <w:szCs w:val="21"/>
                </w:rPr>
                <w:t xml:space="preserve">, so I can change </w:t>
              </w:r>
              <w:r>
                <w:rPr>
                  <w:rFonts w:ascii="Arial" w:eastAsia="Times New Roman" w:hAnsi="Arial" w:cs="Arial"/>
                  <w:color w:val="000000"/>
                  <w:sz w:val="21"/>
                  <w:szCs w:val="21"/>
                </w:rPr>
                <w:t xml:space="preserve">the image name, amount of RAM, storage amount and the number of virtual machines if </w:t>
              </w:r>
              <w:r w:rsidRPr="00B42D5C">
                <w:rPr>
                  <w:rFonts w:ascii="Arial" w:eastAsia="Times New Roman" w:hAnsi="Arial" w:cs="Arial"/>
                  <w:color w:val="000000"/>
                  <w:sz w:val="21"/>
                  <w:szCs w:val="21"/>
                </w:rPr>
                <w:t>needed.</w:t>
              </w:r>
            </w:ins>
          </w:p>
        </w:tc>
      </w:tr>
      <w:tr w:rsidR="003E009E" w:rsidRPr="00C37503" w14:paraId="7FDF8ED7" w14:textId="77777777" w:rsidTr="003E009E">
        <w:trPr>
          <w:ins w:id="795" w:author="yamel peraza" w:date="2015-03-18T15:12:00Z"/>
        </w:trPr>
        <w:tc>
          <w:tcPr>
            <w:tcW w:w="3708" w:type="dxa"/>
            <w:tcMar>
              <w:top w:w="100" w:type="dxa"/>
              <w:left w:w="115" w:type="dxa"/>
              <w:bottom w:w="100" w:type="dxa"/>
              <w:right w:w="115" w:type="dxa"/>
            </w:tcMar>
          </w:tcPr>
          <w:p w14:paraId="1496CCFB" w14:textId="77777777" w:rsidR="003E009E" w:rsidRPr="00DE75FA" w:rsidRDefault="003E009E" w:rsidP="003E009E">
            <w:pPr>
              <w:spacing w:after="0" w:line="360" w:lineRule="auto"/>
              <w:rPr>
                <w:ins w:id="796" w:author="yamel peraza" w:date="2015-03-18T15:12:00Z"/>
                <w:rFonts w:ascii="Times New Roman" w:hAnsi="Times New Roman" w:cs="Times New Roman"/>
              </w:rPr>
            </w:pPr>
            <w:ins w:id="797" w:author="yamel peraza" w:date="2015-03-18T15:1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4270A1" w14:textId="77777777" w:rsidR="003E009E" w:rsidRPr="004C2E8A" w:rsidRDefault="003E009E" w:rsidP="003E009E">
            <w:pPr>
              <w:pStyle w:val="ListParagraph"/>
              <w:numPr>
                <w:ilvl w:val="0"/>
                <w:numId w:val="56"/>
              </w:numPr>
              <w:jc w:val="left"/>
              <w:rPr>
                <w:ins w:id="798" w:author="yamel peraza" w:date="2015-03-18T15:12:00Z"/>
                <w:rFonts w:eastAsiaTheme="minorHAnsi"/>
              </w:rPr>
            </w:pPr>
            <w:ins w:id="799" w:author="yamel peraza" w:date="2015-03-18T15:12:00Z">
              <w:r>
                <w:rPr>
                  <w:rFonts w:ascii="Times New Roman" w:eastAsiaTheme="minorHAnsi" w:hAnsi="Times New Roman" w:cs="Times New Roman"/>
                </w:rPr>
                <w:t>Head professor is logged into the system.</w:t>
              </w:r>
            </w:ins>
          </w:p>
          <w:p w14:paraId="27E7BA37" w14:textId="77777777" w:rsidR="003E009E" w:rsidRPr="00C37503" w:rsidRDefault="003E009E" w:rsidP="003E009E">
            <w:pPr>
              <w:pStyle w:val="ListParagraph"/>
              <w:numPr>
                <w:ilvl w:val="0"/>
                <w:numId w:val="56"/>
              </w:numPr>
              <w:jc w:val="left"/>
              <w:rPr>
                <w:ins w:id="800" w:author="yamel peraza" w:date="2015-03-18T15:12:00Z"/>
                <w:rFonts w:eastAsiaTheme="minorHAnsi"/>
              </w:rPr>
            </w:pPr>
            <w:ins w:id="801" w:author="yamel peraza" w:date="2015-03-18T15:12:00Z">
              <w:r>
                <w:rPr>
                  <w:rFonts w:ascii="Times New Roman" w:eastAsiaTheme="minorHAnsi" w:hAnsi="Times New Roman" w:cs="Times New Roman"/>
                </w:rPr>
                <w:t>Head professor is in VM – Requests page.</w:t>
              </w:r>
            </w:ins>
          </w:p>
        </w:tc>
      </w:tr>
      <w:tr w:rsidR="003E009E" w:rsidRPr="00A40DF2" w14:paraId="6CD2B4E2" w14:textId="77777777" w:rsidTr="003E009E">
        <w:trPr>
          <w:ins w:id="802" w:author="yamel peraza" w:date="2015-03-18T15:12:00Z"/>
        </w:trPr>
        <w:tc>
          <w:tcPr>
            <w:tcW w:w="3708" w:type="dxa"/>
            <w:shd w:val="clear" w:color="auto" w:fill="BDD6EE"/>
            <w:tcMar>
              <w:top w:w="100" w:type="dxa"/>
              <w:left w:w="115" w:type="dxa"/>
              <w:bottom w:w="100" w:type="dxa"/>
              <w:right w:w="115" w:type="dxa"/>
            </w:tcMar>
          </w:tcPr>
          <w:p w14:paraId="3E77DD85" w14:textId="77777777" w:rsidR="003E009E" w:rsidRPr="00DE75FA" w:rsidRDefault="003E009E" w:rsidP="003E009E">
            <w:pPr>
              <w:spacing w:after="0" w:line="360" w:lineRule="auto"/>
              <w:rPr>
                <w:ins w:id="803" w:author="yamel peraza" w:date="2015-03-18T15:12:00Z"/>
                <w:rFonts w:ascii="Times New Roman" w:hAnsi="Times New Roman" w:cs="Times New Roman"/>
              </w:rPr>
            </w:pPr>
            <w:ins w:id="804" w:author="yamel peraza" w:date="2015-03-18T15:12: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177A0445" w14:textId="77777777" w:rsidR="003E009E" w:rsidRPr="00A40DF2" w:rsidRDefault="003E009E" w:rsidP="003E009E">
            <w:pPr>
              <w:pStyle w:val="ListParagraph"/>
              <w:numPr>
                <w:ilvl w:val="0"/>
                <w:numId w:val="82"/>
              </w:numPr>
              <w:jc w:val="left"/>
              <w:rPr>
                <w:ins w:id="805" w:author="yamel peraza" w:date="2015-03-18T15:12:00Z"/>
                <w:rFonts w:eastAsiaTheme="minorHAnsi"/>
              </w:rPr>
            </w:pPr>
            <w:ins w:id="806" w:author="yamel peraza" w:date="2015-03-18T15:12:00Z">
              <w:r w:rsidRPr="00A40DF2">
                <w:rPr>
                  <w:rFonts w:eastAsiaTheme="minorHAnsi"/>
                </w:rPr>
                <w:t xml:space="preserve">Head professor </w:t>
              </w:r>
              <w:r>
                <w:rPr>
                  <w:rFonts w:eastAsiaTheme="minorHAnsi"/>
                </w:rPr>
                <w:t xml:space="preserve">modifies virtual machine request by selecting </w:t>
              </w:r>
              <w:r w:rsidRPr="00A40DF2">
                <w:rPr>
                  <w:rFonts w:eastAsiaTheme="minorHAnsi"/>
                </w:rPr>
                <w:t>from drop down menus: the image</w:t>
              </w:r>
              <w:r>
                <w:rPr>
                  <w:rFonts w:eastAsiaTheme="minorHAnsi"/>
                </w:rPr>
                <w:t xml:space="preserve"> name</w:t>
              </w:r>
              <w:r w:rsidRPr="00A40DF2">
                <w:rPr>
                  <w:rFonts w:eastAsiaTheme="minorHAnsi"/>
                </w:rPr>
                <w:t>, the amount of memory RAM, the storage amount, t</w:t>
              </w:r>
              <w:r>
                <w:rPr>
                  <w:rFonts w:eastAsiaTheme="minorHAnsi"/>
                </w:rPr>
                <w:t>he number of VMs and the status of the request.</w:t>
              </w:r>
            </w:ins>
          </w:p>
          <w:p w14:paraId="3F029373" w14:textId="77777777" w:rsidR="003E009E" w:rsidRPr="00A40DF2" w:rsidRDefault="003E009E" w:rsidP="003E009E">
            <w:pPr>
              <w:pStyle w:val="ListParagraph"/>
              <w:numPr>
                <w:ilvl w:val="0"/>
                <w:numId w:val="82"/>
              </w:numPr>
              <w:jc w:val="left"/>
              <w:rPr>
                <w:ins w:id="807" w:author="yamel peraza" w:date="2015-03-18T15:12:00Z"/>
                <w:rFonts w:eastAsiaTheme="minorHAnsi"/>
              </w:rPr>
            </w:pPr>
            <w:ins w:id="808" w:author="yamel peraza" w:date="2015-03-18T15:12:00Z">
              <w:r w:rsidRPr="00A40DF2">
                <w:rPr>
                  <w:rFonts w:eastAsiaTheme="minorHAnsi"/>
                </w:rPr>
                <w:t xml:space="preserve">System displays in drop down menus the selected </w:t>
              </w:r>
              <w:r w:rsidRPr="00A40DF2">
                <w:rPr>
                  <w:rFonts w:eastAsiaTheme="minorHAnsi"/>
                </w:rPr>
                <w:lastRenderedPageBreak/>
                <w:t>image name, selected amount of RAM, selected storage amount, selected number of VMs and the status.</w:t>
              </w:r>
            </w:ins>
          </w:p>
          <w:p w14:paraId="60DF6816" w14:textId="77777777" w:rsidR="003E009E" w:rsidRPr="00A40DF2" w:rsidRDefault="003E009E" w:rsidP="003E009E">
            <w:pPr>
              <w:pStyle w:val="ListParagraph"/>
              <w:numPr>
                <w:ilvl w:val="0"/>
                <w:numId w:val="82"/>
              </w:numPr>
              <w:jc w:val="left"/>
              <w:rPr>
                <w:ins w:id="809" w:author="yamel peraza" w:date="2015-03-18T15:12:00Z"/>
                <w:rFonts w:eastAsiaTheme="minorHAnsi"/>
              </w:rPr>
            </w:pPr>
            <w:ins w:id="810" w:author="yamel peraza" w:date="2015-03-18T15:12:00Z">
              <w:r w:rsidRPr="00A40DF2">
                <w:rPr>
                  <w:rFonts w:eastAsiaTheme="minorHAnsi"/>
                </w:rPr>
                <w:t>Head professor clicks on “Submit” button.</w:t>
              </w:r>
            </w:ins>
          </w:p>
          <w:p w14:paraId="75A8EE81" w14:textId="77777777" w:rsidR="003E009E" w:rsidRPr="00A40DF2" w:rsidRDefault="003E009E" w:rsidP="003E009E">
            <w:pPr>
              <w:pStyle w:val="ListParagraph"/>
              <w:numPr>
                <w:ilvl w:val="0"/>
                <w:numId w:val="82"/>
              </w:numPr>
              <w:jc w:val="left"/>
              <w:rPr>
                <w:ins w:id="811" w:author="yamel peraza" w:date="2015-03-18T15:12:00Z"/>
                <w:rFonts w:eastAsiaTheme="minorHAnsi"/>
              </w:rPr>
            </w:pPr>
            <w:ins w:id="812" w:author="yamel peraza" w:date="2015-03-18T15:12:00Z">
              <w:r>
                <w:rPr>
                  <w:rFonts w:eastAsiaTheme="minorHAnsi"/>
                </w:rPr>
                <w:t>System updates virtual machine</w:t>
              </w:r>
              <w:r w:rsidRPr="00A40DF2">
                <w:rPr>
                  <w:rFonts w:eastAsiaTheme="minorHAnsi"/>
                </w:rPr>
                <w:t xml:space="preserve"> settings into database and notifies school’s system admin</w:t>
              </w:r>
              <w:r>
                <w:rPr>
                  <w:rFonts w:eastAsiaTheme="minorHAnsi"/>
                </w:rPr>
                <w:t xml:space="preserve"> if the status of the request is approved</w:t>
              </w:r>
              <w:r w:rsidRPr="00A40DF2">
                <w:rPr>
                  <w:rFonts w:eastAsiaTheme="minorHAnsi"/>
                </w:rPr>
                <w:t>.</w:t>
              </w:r>
            </w:ins>
          </w:p>
        </w:tc>
      </w:tr>
      <w:tr w:rsidR="003E009E" w:rsidRPr="00F066EA" w14:paraId="6E0008AC" w14:textId="77777777" w:rsidTr="003E009E">
        <w:trPr>
          <w:ins w:id="813" w:author="yamel peraza" w:date="2015-03-18T15:12:00Z"/>
        </w:trPr>
        <w:tc>
          <w:tcPr>
            <w:tcW w:w="3708" w:type="dxa"/>
            <w:tcMar>
              <w:top w:w="100" w:type="dxa"/>
              <w:left w:w="115" w:type="dxa"/>
              <w:bottom w:w="100" w:type="dxa"/>
              <w:right w:w="115" w:type="dxa"/>
            </w:tcMar>
          </w:tcPr>
          <w:p w14:paraId="6A724333" w14:textId="77777777" w:rsidR="003E009E" w:rsidRPr="00DE75FA" w:rsidRDefault="003E009E" w:rsidP="003E009E">
            <w:pPr>
              <w:spacing w:after="0" w:line="360" w:lineRule="auto"/>
              <w:rPr>
                <w:ins w:id="814" w:author="yamel peraza" w:date="2015-03-18T15:12:00Z"/>
                <w:rFonts w:ascii="Times New Roman" w:hAnsi="Times New Roman" w:cs="Times New Roman"/>
              </w:rPr>
            </w:pPr>
            <w:ins w:id="815" w:author="yamel peraza" w:date="2015-03-18T15:12: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3C88FA88" w14:textId="77777777" w:rsidR="003E009E" w:rsidRPr="00F066EA" w:rsidRDefault="003E009E" w:rsidP="003E009E">
            <w:pPr>
              <w:pStyle w:val="ListParagraph"/>
              <w:numPr>
                <w:ilvl w:val="0"/>
                <w:numId w:val="70"/>
              </w:numPr>
              <w:spacing w:line="256" w:lineRule="auto"/>
              <w:jc w:val="left"/>
              <w:rPr>
                <w:ins w:id="816" w:author="yamel peraza" w:date="2015-03-18T15:12:00Z"/>
                <w:rFonts w:ascii="Times New Roman" w:eastAsiaTheme="minorHAnsi" w:hAnsi="Times New Roman" w:cs="Times New Roman"/>
              </w:rPr>
            </w:pPr>
            <w:ins w:id="817" w:author="yamel peraza" w:date="2015-03-18T15:12:00Z">
              <w:r>
                <w:rPr>
                  <w:rFonts w:eastAsiaTheme="minorHAnsi"/>
                </w:rPr>
                <w:t xml:space="preserve">{From step 3} </w:t>
              </w:r>
              <w:r>
                <w:rPr>
                  <w:rFonts w:ascii="Times New Roman" w:eastAsiaTheme="minorHAnsi" w:hAnsi="Times New Roman" w:cs="Times New Roman"/>
                </w:rPr>
                <w:t xml:space="preserve">Head professor modifies virtual machine </w:t>
              </w:r>
              <w:r w:rsidRPr="00F066EA">
                <w:rPr>
                  <w:rFonts w:ascii="Times New Roman" w:eastAsiaTheme="minorHAnsi" w:hAnsi="Times New Roman" w:cs="Times New Roman"/>
                </w:rPr>
                <w:t>request’s settings 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3E009E" w:rsidRPr="00453CF3" w14:paraId="1C477956" w14:textId="77777777" w:rsidTr="003E009E">
        <w:trPr>
          <w:trHeight w:val="583"/>
          <w:ins w:id="818" w:author="yamel peraza" w:date="2015-03-18T15:12:00Z"/>
        </w:trPr>
        <w:tc>
          <w:tcPr>
            <w:tcW w:w="3708" w:type="dxa"/>
            <w:tcMar>
              <w:top w:w="100" w:type="dxa"/>
              <w:left w:w="115" w:type="dxa"/>
              <w:bottom w:w="100" w:type="dxa"/>
              <w:right w:w="115" w:type="dxa"/>
            </w:tcMar>
          </w:tcPr>
          <w:p w14:paraId="1259A373" w14:textId="77777777" w:rsidR="003E009E" w:rsidRPr="00DE75FA" w:rsidRDefault="003E009E" w:rsidP="003E009E">
            <w:pPr>
              <w:spacing w:after="0" w:line="360" w:lineRule="auto"/>
              <w:rPr>
                <w:ins w:id="819" w:author="yamel peraza" w:date="2015-03-18T15:12:00Z"/>
                <w:rFonts w:ascii="Times New Roman" w:hAnsi="Times New Roman" w:cs="Times New Roman"/>
              </w:rPr>
            </w:pPr>
            <w:ins w:id="820" w:author="yamel peraza" w:date="2015-03-18T15:12: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3E03B16" w14:textId="77777777" w:rsidR="003E009E" w:rsidRPr="00453CF3" w:rsidRDefault="003E009E" w:rsidP="003E009E">
            <w:pPr>
              <w:pStyle w:val="ListParagraph"/>
              <w:numPr>
                <w:ilvl w:val="0"/>
                <w:numId w:val="69"/>
              </w:numPr>
              <w:jc w:val="left"/>
              <w:rPr>
                <w:ins w:id="821" w:author="yamel peraza" w:date="2015-03-18T15:12:00Z"/>
                <w:rFonts w:ascii="Times New Roman" w:eastAsiaTheme="minorHAnsi" w:hAnsi="Times New Roman" w:cs="Times New Roman"/>
              </w:rPr>
            </w:pPr>
            <w:ins w:id="822" w:author="yamel peraza" w:date="2015-03-18T15:12:00Z">
              <w:r w:rsidRPr="00453CF3">
                <w:rPr>
                  <w:rFonts w:ascii="Times New Roman" w:hAnsi="Times New Roman" w:cs="Times New Roman"/>
                </w:rPr>
                <w:t xml:space="preserve"> </w:t>
              </w:r>
              <w:r>
                <w:rPr>
                  <w:rFonts w:ascii="Times New Roman" w:hAnsi="Times New Roman" w:cs="Times New Roman"/>
                </w:rPr>
                <w:t xml:space="preserve">Head professor successfully modified virtual machine request. </w:t>
              </w:r>
            </w:ins>
          </w:p>
        </w:tc>
      </w:tr>
      <w:tr w:rsidR="003E009E" w:rsidRPr="004C2E8A" w14:paraId="003782FE" w14:textId="77777777" w:rsidTr="003E009E">
        <w:trPr>
          <w:ins w:id="823" w:author="yamel peraza" w:date="2015-03-18T15:12:00Z"/>
        </w:trPr>
        <w:tc>
          <w:tcPr>
            <w:tcW w:w="3708" w:type="dxa"/>
            <w:shd w:val="clear" w:color="auto" w:fill="BDD6EE"/>
            <w:tcMar>
              <w:top w:w="100" w:type="dxa"/>
              <w:left w:w="115" w:type="dxa"/>
              <w:bottom w:w="100" w:type="dxa"/>
              <w:right w:w="115" w:type="dxa"/>
            </w:tcMar>
          </w:tcPr>
          <w:p w14:paraId="7D069083" w14:textId="77777777" w:rsidR="003E009E" w:rsidRPr="00DE75FA" w:rsidRDefault="003E009E" w:rsidP="003E009E">
            <w:pPr>
              <w:spacing w:after="0" w:line="360" w:lineRule="auto"/>
              <w:rPr>
                <w:ins w:id="824" w:author="yamel peraza" w:date="2015-03-18T15:12:00Z"/>
                <w:rFonts w:ascii="Times New Roman" w:eastAsia="Times New Roman" w:hAnsi="Times New Roman" w:cs="Times New Roman"/>
                <w:b/>
                <w:i/>
                <w:sz w:val="24"/>
              </w:rPr>
            </w:pPr>
            <w:ins w:id="825" w:author="yamel peraza" w:date="2015-03-18T15:12: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7FE2DB3C" w14:textId="77777777" w:rsidR="003E009E" w:rsidRDefault="003E009E" w:rsidP="003E009E">
            <w:pPr>
              <w:pStyle w:val="ListParagraph"/>
              <w:numPr>
                <w:ilvl w:val="0"/>
                <w:numId w:val="70"/>
              </w:numPr>
              <w:jc w:val="left"/>
              <w:rPr>
                <w:ins w:id="826" w:author="yamel peraza" w:date="2015-03-18T15:12:00Z"/>
                <w:rFonts w:eastAsiaTheme="minorHAnsi"/>
              </w:rPr>
            </w:pPr>
            <w:ins w:id="827" w:author="yamel peraza" w:date="2015-03-18T15:12:00Z">
              <w:r>
                <w:rPr>
                  <w:rFonts w:eastAsiaTheme="minorHAnsi"/>
                </w:rPr>
                <w:t xml:space="preserve">If email notification input field is empty, system alerts with an error message. </w:t>
              </w:r>
            </w:ins>
          </w:p>
          <w:p w14:paraId="3D01917F" w14:textId="77777777" w:rsidR="003E009E" w:rsidRPr="004C2E8A" w:rsidRDefault="003E009E" w:rsidP="003E009E">
            <w:pPr>
              <w:pStyle w:val="ListParagraph"/>
              <w:numPr>
                <w:ilvl w:val="0"/>
                <w:numId w:val="70"/>
              </w:numPr>
              <w:jc w:val="left"/>
              <w:rPr>
                <w:ins w:id="828" w:author="yamel peraza" w:date="2015-03-18T15:12:00Z"/>
                <w:rFonts w:eastAsiaTheme="minorHAnsi"/>
              </w:rPr>
            </w:pPr>
            <w:ins w:id="829" w:author="yamel peraza" w:date="2015-03-18T15:12:00Z">
              <w:r>
                <w:rPr>
                  <w:rFonts w:eastAsiaTheme="minorHAnsi"/>
                </w:rPr>
                <w:t>If an invalid email address is used, system alerts with error message.</w:t>
              </w:r>
            </w:ins>
          </w:p>
        </w:tc>
      </w:tr>
    </w:tbl>
    <w:p w14:paraId="004690BA" w14:textId="77777777" w:rsidR="003E009E" w:rsidRDefault="003E009E" w:rsidP="00900A1E">
      <w:pPr>
        <w:rPr>
          <w:ins w:id="830" w:author="yamel peraza" w:date="2015-03-18T15:11:00Z"/>
        </w:rPr>
      </w:pPr>
    </w:p>
    <w:p w14:paraId="2E2ADACE" w14:textId="77777777" w:rsidR="003E009E" w:rsidRDefault="003E009E" w:rsidP="00900A1E">
      <w:pPr>
        <w:rPr>
          <w:ins w:id="831" w:author="yamel peraza" w:date="2015-03-18T15:11:00Z"/>
        </w:rPr>
      </w:pPr>
    </w:p>
    <w:p w14:paraId="3D18E342" w14:textId="77777777" w:rsidR="003E009E" w:rsidRDefault="003E009E" w:rsidP="00900A1E">
      <w:pPr>
        <w:rPr>
          <w:ins w:id="832"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21D25152" w14:textId="77777777" w:rsidTr="003E009E">
        <w:trPr>
          <w:ins w:id="833" w:author="yamel peraza" w:date="2015-03-18T15:13:00Z"/>
        </w:trPr>
        <w:tc>
          <w:tcPr>
            <w:tcW w:w="3708" w:type="dxa"/>
            <w:tcMar>
              <w:top w:w="100" w:type="dxa"/>
              <w:left w:w="115" w:type="dxa"/>
              <w:bottom w:w="100" w:type="dxa"/>
              <w:right w:w="115" w:type="dxa"/>
            </w:tcMar>
          </w:tcPr>
          <w:p w14:paraId="7B3C1BDE" w14:textId="51BA0DE1" w:rsidR="003E009E" w:rsidRPr="00B42D5C" w:rsidRDefault="003E009E" w:rsidP="003E009E">
            <w:pPr>
              <w:spacing w:after="0" w:line="360" w:lineRule="auto"/>
              <w:rPr>
                <w:ins w:id="834" w:author="yamel peraza" w:date="2015-03-18T15:13:00Z"/>
                <w:rFonts w:ascii="Times New Roman" w:hAnsi="Times New Roman" w:cs="Times New Roman"/>
                <w:sz w:val="24"/>
                <w:szCs w:val="24"/>
              </w:rPr>
            </w:pPr>
            <w:ins w:id="835" w:author="yamel peraza" w:date="2015-03-18T15:1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(SPW5_110</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4C061EA4" w14:textId="77777777" w:rsidR="003E009E" w:rsidRPr="00B42D5C" w:rsidRDefault="003E009E" w:rsidP="003E009E">
            <w:pPr>
              <w:shd w:val="clear" w:color="auto" w:fill="FFFFFF"/>
              <w:spacing w:after="0" w:line="240" w:lineRule="auto"/>
              <w:jc w:val="left"/>
              <w:outlineLvl w:val="0"/>
              <w:rPr>
                <w:ins w:id="836" w:author="yamel peraza" w:date="2015-03-18T15:13:00Z"/>
                <w:rFonts w:ascii="Times New Roman" w:eastAsia="Times New Roman" w:hAnsi="Times New Roman" w:cs="Times New Roman"/>
                <w:b/>
                <w:color w:val="000000"/>
                <w:kern w:val="36"/>
                <w:sz w:val="24"/>
                <w:szCs w:val="24"/>
              </w:rPr>
            </w:pPr>
            <w:ins w:id="837" w:author="yamel peraza" w:date="2015-03-18T15:13:00Z">
              <w:r>
                <w:rPr>
                  <w:rFonts w:ascii="Times New Roman" w:eastAsia="Times New Roman" w:hAnsi="Times New Roman" w:cs="Times New Roman"/>
                  <w:b/>
                  <w:color w:val="000000"/>
                  <w:kern w:val="36"/>
                  <w:sz w:val="24"/>
                  <w:szCs w:val="24"/>
                </w:rPr>
                <w:t>Notify School’s System Admin</w:t>
              </w:r>
            </w:ins>
          </w:p>
        </w:tc>
      </w:tr>
      <w:tr w:rsidR="003E009E" w:rsidRPr="00DE75FA" w14:paraId="394CAF03" w14:textId="77777777" w:rsidTr="003E009E">
        <w:trPr>
          <w:ins w:id="838" w:author="yamel peraza" w:date="2015-03-18T15:13:00Z"/>
        </w:trPr>
        <w:tc>
          <w:tcPr>
            <w:tcW w:w="3708" w:type="dxa"/>
            <w:tcMar>
              <w:top w:w="100" w:type="dxa"/>
              <w:left w:w="115" w:type="dxa"/>
              <w:bottom w:w="100" w:type="dxa"/>
              <w:right w:w="115" w:type="dxa"/>
            </w:tcMar>
          </w:tcPr>
          <w:p w14:paraId="1C86852B" w14:textId="77777777" w:rsidR="003E009E" w:rsidRPr="00DE75FA" w:rsidRDefault="003E009E" w:rsidP="003E009E">
            <w:pPr>
              <w:spacing w:after="0" w:line="360" w:lineRule="auto"/>
              <w:rPr>
                <w:ins w:id="839" w:author="yamel peraza" w:date="2015-03-18T15:13:00Z"/>
                <w:rFonts w:ascii="Times New Roman" w:hAnsi="Times New Roman" w:cs="Times New Roman"/>
              </w:rPr>
            </w:pPr>
            <w:ins w:id="840" w:author="yamel peraza" w:date="2015-03-18T15:1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6FAF75F2" w14:textId="77777777" w:rsidR="003E009E" w:rsidRPr="00DE75FA" w:rsidRDefault="003E009E" w:rsidP="003E009E">
            <w:pPr>
              <w:spacing w:after="0" w:line="360" w:lineRule="auto"/>
              <w:rPr>
                <w:ins w:id="841" w:author="yamel peraza" w:date="2015-03-18T15:13:00Z"/>
                <w:rFonts w:ascii="Times New Roman" w:hAnsi="Times New Roman" w:cs="Times New Roman"/>
              </w:rPr>
            </w:pPr>
            <w:ins w:id="842" w:author="yamel peraza" w:date="2015-03-18T15:13:00Z">
              <w:r>
                <w:rPr>
                  <w:rFonts w:ascii="Times New Roman" w:eastAsia="Times New Roman" w:hAnsi="Times New Roman" w:cs="Times New Roman"/>
                  <w:sz w:val="24"/>
                </w:rPr>
                <w:t>Head professor, email system</w:t>
              </w:r>
            </w:ins>
          </w:p>
        </w:tc>
      </w:tr>
      <w:tr w:rsidR="003E009E" w:rsidRPr="00B42D5C" w14:paraId="01761960" w14:textId="77777777" w:rsidTr="003E009E">
        <w:trPr>
          <w:ins w:id="843" w:author="yamel peraza" w:date="2015-03-18T15:13:00Z"/>
        </w:trPr>
        <w:tc>
          <w:tcPr>
            <w:tcW w:w="3708" w:type="dxa"/>
            <w:tcMar>
              <w:top w:w="100" w:type="dxa"/>
              <w:left w:w="115" w:type="dxa"/>
              <w:bottom w:w="100" w:type="dxa"/>
              <w:right w:w="115" w:type="dxa"/>
            </w:tcMar>
          </w:tcPr>
          <w:p w14:paraId="4DE2E7B9"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844" w:author="yamel peraza" w:date="2015-03-18T15:13:00Z"/>
                <w:rFonts w:ascii="Arial" w:hAnsi="Arial" w:cs="Arial"/>
                <w:color w:val="000000"/>
                <w:sz w:val="21"/>
                <w:szCs w:val="21"/>
              </w:rPr>
            </w:pPr>
            <w:ins w:id="845" w:author="yamel peraza" w:date="2015-03-18T15:13:00Z">
              <w:r>
                <w:rPr>
                  <w:b/>
                  <w:i/>
                </w:rPr>
                <w:t xml:space="preserve">User Story </w:t>
              </w:r>
              <w:r>
                <w:rPr>
                  <w:b/>
                </w:rPr>
                <w:t>#144</w:t>
              </w:r>
            </w:ins>
          </w:p>
        </w:tc>
        <w:tc>
          <w:tcPr>
            <w:tcW w:w="5850" w:type="dxa"/>
            <w:tcMar>
              <w:top w:w="100" w:type="dxa"/>
              <w:left w:w="115" w:type="dxa"/>
              <w:bottom w:w="100" w:type="dxa"/>
              <w:right w:w="115" w:type="dxa"/>
            </w:tcMar>
          </w:tcPr>
          <w:p w14:paraId="14E071B0" w14:textId="77777777" w:rsidR="003E009E" w:rsidRPr="00B42D5C" w:rsidRDefault="003E009E" w:rsidP="003E009E">
            <w:pPr>
              <w:shd w:val="clear" w:color="auto" w:fill="FFFFFF"/>
              <w:spacing w:after="150" w:line="294" w:lineRule="atLeast"/>
              <w:jc w:val="left"/>
              <w:rPr>
                <w:ins w:id="846" w:author="yamel peraza" w:date="2015-03-18T15:13:00Z"/>
                <w:rFonts w:ascii="Arial" w:eastAsia="Times New Roman" w:hAnsi="Arial" w:cs="Arial"/>
                <w:color w:val="000000"/>
                <w:sz w:val="21"/>
                <w:szCs w:val="21"/>
              </w:rPr>
            </w:pPr>
            <w:ins w:id="847" w:author="yamel peraza" w:date="2015-03-18T15:13:00Z">
              <w:r w:rsidRPr="00E273D6">
                <w:rPr>
                  <w:rFonts w:ascii="Arial" w:eastAsia="Times New Roman" w:hAnsi="Arial" w:cs="Arial"/>
                  <w:color w:val="000000"/>
                  <w:sz w:val="21"/>
                  <w:szCs w:val="21"/>
                </w:rPr>
                <w:t>As a head professor, I want to be able to send email to our school’s system admins from the Senior Project Web Site based on the students’ requests for the vms that I have approved, so I don’t need to go into my email account and do it manually.</w:t>
              </w:r>
            </w:ins>
          </w:p>
        </w:tc>
      </w:tr>
      <w:tr w:rsidR="003E009E" w:rsidRPr="00E273D6" w14:paraId="733F2C15" w14:textId="77777777" w:rsidTr="003E009E">
        <w:trPr>
          <w:ins w:id="848" w:author="yamel peraza" w:date="2015-03-18T15:13:00Z"/>
        </w:trPr>
        <w:tc>
          <w:tcPr>
            <w:tcW w:w="3708" w:type="dxa"/>
            <w:tcMar>
              <w:top w:w="100" w:type="dxa"/>
              <w:left w:w="115" w:type="dxa"/>
              <w:bottom w:w="100" w:type="dxa"/>
              <w:right w:w="115" w:type="dxa"/>
            </w:tcMar>
          </w:tcPr>
          <w:p w14:paraId="2AB82057" w14:textId="77777777" w:rsidR="003E009E" w:rsidRDefault="003E009E" w:rsidP="003E009E">
            <w:pPr>
              <w:pStyle w:val="NormalWeb"/>
              <w:numPr>
                <w:ilvl w:val="0"/>
                <w:numId w:val="81"/>
              </w:numPr>
              <w:spacing w:before="0" w:beforeAutospacing="0" w:after="150" w:afterAutospacing="0" w:line="294" w:lineRule="atLeast"/>
              <w:ind w:left="150"/>
              <w:jc w:val="left"/>
              <w:rPr>
                <w:ins w:id="849" w:author="yamel peraza" w:date="2015-03-18T15:13:00Z"/>
                <w:b/>
                <w:i/>
              </w:rPr>
            </w:pPr>
            <w:ins w:id="850" w:author="yamel peraza" w:date="2015-03-18T15:13:00Z">
              <w:r w:rsidRPr="00DE75FA">
                <w:rPr>
                  <w:b/>
                  <w:i/>
                </w:rPr>
                <w:t>Entry Conditions</w:t>
              </w:r>
            </w:ins>
          </w:p>
        </w:tc>
        <w:tc>
          <w:tcPr>
            <w:tcW w:w="5850" w:type="dxa"/>
            <w:tcMar>
              <w:top w:w="100" w:type="dxa"/>
              <w:left w:w="115" w:type="dxa"/>
              <w:bottom w:w="100" w:type="dxa"/>
              <w:right w:w="115" w:type="dxa"/>
            </w:tcMar>
          </w:tcPr>
          <w:p w14:paraId="74BD6060" w14:textId="77777777" w:rsidR="003E009E" w:rsidRPr="004C2E8A" w:rsidRDefault="003E009E" w:rsidP="003E009E">
            <w:pPr>
              <w:pStyle w:val="ListParagraph"/>
              <w:numPr>
                <w:ilvl w:val="0"/>
                <w:numId w:val="81"/>
              </w:numPr>
              <w:jc w:val="left"/>
              <w:rPr>
                <w:ins w:id="851" w:author="yamel peraza" w:date="2015-03-18T15:13:00Z"/>
                <w:rFonts w:eastAsiaTheme="minorHAnsi"/>
              </w:rPr>
            </w:pPr>
            <w:ins w:id="852" w:author="yamel peraza" w:date="2015-03-18T15:13:00Z">
              <w:r>
                <w:rPr>
                  <w:rFonts w:ascii="Times New Roman" w:eastAsiaTheme="minorHAnsi" w:hAnsi="Times New Roman" w:cs="Times New Roman"/>
                </w:rPr>
                <w:t>Head professor is logged into the system</w:t>
              </w:r>
            </w:ins>
          </w:p>
          <w:p w14:paraId="2027461D" w14:textId="77777777" w:rsidR="003E009E" w:rsidRPr="009A45B0" w:rsidRDefault="003E009E" w:rsidP="003E009E">
            <w:pPr>
              <w:pStyle w:val="ListParagraph"/>
              <w:numPr>
                <w:ilvl w:val="0"/>
                <w:numId w:val="81"/>
              </w:numPr>
              <w:shd w:val="clear" w:color="auto" w:fill="FFFFFF"/>
              <w:spacing w:after="150" w:line="294" w:lineRule="atLeast"/>
              <w:jc w:val="left"/>
              <w:rPr>
                <w:ins w:id="853" w:author="yamel peraza" w:date="2015-03-18T15:13:00Z"/>
                <w:rFonts w:ascii="Arial" w:eastAsia="Times New Roman" w:hAnsi="Arial" w:cs="Arial"/>
                <w:color w:val="000000"/>
                <w:sz w:val="21"/>
                <w:szCs w:val="21"/>
              </w:rPr>
            </w:pPr>
            <w:ins w:id="854" w:author="yamel peraza" w:date="2015-03-18T15:13:00Z">
              <w:r w:rsidRPr="00E273D6">
                <w:rPr>
                  <w:rFonts w:ascii="Times New Roman" w:eastAsiaTheme="minorHAnsi" w:hAnsi="Times New Roman" w:cs="Times New Roman"/>
                </w:rPr>
                <w:t>Head professor is in VM – Requests page</w:t>
              </w:r>
            </w:ins>
          </w:p>
          <w:p w14:paraId="1DB992BD" w14:textId="77777777" w:rsidR="003E009E" w:rsidRPr="00E273D6" w:rsidRDefault="003E009E" w:rsidP="003E009E">
            <w:pPr>
              <w:pStyle w:val="ListParagraph"/>
              <w:numPr>
                <w:ilvl w:val="0"/>
                <w:numId w:val="81"/>
              </w:numPr>
              <w:shd w:val="clear" w:color="auto" w:fill="FFFFFF"/>
              <w:spacing w:after="150" w:line="294" w:lineRule="atLeast"/>
              <w:jc w:val="left"/>
              <w:rPr>
                <w:ins w:id="855" w:author="yamel peraza" w:date="2015-03-18T15:13:00Z"/>
                <w:rFonts w:ascii="Arial" w:eastAsia="Times New Roman" w:hAnsi="Arial" w:cs="Arial"/>
                <w:color w:val="000000"/>
                <w:sz w:val="21"/>
                <w:szCs w:val="21"/>
              </w:rPr>
            </w:pPr>
            <w:ins w:id="856" w:author="yamel peraza" w:date="2015-03-18T15:13:00Z">
              <w:r>
                <w:rPr>
                  <w:rFonts w:ascii="Times New Roman" w:eastAsiaTheme="minorHAnsi" w:hAnsi="Times New Roman" w:cs="Times New Roman"/>
                </w:rPr>
                <w:t>Head professor has modified virtual machine setting.</w:t>
              </w:r>
            </w:ins>
          </w:p>
        </w:tc>
      </w:tr>
      <w:tr w:rsidR="003E009E" w:rsidRPr="00F066EA" w14:paraId="71EC052E" w14:textId="77777777" w:rsidTr="003E009E">
        <w:trPr>
          <w:ins w:id="857" w:author="yamel peraza" w:date="2015-03-18T15:13:00Z"/>
        </w:trPr>
        <w:tc>
          <w:tcPr>
            <w:tcW w:w="3708" w:type="dxa"/>
            <w:shd w:val="clear" w:color="auto" w:fill="BDD6EE"/>
            <w:tcMar>
              <w:top w:w="100" w:type="dxa"/>
              <w:left w:w="115" w:type="dxa"/>
              <w:bottom w:w="100" w:type="dxa"/>
              <w:right w:w="115" w:type="dxa"/>
            </w:tcMar>
          </w:tcPr>
          <w:p w14:paraId="598B1026" w14:textId="77777777" w:rsidR="003E009E" w:rsidRPr="00DE75FA" w:rsidRDefault="003E009E" w:rsidP="003E009E">
            <w:pPr>
              <w:spacing w:after="0" w:line="360" w:lineRule="auto"/>
              <w:rPr>
                <w:ins w:id="858" w:author="yamel peraza" w:date="2015-03-18T15:13:00Z"/>
                <w:rFonts w:ascii="Times New Roman" w:hAnsi="Times New Roman" w:cs="Times New Roman"/>
              </w:rPr>
            </w:pPr>
            <w:ins w:id="859" w:author="yamel peraza" w:date="2015-03-18T15:1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46F758A5" w14:textId="77777777" w:rsidR="003E009E" w:rsidRPr="00A40DF2" w:rsidRDefault="003E009E" w:rsidP="003E009E">
            <w:pPr>
              <w:pStyle w:val="ListParagraph"/>
              <w:numPr>
                <w:ilvl w:val="0"/>
                <w:numId w:val="83"/>
              </w:numPr>
              <w:jc w:val="left"/>
              <w:rPr>
                <w:ins w:id="860" w:author="yamel peraza" w:date="2015-03-18T15:13:00Z"/>
                <w:rFonts w:eastAsiaTheme="minorHAnsi"/>
              </w:rPr>
            </w:pPr>
            <w:ins w:id="861" w:author="yamel peraza" w:date="2015-03-18T15:13:00Z">
              <w:r w:rsidRPr="00A40DF2">
                <w:rPr>
                  <w:rFonts w:eastAsiaTheme="minorHAnsi"/>
                </w:rPr>
                <w:t xml:space="preserve">Head professor </w:t>
              </w:r>
              <w:r>
                <w:rPr>
                  <w:rFonts w:eastAsiaTheme="minorHAnsi"/>
                </w:rPr>
                <w:t>clicks on drop down menu</w:t>
              </w:r>
              <w:r w:rsidRPr="00A40DF2">
                <w:rPr>
                  <w:rFonts w:eastAsiaTheme="minorHAnsi"/>
                </w:rPr>
                <w:t xml:space="preserve"> </w:t>
              </w:r>
              <w:r>
                <w:rPr>
                  <w:rFonts w:eastAsiaTheme="minorHAnsi"/>
                </w:rPr>
                <w:t>“Status”.</w:t>
              </w:r>
            </w:ins>
          </w:p>
          <w:p w14:paraId="1A109FCA" w14:textId="77777777" w:rsidR="003E009E" w:rsidRDefault="003E009E" w:rsidP="003E009E">
            <w:pPr>
              <w:pStyle w:val="ListParagraph"/>
              <w:numPr>
                <w:ilvl w:val="0"/>
                <w:numId w:val="83"/>
              </w:numPr>
              <w:jc w:val="left"/>
              <w:rPr>
                <w:ins w:id="862" w:author="yamel peraza" w:date="2015-03-18T15:13:00Z"/>
                <w:rFonts w:eastAsiaTheme="minorHAnsi"/>
              </w:rPr>
            </w:pPr>
            <w:ins w:id="863" w:author="yamel peraza" w:date="2015-03-18T15:13:00Z">
              <w:r>
                <w:rPr>
                  <w:rFonts w:eastAsiaTheme="minorHAnsi"/>
                </w:rPr>
                <w:t>System displays on the drop down menu the available status for the virtual machine request.</w:t>
              </w:r>
            </w:ins>
          </w:p>
          <w:p w14:paraId="0ACEC6CD" w14:textId="77777777" w:rsidR="003E009E" w:rsidRDefault="003E009E" w:rsidP="003E009E">
            <w:pPr>
              <w:pStyle w:val="ListParagraph"/>
              <w:numPr>
                <w:ilvl w:val="0"/>
                <w:numId w:val="83"/>
              </w:numPr>
              <w:jc w:val="left"/>
              <w:rPr>
                <w:ins w:id="864" w:author="yamel peraza" w:date="2015-03-18T15:13:00Z"/>
                <w:rFonts w:eastAsiaTheme="minorHAnsi"/>
              </w:rPr>
            </w:pPr>
            <w:ins w:id="865" w:author="yamel peraza" w:date="2015-03-18T15:13:00Z">
              <w:r>
                <w:rPr>
                  <w:rFonts w:eastAsiaTheme="minorHAnsi"/>
                </w:rPr>
                <w:lastRenderedPageBreak/>
                <w:t>Head professor selects status equal to “APPROVED”.</w:t>
              </w:r>
            </w:ins>
          </w:p>
          <w:p w14:paraId="39AD65B6" w14:textId="77777777" w:rsidR="003E009E" w:rsidRDefault="003E009E" w:rsidP="003E009E">
            <w:pPr>
              <w:pStyle w:val="ListParagraph"/>
              <w:numPr>
                <w:ilvl w:val="0"/>
                <w:numId w:val="83"/>
              </w:numPr>
              <w:jc w:val="left"/>
              <w:rPr>
                <w:ins w:id="866" w:author="yamel peraza" w:date="2015-03-18T15:13:00Z"/>
                <w:rFonts w:eastAsiaTheme="minorHAnsi"/>
              </w:rPr>
            </w:pPr>
            <w:ins w:id="867" w:author="yamel peraza" w:date="2015-03-18T15:13:00Z">
              <w:r>
                <w:rPr>
                  <w:rFonts w:eastAsiaTheme="minorHAnsi"/>
                </w:rPr>
                <w:t>System displays on the drop down menu the selected status.</w:t>
              </w:r>
            </w:ins>
          </w:p>
          <w:p w14:paraId="4C23DCA5" w14:textId="77777777" w:rsidR="003E009E" w:rsidRDefault="003E009E" w:rsidP="003E009E">
            <w:pPr>
              <w:pStyle w:val="ListParagraph"/>
              <w:numPr>
                <w:ilvl w:val="0"/>
                <w:numId w:val="83"/>
              </w:numPr>
              <w:jc w:val="left"/>
              <w:rPr>
                <w:ins w:id="868" w:author="yamel peraza" w:date="2015-03-18T15:13:00Z"/>
                <w:rFonts w:eastAsiaTheme="minorHAnsi"/>
              </w:rPr>
            </w:pPr>
            <w:ins w:id="869" w:author="yamel peraza" w:date="2015-03-18T15:13:00Z">
              <w:r>
                <w:rPr>
                  <w:rFonts w:eastAsiaTheme="minorHAnsi"/>
                </w:rPr>
                <w:t>Head professor enters on the email filed the school’s system admin email address and clicks on “Submit” button.</w:t>
              </w:r>
            </w:ins>
          </w:p>
          <w:p w14:paraId="16D48481" w14:textId="77777777" w:rsidR="003E009E" w:rsidRPr="00F066EA" w:rsidRDefault="003E009E" w:rsidP="003E009E">
            <w:pPr>
              <w:pStyle w:val="ListParagraph"/>
              <w:numPr>
                <w:ilvl w:val="0"/>
                <w:numId w:val="83"/>
              </w:numPr>
              <w:jc w:val="left"/>
              <w:rPr>
                <w:ins w:id="870" w:author="yamel peraza" w:date="2015-03-18T15:13:00Z"/>
                <w:rFonts w:eastAsiaTheme="minorHAnsi"/>
              </w:rPr>
            </w:pPr>
            <w:ins w:id="871" w:author="yamel peraza" w:date="2015-03-18T15:13:00Z">
              <w:r>
                <w:rPr>
                  <w:rFonts w:eastAsiaTheme="minorHAnsi"/>
                </w:rPr>
                <w:t xml:space="preserve">System updates virtual machine status in the database and notifies school’s system admin. </w:t>
              </w:r>
            </w:ins>
          </w:p>
        </w:tc>
      </w:tr>
      <w:tr w:rsidR="003E009E" w:rsidRPr="00F066EA" w14:paraId="01CF193B" w14:textId="77777777" w:rsidTr="003E009E">
        <w:trPr>
          <w:ins w:id="872" w:author="yamel peraza" w:date="2015-03-18T15:13:00Z"/>
        </w:trPr>
        <w:tc>
          <w:tcPr>
            <w:tcW w:w="3708" w:type="dxa"/>
            <w:tcMar>
              <w:top w:w="100" w:type="dxa"/>
              <w:left w:w="115" w:type="dxa"/>
              <w:bottom w:w="100" w:type="dxa"/>
              <w:right w:w="115" w:type="dxa"/>
            </w:tcMar>
          </w:tcPr>
          <w:p w14:paraId="068F9805" w14:textId="77777777" w:rsidR="003E009E" w:rsidRPr="00DE75FA" w:rsidRDefault="003E009E" w:rsidP="003E009E">
            <w:pPr>
              <w:spacing w:after="0" w:line="360" w:lineRule="auto"/>
              <w:rPr>
                <w:ins w:id="873" w:author="yamel peraza" w:date="2015-03-18T15:13:00Z"/>
                <w:rFonts w:ascii="Times New Roman" w:hAnsi="Times New Roman" w:cs="Times New Roman"/>
              </w:rPr>
            </w:pPr>
            <w:ins w:id="874" w:author="yamel peraza" w:date="2015-03-18T15:13: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4DC7B748" w14:textId="77777777" w:rsidR="003E009E" w:rsidRPr="00F066EA" w:rsidRDefault="003E009E" w:rsidP="003E009E">
            <w:pPr>
              <w:pStyle w:val="ListParagraph"/>
              <w:numPr>
                <w:ilvl w:val="0"/>
                <w:numId w:val="70"/>
              </w:numPr>
              <w:spacing w:line="256" w:lineRule="auto"/>
              <w:jc w:val="left"/>
              <w:rPr>
                <w:ins w:id="875" w:author="yamel peraza" w:date="2015-03-18T15:13:00Z"/>
                <w:rFonts w:ascii="Times New Roman" w:eastAsiaTheme="minorHAnsi" w:hAnsi="Times New Roman" w:cs="Times New Roman"/>
              </w:rPr>
            </w:pPr>
            <w:ins w:id="876" w:author="yamel peraza" w:date="2015-03-18T15:13:00Z">
              <w:r>
                <w:rPr>
                  <w:rFonts w:eastAsiaTheme="minorHAnsi"/>
                </w:rPr>
                <w:t xml:space="preserve">{From step 3} </w:t>
              </w:r>
              <w:r>
                <w:rPr>
                  <w:rFonts w:ascii="Times New Roman" w:eastAsiaTheme="minorHAnsi" w:hAnsi="Times New Roman" w:cs="Times New Roman"/>
                </w:rPr>
                <w:t xml:space="preserve">Head professor selects from the drop down menu the “APPROVED” status </w:t>
              </w:r>
              <w:r w:rsidRPr="00F066EA">
                <w:rPr>
                  <w:rFonts w:ascii="Times New Roman" w:eastAsiaTheme="minorHAnsi" w:hAnsi="Times New Roman" w:cs="Times New Roman"/>
                </w:rPr>
                <w:t>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3E009E" w:rsidRPr="00453CF3" w14:paraId="31A905F7" w14:textId="77777777" w:rsidTr="003E009E">
        <w:trPr>
          <w:trHeight w:val="583"/>
          <w:ins w:id="877" w:author="yamel peraza" w:date="2015-03-18T15:13:00Z"/>
        </w:trPr>
        <w:tc>
          <w:tcPr>
            <w:tcW w:w="3708" w:type="dxa"/>
            <w:tcMar>
              <w:top w:w="100" w:type="dxa"/>
              <w:left w:w="115" w:type="dxa"/>
              <w:bottom w:w="100" w:type="dxa"/>
              <w:right w:w="115" w:type="dxa"/>
            </w:tcMar>
          </w:tcPr>
          <w:p w14:paraId="01079845" w14:textId="77777777" w:rsidR="003E009E" w:rsidRPr="00DE75FA" w:rsidRDefault="003E009E" w:rsidP="003E009E">
            <w:pPr>
              <w:spacing w:after="0" w:line="360" w:lineRule="auto"/>
              <w:rPr>
                <w:ins w:id="878" w:author="yamel peraza" w:date="2015-03-18T15:13:00Z"/>
                <w:rFonts w:ascii="Times New Roman" w:hAnsi="Times New Roman" w:cs="Times New Roman"/>
              </w:rPr>
            </w:pPr>
            <w:ins w:id="879" w:author="yamel peraza" w:date="2015-03-18T15:1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B694C83" w14:textId="77777777" w:rsidR="003E009E" w:rsidRPr="00453CF3" w:rsidRDefault="003E009E" w:rsidP="003E009E">
            <w:pPr>
              <w:pStyle w:val="ListParagraph"/>
              <w:numPr>
                <w:ilvl w:val="0"/>
                <w:numId w:val="69"/>
              </w:numPr>
              <w:jc w:val="left"/>
              <w:rPr>
                <w:ins w:id="880" w:author="yamel peraza" w:date="2015-03-18T15:13:00Z"/>
                <w:rFonts w:ascii="Times New Roman" w:eastAsiaTheme="minorHAnsi" w:hAnsi="Times New Roman" w:cs="Times New Roman"/>
              </w:rPr>
            </w:pPr>
            <w:ins w:id="881" w:author="yamel peraza" w:date="2015-03-18T15:13:00Z">
              <w:r>
                <w:rPr>
                  <w:rFonts w:ascii="Times New Roman" w:hAnsi="Times New Roman" w:cs="Times New Roman"/>
                </w:rPr>
                <w:t>Head professor successfully notified school’s system admin.</w:t>
              </w:r>
            </w:ins>
          </w:p>
        </w:tc>
      </w:tr>
      <w:tr w:rsidR="003E009E" w:rsidRPr="004C2E8A" w14:paraId="7CE0A8D6" w14:textId="77777777" w:rsidTr="003E009E">
        <w:trPr>
          <w:ins w:id="882" w:author="yamel peraza" w:date="2015-03-18T15:13:00Z"/>
        </w:trPr>
        <w:tc>
          <w:tcPr>
            <w:tcW w:w="3708" w:type="dxa"/>
            <w:shd w:val="clear" w:color="auto" w:fill="BDD6EE"/>
            <w:tcMar>
              <w:top w:w="100" w:type="dxa"/>
              <w:left w:w="115" w:type="dxa"/>
              <w:bottom w:w="100" w:type="dxa"/>
              <w:right w:w="115" w:type="dxa"/>
            </w:tcMar>
          </w:tcPr>
          <w:p w14:paraId="3C56AD42" w14:textId="77777777" w:rsidR="003E009E" w:rsidRPr="00DE75FA" w:rsidRDefault="003E009E" w:rsidP="003E009E">
            <w:pPr>
              <w:spacing w:after="0" w:line="360" w:lineRule="auto"/>
              <w:rPr>
                <w:ins w:id="883" w:author="yamel peraza" w:date="2015-03-18T15:13:00Z"/>
                <w:rFonts w:ascii="Times New Roman" w:eastAsia="Times New Roman" w:hAnsi="Times New Roman" w:cs="Times New Roman"/>
                <w:b/>
                <w:i/>
                <w:sz w:val="24"/>
              </w:rPr>
            </w:pPr>
            <w:ins w:id="884" w:author="yamel peraza" w:date="2015-03-18T15:1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64419AF9" w14:textId="77777777" w:rsidR="003E009E" w:rsidRDefault="003E009E" w:rsidP="003E009E">
            <w:pPr>
              <w:pStyle w:val="ListParagraph"/>
              <w:numPr>
                <w:ilvl w:val="0"/>
                <w:numId w:val="70"/>
              </w:numPr>
              <w:jc w:val="left"/>
              <w:rPr>
                <w:ins w:id="885" w:author="yamel peraza" w:date="2015-03-18T15:13:00Z"/>
                <w:rFonts w:eastAsiaTheme="minorHAnsi"/>
              </w:rPr>
            </w:pPr>
            <w:ins w:id="886" w:author="yamel peraza" w:date="2015-03-18T15:13:00Z">
              <w:r>
                <w:rPr>
                  <w:rFonts w:eastAsiaTheme="minorHAnsi"/>
                </w:rPr>
                <w:t xml:space="preserve">If email notification input field is empty, system alerts with an error message. </w:t>
              </w:r>
            </w:ins>
          </w:p>
          <w:p w14:paraId="43E32A75" w14:textId="77777777" w:rsidR="003E009E" w:rsidRPr="004C2E8A" w:rsidRDefault="003E009E" w:rsidP="003E009E">
            <w:pPr>
              <w:pStyle w:val="ListParagraph"/>
              <w:numPr>
                <w:ilvl w:val="0"/>
                <w:numId w:val="70"/>
              </w:numPr>
              <w:jc w:val="left"/>
              <w:rPr>
                <w:ins w:id="887" w:author="yamel peraza" w:date="2015-03-18T15:13:00Z"/>
                <w:rFonts w:eastAsiaTheme="minorHAnsi"/>
              </w:rPr>
            </w:pPr>
            <w:ins w:id="888" w:author="yamel peraza" w:date="2015-03-18T15:13:00Z">
              <w:r>
                <w:rPr>
                  <w:rFonts w:eastAsiaTheme="minorHAnsi"/>
                </w:rPr>
                <w:t>If an invalid email address is used, system alerts with error message.</w:t>
              </w:r>
            </w:ins>
          </w:p>
        </w:tc>
      </w:tr>
    </w:tbl>
    <w:p w14:paraId="7ED33BB5" w14:textId="77777777" w:rsidR="003E009E" w:rsidRDefault="003E009E" w:rsidP="00900A1E">
      <w:pPr>
        <w:rPr>
          <w:ins w:id="889" w:author="yamel peraza" w:date="2015-03-18T15:11:00Z"/>
        </w:rPr>
      </w:pPr>
    </w:p>
    <w:p w14:paraId="08A67BB4" w14:textId="77777777" w:rsidR="003E009E" w:rsidRDefault="003E009E" w:rsidP="00900A1E">
      <w:pPr>
        <w:rPr>
          <w:ins w:id="890"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3B25E232" w14:textId="77777777" w:rsidTr="003E009E">
        <w:trPr>
          <w:ins w:id="891" w:author="yamel peraza" w:date="2015-03-18T15:14:00Z"/>
        </w:trPr>
        <w:tc>
          <w:tcPr>
            <w:tcW w:w="3708" w:type="dxa"/>
            <w:tcMar>
              <w:top w:w="100" w:type="dxa"/>
              <w:left w:w="115" w:type="dxa"/>
              <w:bottom w:w="100" w:type="dxa"/>
              <w:right w:w="115" w:type="dxa"/>
            </w:tcMar>
          </w:tcPr>
          <w:p w14:paraId="63480E12" w14:textId="5E5354E0" w:rsidR="003E009E" w:rsidRPr="00B42D5C" w:rsidRDefault="003E009E" w:rsidP="003E009E">
            <w:pPr>
              <w:spacing w:after="0" w:line="360" w:lineRule="auto"/>
              <w:rPr>
                <w:ins w:id="892" w:author="yamel peraza" w:date="2015-03-18T15:14:00Z"/>
                <w:rFonts w:ascii="Times New Roman" w:hAnsi="Times New Roman" w:cs="Times New Roman"/>
                <w:sz w:val="24"/>
                <w:szCs w:val="24"/>
              </w:rPr>
            </w:pPr>
            <w:ins w:id="893" w:author="yamel peraza" w:date="2015-03-18T15:14: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(SPW5_111</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5E50A91F" w14:textId="77777777" w:rsidR="003E009E" w:rsidRPr="000C150C" w:rsidRDefault="003E009E" w:rsidP="003E009E">
            <w:pPr>
              <w:shd w:val="clear" w:color="auto" w:fill="FFFFFF"/>
              <w:spacing w:after="0" w:line="240" w:lineRule="auto"/>
              <w:jc w:val="left"/>
              <w:outlineLvl w:val="0"/>
              <w:rPr>
                <w:ins w:id="894" w:author="yamel peraza" w:date="2015-03-18T15:14:00Z"/>
                <w:rFonts w:ascii="Times New Roman" w:eastAsia="Times New Roman" w:hAnsi="Times New Roman" w:cs="Times New Roman"/>
                <w:b/>
                <w:color w:val="000000"/>
                <w:kern w:val="36"/>
              </w:rPr>
            </w:pPr>
            <w:ins w:id="895" w:author="yamel peraza" w:date="2015-03-18T15:14:00Z">
              <w:r w:rsidRPr="000C150C">
                <w:rPr>
                  <w:rFonts w:ascii="Helvetica" w:eastAsia="Times New Roman" w:hAnsi="Helvetica" w:cs="Helvetica"/>
                  <w:color w:val="000000"/>
                  <w:kern w:val="36"/>
                  <w:sz w:val="32"/>
                  <w:szCs w:val="32"/>
                </w:rPr>
                <w:t> </w:t>
              </w:r>
              <w:r>
                <w:rPr>
                  <w:rFonts w:ascii="Times New Roman" w:eastAsia="Times New Roman" w:hAnsi="Times New Roman" w:cs="Times New Roman"/>
                  <w:b/>
                  <w:color w:val="000000"/>
                  <w:kern w:val="36"/>
                </w:rPr>
                <w:t>Access Virtual Machine R</w:t>
              </w:r>
              <w:r w:rsidRPr="000C150C">
                <w:rPr>
                  <w:rFonts w:ascii="Times New Roman" w:eastAsia="Times New Roman" w:hAnsi="Times New Roman" w:cs="Times New Roman"/>
                  <w:b/>
                  <w:color w:val="000000"/>
                  <w:kern w:val="36"/>
                </w:rPr>
                <w:t>equest</w:t>
              </w:r>
            </w:ins>
          </w:p>
          <w:p w14:paraId="5774E945" w14:textId="77777777" w:rsidR="003E009E" w:rsidRPr="00B42D5C" w:rsidRDefault="003E009E" w:rsidP="003E009E">
            <w:pPr>
              <w:shd w:val="clear" w:color="auto" w:fill="FFFFFF"/>
              <w:spacing w:after="0" w:line="240" w:lineRule="auto"/>
              <w:jc w:val="left"/>
              <w:outlineLvl w:val="0"/>
              <w:rPr>
                <w:ins w:id="896" w:author="yamel peraza" w:date="2015-03-18T15:14:00Z"/>
                <w:rFonts w:ascii="Times New Roman" w:eastAsia="Times New Roman" w:hAnsi="Times New Roman" w:cs="Times New Roman"/>
                <w:b/>
                <w:color w:val="000000"/>
                <w:kern w:val="36"/>
                <w:sz w:val="24"/>
                <w:szCs w:val="24"/>
              </w:rPr>
            </w:pPr>
          </w:p>
        </w:tc>
      </w:tr>
      <w:tr w:rsidR="003E009E" w:rsidRPr="00DE75FA" w14:paraId="58230A62" w14:textId="77777777" w:rsidTr="003E009E">
        <w:trPr>
          <w:ins w:id="897" w:author="yamel peraza" w:date="2015-03-18T15:14:00Z"/>
        </w:trPr>
        <w:tc>
          <w:tcPr>
            <w:tcW w:w="3708" w:type="dxa"/>
            <w:tcMar>
              <w:top w:w="100" w:type="dxa"/>
              <w:left w:w="115" w:type="dxa"/>
              <w:bottom w:w="100" w:type="dxa"/>
              <w:right w:w="115" w:type="dxa"/>
            </w:tcMar>
          </w:tcPr>
          <w:p w14:paraId="376361BF" w14:textId="77777777" w:rsidR="003E009E" w:rsidRPr="00DE75FA" w:rsidRDefault="003E009E" w:rsidP="003E009E">
            <w:pPr>
              <w:spacing w:after="0" w:line="360" w:lineRule="auto"/>
              <w:rPr>
                <w:ins w:id="898" w:author="yamel peraza" w:date="2015-03-18T15:14:00Z"/>
                <w:rFonts w:ascii="Times New Roman" w:hAnsi="Times New Roman" w:cs="Times New Roman"/>
              </w:rPr>
            </w:pPr>
            <w:ins w:id="899" w:author="yamel peraza" w:date="2015-03-18T15:14: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7AA99E18" w14:textId="77777777" w:rsidR="003E009E" w:rsidRPr="00DE75FA" w:rsidRDefault="003E009E" w:rsidP="003E009E">
            <w:pPr>
              <w:spacing w:after="0" w:line="360" w:lineRule="auto"/>
              <w:rPr>
                <w:ins w:id="900" w:author="yamel peraza" w:date="2015-03-18T15:14:00Z"/>
                <w:rFonts w:ascii="Times New Roman" w:hAnsi="Times New Roman" w:cs="Times New Roman"/>
              </w:rPr>
            </w:pPr>
            <w:ins w:id="901" w:author="yamel peraza" w:date="2015-03-18T15:14:00Z">
              <w:r>
                <w:rPr>
                  <w:rFonts w:ascii="Times New Roman" w:eastAsia="Times New Roman" w:hAnsi="Times New Roman" w:cs="Times New Roman"/>
                  <w:sz w:val="24"/>
                </w:rPr>
                <w:t>Head professor</w:t>
              </w:r>
            </w:ins>
          </w:p>
        </w:tc>
      </w:tr>
      <w:tr w:rsidR="003E009E" w:rsidRPr="000D46D3" w14:paraId="0B24853C" w14:textId="77777777" w:rsidTr="003E009E">
        <w:trPr>
          <w:ins w:id="902" w:author="yamel peraza" w:date="2015-03-18T15:14:00Z"/>
        </w:trPr>
        <w:tc>
          <w:tcPr>
            <w:tcW w:w="3708" w:type="dxa"/>
            <w:tcMar>
              <w:top w:w="100" w:type="dxa"/>
              <w:left w:w="115" w:type="dxa"/>
              <w:bottom w:w="100" w:type="dxa"/>
              <w:right w:w="115" w:type="dxa"/>
            </w:tcMar>
          </w:tcPr>
          <w:p w14:paraId="5352419E"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903" w:author="yamel peraza" w:date="2015-03-18T15:14:00Z"/>
                <w:rFonts w:ascii="Arial" w:hAnsi="Arial" w:cs="Arial"/>
                <w:color w:val="000000"/>
                <w:sz w:val="21"/>
                <w:szCs w:val="21"/>
              </w:rPr>
            </w:pPr>
            <w:ins w:id="904" w:author="yamel peraza" w:date="2015-03-18T15:14:00Z">
              <w:r>
                <w:rPr>
                  <w:b/>
                  <w:i/>
                </w:rPr>
                <w:t xml:space="preserve">User Story </w:t>
              </w:r>
              <w:r>
                <w:rPr>
                  <w:b/>
                </w:rPr>
                <w:t>#145</w:t>
              </w:r>
            </w:ins>
          </w:p>
        </w:tc>
        <w:tc>
          <w:tcPr>
            <w:tcW w:w="5850" w:type="dxa"/>
            <w:tcMar>
              <w:top w:w="100" w:type="dxa"/>
              <w:left w:w="115" w:type="dxa"/>
              <w:bottom w:w="100" w:type="dxa"/>
              <w:right w:w="115" w:type="dxa"/>
            </w:tcMar>
          </w:tcPr>
          <w:p w14:paraId="15AC3972" w14:textId="77777777" w:rsidR="003E009E" w:rsidRPr="000D46D3" w:rsidRDefault="003E009E" w:rsidP="003E009E">
            <w:pPr>
              <w:shd w:val="clear" w:color="auto" w:fill="FFFFFF"/>
              <w:spacing w:after="150" w:line="294" w:lineRule="atLeast"/>
              <w:jc w:val="left"/>
              <w:rPr>
                <w:ins w:id="905" w:author="yamel peraza" w:date="2015-03-18T15:14:00Z"/>
                <w:rFonts w:ascii="Times New Roman" w:eastAsia="Times New Roman" w:hAnsi="Times New Roman" w:cs="Times New Roman"/>
                <w:color w:val="000000"/>
              </w:rPr>
            </w:pPr>
            <w:ins w:id="906" w:author="yamel peraza" w:date="2015-03-18T15:14:00Z">
              <w:r w:rsidRPr="000D46D3">
                <w:rPr>
                  <w:rFonts w:ascii="Times New Roman" w:eastAsia="Times New Roman" w:hAnsi="Times New Roman" w:cs="Times New Roman"/>
                  <w:color w:val="000000"/>
                </w:rPr>
                <w:t>As a head professor, I want to receive an email notification when a student requests for one or more vms, so I am able to easily find the request, using a link included in the email notification.</w:t>
              </w:r>
            </w:ins>
          </w:p>
        </w:tc>
      </w:tr>
      <w:tr w:rsidR="003E009E" w:rsidRPr="002E54BB" w14:paraId="26B58DEA" w14:textId="77777777" w:rsidTr="003E009E">
        <w:trPr>
          <w:ins w:id="907" w:author="yamel peraza" w:date="2015-03-18T15:14:00Z"/>
        </w:trPr>
        <w:tc>
          <w:tcPr>
            <w:tcW w:w="3708" w:type="dxa"/>
            <w:tcMar>
              <w:top w:w="100" w:type="dxa"/>
              <w:left w:w="115" w:type="dxa"/>
              <w:bottom w:w="100" w:type="dxa"/>
              <w:right w:w="115" w:type="dxa"/>
            </w:tcMar>
          </w:tcPr>
          <w:p w14:paraId="131818D4" w14:textId="77777777" w:rsidR="003E009E" w:rsidRDefault="003E009E" w:rsidP="003E009E">
            <w:pPr>
              <w:pStyle w:val="NormalWeb"/>
              <w:numPr>
                <w:ilvl w:val="0"/>
                <w:numId w:val="81"/>
              </w:numPr>
              <w:spacing w:before="0" w:beforeAutospacing="0" w:after="150" w:afterAutospacing="0" w:line="294" w:lineRule="atLeast"/>
              <w:ind w:left="150"/>
              <w:jc w:val="left"/>
              <w:rPr>
                <w:ins w:id="908" w:author="yamel peraza" w:date="2015-03-18T15:14:00Z"/>
                <w:b/>
                <w:i/>
              </w:rPr>
            </w:pPr>
            <w:ins w:id="909" w:author="yamel peraza" w:date="2015-03-18T15:14:00Z">
              <w:r w:rsidRPr="00DE75FA">
                <w:rPr>
                  <w:b/>
                  <w:i/>
                </w:rPr>
                <w:t>Entry Conditions</w:t>
              </w:r>
            </w:ins>
          </w:p>
        </w:tc>
        <w:tc>
          <w:tcPr>
            <w:tcW w:w="5850" w:type="dxa"/>
            <w:tcMar>
              <w:top w:w="100" w:type="dxa"/>
              <w:left w:w="115" w:type="dxa"/>
              <w:bottom w:w="100" w:type="dxa"/>
              <w:right w:w="115" w:type="dxa"/>
            </w:tcMar>
          </w:tcPr>
          <w:p w14:paraId="1E7D422D" w14:textId="77777777" w:rsidR="003E009E" w:rsidRPr="006E29AE" w:rsidRDefault="003E009E" w:rsidP="003E009E">
            <w:pPr>
              <w:pStyle w:val="ListParagraph"/>
              <w:numPr>
                <w:ilvl w:val="0"/>
                <w:numId w:val="81"/>
              </w:numPr>
              <w:jc w:val="left"/>
              <w:rPr>
                <w:ins w:id="910" w:author="yamel peraza" w:date="2015-03-18T15:14:00Z"/>
                <w:rFonts w:eastAsiaTheme="minorHAnsi"/>
              </w:rPr>
            </w:pPr>
            <w:ins w:id="911" w:author="yamel peraza" w:date="2015-03-18T15:14:00Z">
              <w:r>
                <w:rPr>
                  <w:rFonts w:ascii="Times New Roman" w:eastAsiaTheme="minorHAnsi" w:hAnsi="Times New Roman" w:cs="Times New Roman"/>
                </w:rPr>
                <w:t>Student successfully submitted a virtual machine request and notified head professor via email about it.</w:t>
              </w:r>
            </w:ins>
          </w:p>
          <w:p w14:paraId="466084ED" w14:textId="77777777" w:rsidR="003E009E" w:rsidRPr="002E54BB" w:rsidRDefault="003E009E" w:rsidP="003E009E">
            <w:pPr>
              <w:pStyle w:val="ListParagraph"/>
              <w:numPr>
                <w:ilvl w:val="0"/>
                <w:numId w:val="81"/>
              </w:numPr>
              <w:jc w:val="left"/>
              <w:rPr>
                <w:ins w:id="912" w:author="yamel peraza" w:date="2015-03-18T15:14:00Z"/>
                <w:rFonts w:eastAsiaTheme="minorHAnsi"/>
              </w:rPr>
            </w:pPr>
            <w:ins w:id="913" w:author="yamel peraza" w:date="2015-03-18T15:14:00Z">
              <w:r>
                <w:rPr>
                  <w:rFonts w:ascii="Times New Roman" w:eastAsiaTheme="minorHAnsi" w:hAnsi="Times New Roman" w:cs="Times New Roman"/>
                </w:rPr>
                <w:t>Head professor is in his fiu.edu email account and in the student’s email notification.</w:t>
              </w:r>
            </w:ins>
          </w:p>
          <w:p w14:paraId="7FD843FF" w14:textId="77777777" w:rsidR="003E009E" w:rsidRPr="002E54BB" w:rsidRDefault="003E009E" w:rsidP="003E009E">
            <w:pPr>
              <w:pStyle w:val="ListParagraph"/>
              <w:numPr>
                <w:ilvl w:val="0"/>
                <w:numId w:val="81"/>
              </w:numPr>
              <w:jc w:val="left"/>
              <w:rPr>
                <w:ins w:id="914" w:author="yamel peraza" w:date="2015-03-18T15:14:00Z"/>
                <w:rFonts w:eastAsiaTheme="minorHAnsi"/>
              </w:rPr>
            </w:pPr>
            <w:ins w:id="915" w:author="yamel peraza" w:date="2015-03-18T15:14:00Z">
              <w:r>
                <w:rPr>
                  <w:rFonts w:ascii="Times New Roman" w:eastAsiaTheme="minorHAnsi" w:hAnsi="Times New Roman" w:cs="Times New Roman"/>
                </w:rPr>
                <w:t>Head professor is logged into the system.</w:t>
              </w:r>
            </w:ins>
          </w:p>
        </w:tc>
      </w:tr>
      <w:tr w:rsidR="003E009E" w:rsidRPr="00A374D0" w14:paraId="1B9F7399" w14:textId="77777777" w:rsidTr="003E009E">
        <w:trPr>
          <w:ins w:id="916" w:author="yamel peraza" w:date="2015-03-18T15:14:00Z"/>
        </w:trPr>
        <w:tc>
          <w:tcPr>
            <w:tcW w:w="3708" w:type="dxa"/>
            <w:shd w:val="clear" w:color="auto" w:fill="BDD6EE"/>
            <w:tcMar>
              <w:top w:w="100" w:type="dxa"/>
              <w:left w:w="115" w:type="dxa"/>
              <w:bottom w:w="100" w:type="dxa"/>
              <w:right w:w="115" w:type="dxa"/>
            </w:tcMar>
          </w:tcPr>
          <w:p w14:paraId="1E1222A6" w14:textId="77777777" w:rsidR="003E009E" w:rsidRPr="00DE75FA" w:rsidRDefault="003E009E" w:rsidP="003E009E">
            <w:pPr>
              <w:spacing w:after="0" w:line="360" w:lineRule="auto"/>
              <w:rPr>
                <w:ins w:id="917" w:author="yamel peraza" w:date="2015-03-18T15:14:00Z"/>
                <w:rFonts w:ascii="Times New Roman" w:hAnsi="Times New Roman" w:cs="Times New Roman"/>
              </w:rPr>
            </w:pPr>
            <w:ins w:id="918" w:author="yamel peraza" w:date="2015-03-18T15:14:00Z">
              <w:r w:rsidRPr="00DE75FA">
                <w:rPr>
                  <w:rFonts w:ascii="Times New Roman" w:eastAsia="Times New Roman" w:hAnsi="Times New Roman" w:cs="Times New Roman"/>
                  <w:b/>
                  <w:i/>
                  <w:sz w:val="24"/>
                </w:rPr>
                <w:lastRenderedPageBreak/>
                <w:t>Flow of Events</w:t>
              </w:r>
            </w:ins>
          </w:p>
        </w:tc>
        <w:tc>
          <w:tcPr>
            <w:tcW w:w="5850" w:type="dxa"/>
            <w:shd w:val="clear" w:color="auto" w:fill="BDD6EE"/>
            <w:tcMar>
              <w:top w:w="100" w:type="dxa"/>
              <w:left w:w="115" w:type="dxa"/>
              <w:bottom w:w="100" w:type="dxa"/>
              <w:right w:w="115" w:type="dxa"/>
            </w:tcMar>
          </w:tcPr>
          <w:p w14:paraId="38C80F93" w14:textId="77777777" w:rsidR="003E009E" w:rsidRDefault="003E009E" w:rsidP="003E009E">
            <w:pPr>
              <w:pStyle w:val="ListParagraph"/>
              <w:numPr>
                <w:ilvl w:val="0"/>
                <w:numId w:val="84"/>
              </w:numPr>
              <w:jc w:val="left"/>
              <w:rPr>
                <w:ins w:id="919" w:author="yamel peraza" w:date="2015-03-18T15:14:00Z"/>
                <w:rFonts w:eastAsiaTheme="minorHAnsi"/>
              </w:rPr>
            </w:pPr>
            <w:ins w:id="920" w:author="yamel peraza" w:date="2015-03-18T15:14:00Z">
              <w:r>
                <w:rPr>
                  <w:rFonts w:eastAsiaTheme="minorHAnsi"/>
                </w:rPr>
                <w:t>The use case begins when the head professor clicks on the existing link on the email’s body page.</w:t>
              </w:r>
            </w:ins>
          </w:p>
          <w:p w14:paraId="6E0A4900" w14:textId="77777777" w:rsidR="003E009E" w:rsidRPr="00A374D0" w:rsidRDefault="003E009E" w:rsidP="003E009E">
            <w:pPr>
              <w:pStyle w:val="ListParagraph"/>
              <w:numPr>
                <w:ilvl w:val="0"/>
                <w:numId w:val="84"/>
              </w:numPr>
              <w:jc w:val="left"/>
              <w:rPr>
                <w:ins w:id="921" w:author="yamel peraza" w:date="2015-03-18T15:14:00Z"/>
                <w:rFonts w:eastAsiaTheme="minorHAnsi"/>
              </w:rPr>
            </w:pPr>
            <w:ins w:id="922" w:author="yamel peraza" w:date="2015-03-18T15:14:00Z">
              <w:r>
                <w:rPr>
                  <w:rFonts w:eastAsiaTheme="minorHAnsi"/>
                </w:rPr>
                <w:t>System navigates to VM – Request page in Senior Project Website and loads all virtual machine request from the corresponding project with status equal to “PENDING”.</w:t>
              </w:r>
              <w:r w:rsidRPr="00A374D0">
                <w:rPr>
                  <w:rFonts w:eastAsiaTheme="minorHAnsi"/>
                </w:rPr>
                <w:t xml:space="preserve"> </w:t>
              </w:r>
            </w:ins>
          </w:p>
        </w:tc>
      </w:tr>
      <w:tr w:rsidR="003E009E" w:rsidRPr="00F066EA" w14:paraId="3329D5F7" w14:textId="77777777" w:rsidTr="003E009E">
        <w:trPr>
          <w:ins w:id="923" w:author="yamel peraza" w:date="2015-03-18T15:14:00Z"/>
        </w:trPr>
        <w:tc>
          <w:tcPr>
            <w:tcW w:w="3708" w:type="dxa"/>
            <w:tcMar>
              <w:top w:w="100" w:type="dxa"/>
              <w:left w:w="115" w:type="dxa"/>
              <w:bottom w:w="100" w:type="dxa"/>
              <w:right w:w="115" w:type="dxa"/>
            </w:tcMar>
          </w:tcPr>
          <w:p w14:paraId="4F226BF4" w14:textId="77777777" w:rsidR="003E009E" w:rsidRPr="00DE75FA" w:rsidRDefault="003E009E" w:rsidP="003E009E">
            <w:pPr>
              <w:spacing w:after="0" w:line="360" w:lineRule="auto"/>
              <w:rPr>
                <w:ins w:id="924" w:author="yamel peraza" w:date="2015-03-18T15:14:00Z"/>
                <w:rFonts w:ascii="Times New Roman" w:hAnsi="Times New Roman" w:cs="Times New Roman"/>
              </w:rPr>
            </w:pPr>
            <w:ins w:id="925" w:author="yamel peraza" w:date="2015-03-18T15:14: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76945265" w14:textId="77777777" w:rsidR="003E009E" w:rsidRPr="00F066EA" w:rsidRDefault="003E009E" w:rsidP="003E009E">
            <w:pPr>
              <w:pStyle w:val="ListParagraph"/>
              <w:numPr>
                <w:ilvl w:val="0"/>
                <w:numId w:val="70"/>
              </w:numPr>
              <w:spacing w:line="256" w:lineRule="auto"/>
              <w:jc w:val="left"/>
              <w:rPr>
                <w:ins w:id="926" w:author="yamel peraza" w:date="2015-03-18T15:14:00Z"/>
                <w:rFonts w:ascii="Times New Roman" w:eastAsiaTheme="minorHAnsi" w:hAnsi="Times New Roman" w:cs="Times New Roman"/>
              </w:rPr>
            </w:pPr>
            <w:ins w:id="927" w:author="yamel peraza" w:date="2015-03-18T15:14:00Z">
              <w:r>
                <w:rPr>
                  <w:rFonts w:eastAsiaTheme="minorHAnsi"/>
                </w:rPr>
                <w:t xml:space="preserve">{From step 2} </w:t>
              </w:r>
              <w:r>
                <w:rPr>
                  <w:rFonts w:ascii="Times New Roman" w:eastAsiaTheme="minorHAnsi" w:hAnsi="Times New Roman" w:cs="Times New Roman"/>
                </w:rPr>
                <w:t>Head professor clicks on the link in the email’s body but he is not logged in the system</w:t>
              </w:r>
              <w:r w:rsidRPr="00F066EA">
                <w:rPr>
                  <w:rFonts w:ascii="Times New Roman" w:eastAsiaTheme="minorHAnsi" w:hAnsi="Times New Roman" w:cs="Times New Roman"/>
                </w:rPr>
                <w:t>.</w:t>
              </w:r>
              <w:r>
                <w:rPr>
                  <w:rFonts w:ascii="Times New Roman" w:eastAsiaTheme="minorHAnsi" w:hAnsi="Times New Roman" w:cs="Times New Roman"/>
                </w:rPr>
                <w:t xml:space="preserve"> Then system prompts him with the login page.</w:t>
              </w:r>
            </w:ins>
          </w:p>
        </w:tc>
      </w:tr>
      <w:tr w:rsidR="003E009E" w:rsidRPr="00453CF3" w14:paraId="10DF4FEC" w14:textId="77777777" w:rsidTr="003E009E">
        <w:trPr>
          <w:trHeight w:val="583"/>
          <w:ins w:id="928" w:author="yamel peraza" w:date="2015-03-18T15:14:00Z"/>
        </w:trPr>
        <w:tc>
          <w:tcPr>
            <w:tcW w:w="3708" w:type="dxa"/>
            <w:tcMar>
              <w:top w:w="100" w:type="dxa"/>
              <w:left w:w="115" w:type="dxa"/>
              <w:bottom w:w="100" w:type="dxa"/>
              <w:right w:w="115" w:type="dxa"/>
            </w:tcMar>
          </w:tcPr>
          <w:p w14:paraId="67024683" w14:textId="77777777" w:rsidR="003E009E" w:rsidRPr="00DE75FA" w:rsidRDefault="003E009E" w:rsidP="003E009E">
            <w:pPr>
              <w:spacing w:after="0" w:line="360" w:lineRule="auto"/>
              <w:rPr>
                <w:ins w:id="929" w:author="yamel peraza" w:date="2015-03-18T15:14:00Z"/>
                <w:rFonts w:ascii="Times New Roman" w:hAnsi="Times New Roman" w:cs="Times New Roman"/>
              </w:rPr>
            </w:pPr>
            <w:ins w:id="930" w:author="yamel peraza" w:date="2015-03-18T15:14: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5D57EB00" w14:textId="77777777" w:rsidR="003E009E" w:rsidRPr="00453CF3" w:rsidRDefault="003E009E" w:rsidP="003E009E">
            <w:pPr>
              <w:pStyle w:val="ListParagraph"/>
              <w:numPr>
                <w:ilvl w:val="0"/>
                <w:numId w:val="69"/>
              </w:numPr>
              <w:jc w:val="left"/>
              <w:rPr>
                <w:ins w:id="931" w:author="yamel peraza" w:date="2015-03-18T15:14:00Z"/>
                <w:rFonts w:ascii="Times New Roman" w:eastAsiaTheme="minorHAnsi" w:hAnsi="Times New Roman" w:cs="Times New Roman"/>
              </w:rPr>
            </w:pPr>
            <w:ins w:id="932" w:author="yamel peraza" w:date="2015-03-18T15:14:00Z">
              <w:r>
                <w:rPr>
                  <w:rFonts w:ascii="Times New Roman" w:hAnsi="Times New Roman" w:cs="Times New Roman"/>
                </w:rPr>
                <w:t>Head professor successfully accessed virtual machine request.</w:t>
              </w:r>
            </w:ins>
          </w:p>
        </w:tc>
      </w:tr>
      <w:tr w:rsidR="003E009E" w:rsidRPr="004C2E8A" w14:paraId="73F6CE40" w14:textId="77777777" w:rsidTr="003E009E">
        <w:trPr>
          <w:ins w:id="933" w:author="yamel peraza" w:date="2015-03-18T15:14:00Z"/>
        </w:trPr>
        <w:tc>
          <w:tcPr>
            <w:tcW w:w="3708" w:type="dxa"/>
            <w:shd w:val="clear" w:color="auto" w:fill="BDD6EE"/>
            <w:tcMar>
              <w:top w:w="100" w:type="dxa"/>
              <w:left w:w="115" w:type="dxa"/>
              <w:bottom w:w="100" w:type="dxa"/>
              <w:right w:w="115" w:type="dxa"/>
            </w:tcMar>
          </w:tcPr>
          <w:p w14:paraId="6209B9F1" w14:textId="77777777" w:rsidR="003E009E" w:rsidRPr="00DE75FA" w:rsidRDefault="003E009E" w:rsidP="003E009E">
            <w:pPr>
              <w:spacing w:after="0" w:line="360" w:lineRule="auto"/>
              <w:rPr>
                <w:ins w:id="934" w:author="yamel peraza" w:date="2015-03-18T15:14:00Z"/>
                <w:rFonts w:ascii="Times New Roman" w:eastAsia="Times New Roman" w:hAnsi="Times New Roman" w:cs="Times New Roman"/>
                <w:b/>
                <w:i/>
                <w:sz w:val="24"/>
              </w:rPr>
            </w:pPr>
            <w:ins w:id="935" w:author="yamel peraza" w:date="2015-03-18T15:14: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2A2F4F02" w14:textId="77777777" w:rsidR="003E009E" w:rsidRPr="004C2E8A" w:rsidRDefault="003E009E" w:rsidP="003E009E">
            <w:pPr>
              <w:pStyle w:val="ListParagraph"/>
              <w:numPr>
                <w:ilvl w:val="0"/>
                <w:numId w:val="70"/>
              </w:numPr>
              <w:jc w:val="left"/>
              <w:rPr>
                <w:ins w:id="936" w:author="yamel peraza" w:date="2015-03-18T15:14:00Z"/>
                <w:rFonts w:eastAsiaTheme="minorHAnsi"/>
              </w:rPr>
            </w:pPr>
            <w:ins w:id="937" w:author="yamel peraza" w:date="2015-03-18T15:14:00Z">
              <w:r>
                <w:rPr>
                  <w:rFonts w:eastAsiaTheme="minorHAnsi"/>
                </w:rPr>
                <w:t>If a user other than head professor attempts to access/hack into VM – Requests page, system denies user’s access to VM-Requests page and prompts warning message.</w:t>
              </w:r>
            </w:ins>
          </w:p>
        </w:tc>
      </w:tr>
    </w:tbl>
    <w:p w14:paraId="75E4600F" w14:textId="77777777" w:rsidR="003E009E" w:rsidRDefault="003E009E" w:rsidP="00900A1E">
      <w:pPr>
        <w:rPr>
          <w:ins w:id="938" w:author="yamel peraza" w:date="2015-03-18T15:11:00Z"/>
        </w:rPr>
      </w:pPr>
    </w:p>
    <w:p w14:paraId="55461E14" w14:textId="77777777" w:rsidR="003E009E" w:rsidRDefault="003E009E" w:rsidP="00900A1E">
      <w:pPr>
        <w:rPr>
          <w:ins w:id="93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956535" w14:paraId="0F1ACF43" w14:textId="77777777" w:rsidTr="003E009E">
        <w:trPr>
          <w:ins w:id="940" w:author="yamel peraza" w:date="2015-03-18T15:15:00Z"/>
        </w:trPr>
        <w:tc>
          <w:tcPr>
            <w:tcW w:w="3708" w:type="dxa"/>
            <w:tcMar>
              <w:top w:w="100" w:type="dxa"/>
              <w:left w:w="115" w:type="dxa"/>
              <w:bottom w:w="100" w:type="dxa"/>
              <w:right w:w="115" w:type="dxa"/>
            </w:tcMar>
          </w:tcPr>
          <w:p w14:paraId="43B0EDB8" w14:textId="12FBFD8A" w:rsidR="003E009E" w:rsidRPr="00B42D5C" w:rsidRDefault="003E009E" w:rsidP="003E009E">
            <w:pPr>
              <w:spacing w:after="0" w:line="360" w:lineRule="auto"/>
              <w:rPr>
                <w:ins w:id="941" w:author="yamel peraza" w:date="2015-03-18T15:15:00Z"/>
                <w:rFonts w:ascii="Times New Roman" w:hAnsi="Times New Roman" w:cs="Times New Roman"/>
                <w:sz w:val="24"/>
                <w:szCs w:val="24"/>
              </w:rPr>
            </w:pPr>
            <w:ins w:id="942" w:author="yamel peraza" w:date="2015-03-18T15:15: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(SPW5_112</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59C7AAA" w14:textId="77777777" w:rsidR="003E009E" w:rsidRPr="00956535" w:rsidRDefault="003E009E">
            <w:pPr>
              <w:pStyle w:val="Heading1"/>
              <w:numPr>
                <w:ilvl w:val="0"/>
                <w:numId w:val="0"/>
              </w:numPr>
              <w:shd w:val="clear" w:color="auto" w:fill="FFFFFF"/>
              <w:spacing w:before="0" w:after="0"/>
              <w:rPr>
                <w:ins w:id="943" w:author="yamel peraza" w:date="2015-03-18T15:15:00Z"/>
                <w:bCs w:val="0"/>
                <w:color w:val="000000"/>
                <w:szCs w:val="24"/>
              </w:rPr>
              <w:pPrChange w:id="944" w:author="yamel peraza" w:date="2015-03-21T15:29:00Z">
                <w:pPr>
                  <w:pStyle w:val="Heading1"/>
                  <w:shd w:val="clear" w:color="auto" w:fill="FFFFFF"/>
                  <w:spacing w:before="0" w:after="0"/>
                </w:pPr>
              </w:pPrChange>
            </w:pPr>
            <w:ins w:id="945" w:author="yamel peraza" w:date="2015-03-18T15:15:00Z">
              <w:r w:rsidRPr="00956535">
                <w:rPr>
                  <w:rStyle w:val="card-name"/>
                  <w:bCs w:val="0"/>
                  <w:color w:val="000000"/>
                  <w:szCs w:val="24"/>
                </w:rPr>
                <w:t>Set Default Email Notification</w:t>
              </w:r>
            </w:ins>
          </w:p>
        </w:tc>
      </w:tr>
      <w:tr w:rsidR="003E009E" w:rsidRPr="00DE75FA" w14:paraId="34319A38" w14:textId="77777777" w:rsidTr="003E009E">
        <w:trPr>
          <w:ins w:id="946" w:author="yamel peraza" w:date="2015-03-18T15:15:00Z"/>
        </w:trPr>
        <w:tc>
          <w:tcPr>
            <w:tcW w:w="3708" w:type="dxa"/>
            <w:tcMar>
              <w:top w:w="100" w:type="dxa"/>
              <w:left w:w="115" w:type="dxa"/>
              <w:bottom w:w="100" w:type="dxa"/>
              <w:right w:w="115" w:type="dxa"/>
            </w:tcMar>
          </w:tcPr>
          <w:p w14:paraId="128DE86D" w14:textId="77777777" w:rsidR="003E009E" w:rsidRPr="00DE75FA" w:rsidRDefault="003E009E" w:rsidP="003E009E">
            <w:pPr>
              <w:spacing w:after="0" w:line="360" w:lineRule="auto"/>
              <w:rPr>
                <w:ins w:id="947" w:author="yamel peraza" w:date="2015-03-18T15:15:00Z"/>
                <w:rFonts w:ascii="Times New Roman" w:hAnsi="Times New Roman" w:cs="Times New Roman"/>
              </w:rPr>
            </w:pPr>
            <w:ins w:id="948" w:author="yamel peraza" w:date="2015-03-18T15:15: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691A6214" w14:textId="77777777" w:rsidR="003E009E" w:rsidRPr="00DE75FA" w:rsidRDefault="003E009E" w:rsidP="003E009E">
            <w:pPr>
              <w:spacing w:after="0" w:line="360" w:lineRule="auto"/>
              <w:rPr>
                <w:ins w:id="949" w:author="yamel peraza" w:date="2015-03-18T15:15:00Z"/>
                <w:rFonts w:ascii="Times New Roman" w:hAnsi="Times New Roman" w:cs="Times New Roman"/>
              </w:rPr>
            </w:pPr>
            <w:ins w:id="950" w:author="yamel peraza" w:date="2015-03-18T15:15:00Z">
              <w:r>
                <w:rPr>
                  <w:rFonts w:ascii="Times New Roman" w:eastAsia="Times New Roman" w:hAnsi="Times New Roman" w:cs="Times New Roman"/>
                  <w:sz w:val="24"/>
                </w:rPr>
                <w:t>Head professor</w:t>
              </w:r>
            </w:ins>
          </w:p>
        </w:tc>
      </w:tr>
      <w:tr w:rsidR="003E009E" w:rsidRPr="00956535" w14:paraId="59EE1D0C" w14:textId="77777777" w:rsidTr="003E009E">
        <w:trPr>
          <w:ins w:id="951" w:author="yamel peraza" w:date="2015-03-18T15:15:00Z"/>
        </w:trPr>
        <w:tc>
          <w:tcPr>
            <w:tcW w:w="3708" w:type="dxa"/>
            <w:tcMar>
              <w:top w:w="100" w:type="dxa"/>
              <w:left w:w="115" w:type="dxa"/>
              <w:bottom w:w="100" w:type="dxa"/>
              <w:right w:w="115" w:type="dxa"/>
            </w:tcMar>
          </w:tcPr>
          <w:p w14:paraId="6DF620F8"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952" w:author="yamel peraza" w:date="2015-03-18T15:15:00Z"/>
                <w:rFonts w:ascii="Arial" w:hAnsi="Arial" w:cs="Arial"/>
                <w:color w:val="000000"/>
                <w:sz w:val="21"/>
                <w:szCs w:val="21"/>
              </w:rPr>
            </w:pPr>
            <w:ins w:id="953" w:author="yamel peraza" w:date="2015-03-18T15:15:00Z">
              <w:r>
                <w:rPr>
                  <w:b/>
                  <w:i/>
                </w:rPr>
                <w:t xml:space="preserve">User Story </w:t>
              </w:r>
              <w:r>
                <w:rPr>
                  <w:b/>
                </w:rPr>
                <w:t>#145</w:t>
              </w:r>
            </w:ins>
          </w:p>
        </w:tc>
        <w:tc>
          <w:tcPr>
            <w:tcW w:w="5850" w:type="dxa"/>
            <w:tcMar>
              <w:top w:w="100" w:type="dxa"/>
              <w:left w:w="115" w:type="dxa"/>
              <w:bottom w:w="100" w:type="dxa"/>
              <w:right w:w="115" w:type="dxa"/>
            </w:tcMar>
          </w:tcPr>
          <w:p w14:paraId="165BC701" w14:textId="77777777" w:rsidR="003E009E" w:rsidRPr="00956535" w:rsidRDefault="003E009E" w:rsidP="003E009E">
            <w:pPr>
              <w:shd w:val="clear" w:color="auto" w:fill="FFFFFF"/>
              <w:spacing w:before="75" w:after="75" w:line="294" w:lineRule="atLeast"/>
              <w:jc w:val="left"/>
              <w:rPr>
                <w:ins w:id="954" w:author="yamel peraza" w:date="2015-03-18T15:15:00Z"/>
                <w:rFonts w:ascii="Times New Roman" w:eastAsia="Times New Roman" w:hAnsi="Times New Roman" w:cs="Times New Roman"/>
                <w:color w:val="000000"/>
                <w:sz w:val="24"/>
                <w:szCs w:val="24"/>
              </w:rPr>
            </w:pPr>
            <w:ins w:id="955" w:author="yamel peraza" w:date="2015-03-18T15:15:00Z">
              <w:r w:rsidRPr="00956535">
                <w:rPr>
                  <w:rFonts w:ascii="Times New Roman" w:eastAsia="Times New Roman" w:hAnsi="Times New Roman" w:cs="Times New Roman"/>
                  <w:color w:val="000000"/>
                  <w:sz w:val="24"/>
                  <w:szCs w:val="24"/>
                </w:rPr>
                <w:t>As a head professor I want to be able to choose a default person’s email to notify him about vm creation, so I don’t have to memorize his email, neither input it every time manually.</w:t>
              </w:r>
            </w:ins>
          </w:p>
        </w:tc>
      </w:tr>
      <w:tr w:rsidR="003E009E" w:rsidRPr="002E54BB" w14:paraId="599B64D9" w14:textId="77777777" w:rsidTr="003E009E">
        <w:trPr>
          <w:ins w:id="956" w:author="yamel peraza" w:date="2015-03-18T15:15:00Z"/>
        </w:trPr>
        <w:tc>
          <w:tcPr>
            <w:tcW w:w="3708" w:type="dxa"/>
            <w:tcMar>
              <w:top w:w="100" w:type="dxa"/>
              <w:left w:w="115" w:type="dxa"/>
              <w:bottom w:w="100" w:type="dxa"/>
              <w:right w:w="115" w:type="dxa"/>
            </w:tcMar>
          </w:tcPr>
          <w:p w14:paraId="1EDD2B3B" w14:textId="77777777" w:rsidR="003E009E" w:rsidRDefault="003E009E" w:rsidP="003E009E">
            <w:pPr>
              <w:pStyle w:val="NormalWeb"/>
              <w:numPr>
                <w:ilvl w:val="0"/>
                <w:numId w:val="81"/>
              </w:numPr>
              <w:spacing w:before="0" w:beforeAutospacing="0" w:after="150" w:afterAutospacing="0" w:line="294" w:lineRule="atLeast"/>
              <w:ind w:left="150"/>
              <w:jc w:val="left"/>
              <w:rPr>
                <w:ins w:id="957" w:author="yamel peraza" w:date="2015-03-18T15:15:00Z"/>
                <w:b/>
                <w:i/>
              </w:rPr>
            </w:pPr>
            <w:ins w:id="958" w:author="yamel peraza" w:date="2015-03-18T15:15:00Z">
              <w:r w:rsidRPr="00DE75FA">
                <w:rPr>
                  <w:b/>
                  <w:i/>
                </w:rPr>
                <w:t>Entry Conditions</w:t>
              </w:r>
            </w:ins>
          </w:p>
        </w:tc>
        <w:tc>
          <w:tcPr>
            <w:tcW w:w="5850" w:type="dxa"/>
            <w:tcMar>
              <w:top w:w="100" w:type="dxa"/>
              <w:left w:w="115" w:type="dxa"/>
              <w:bottom w:w="100" w:type="dxa"/>
              <w:right w:w="115" w:type="dxa"/>
            </w:tcMar>
          </w:tcPr>
          <w:p w14:paraId="25D0300E" w14:textId="77777777" w:rsidR="003E009E" w:rsidRDefault="003E009E" w:rsidP="003E009E">
            <w:pPr>
              <w:pStyle w:val="ListParagraph"/>
              <w:numPr>
                <w:ilvl w:val="0"/>
                <w:numId w:val="81"/>
              </w:numPr>
              <w:jc w:val="left"/>
              <w:rPr>
                <w:ins w:id="959" w:author="yamel peraza" w:date="2015-03-18T15:15:00Z"/>
                <w:rFonts w:eastAsiaTheme="minorHAnsi"/>
              </w:rPr>
            </w:pPr>
            <w:ins w:id="960" w:author="yamel peraza" w:date="2015-03-18T15:15:00Z">
              <w:r>
                <w:rPr>
                  <w:rFonts w:eastAsiaTheme="minorHAnsi"/>
                </w:rPr>
                <w:t>Head professor is logged in the system.</w:t>
              </w:r>
            </w:ins>
          </w:p>
          <w:p w14:paraId="3ED056B6" w14:textId="77777777" w:rsidR="003E009E" w:rsidRPr="002E54BB" w:rsidRDefault="003E009E" w:rsidP="003E009E">
            <w:pPr>
              <w:pStyle w:val="ListParagraph"/>
              <w:numPr>
                <w:ilvl w:val="0"/>
                <w:numId w:val="81"/>
              </w:numPr>
              <w:jc w:val="left"/>
              <w:rPr>
                <w:ins w:id="961" w:author="yamel peraza" w:date="2015-03-18T15:15:00Z"/>
                <w:rFonts w:eastAsiaTheme="minorHAnsi"/>
              </w:rPr>
            </w:pPr>
            <w:ins w:id="962" w:author="yamel peraza" w:date="2015-03-18T15:15:00Z">
              <w:r>
                <w:rPr>
                  <w:rFonts w:eastAsiaTheme="minorHAnsi"/>
                </w:rPr>
                <w:t>Head professor is in admin_dashboard page.</w:t>
              </w:r>
            </w:ins>
          </w:p>
        </w:tc>
      </w:tr>
      <w:tr w:rsidR="003E009E" w:rsidRPr="00956535" w14:paraId="21C3D521" w14:textId="77777777" w:rsidTr="003E009E">
        <w:trPr>
          <w:ins w:id="963" w:author="yamel peraza" w:date="2015-03-18T15:15:00Z"/>
        </w:trPr>
        <w:tc>
          <w:tcPr>
            <w:tcW w:w="3708" w:type="dxa"/>
            <w:shd w:val="clear" w:color="auto" w:fill="BDD6EE"/>
            <w:tcMar>
              <w:top w:w="100" w:type="dxa"/>
              <w:left w:w="115" w:type="dxa"/>
              <w:bottom w:w="100" w:type="dxa"/>
              <w:right w:w="115" w:type="dxa"/>
            </w:tcMar>
          </w:tcPr>
          <w:p w14:paraId="3978C5C7" w14:textId="77777777" w:rsidR="003E009E" w:rsidRPr="00DE75FA" w:rsidRDefault="003E009E" w:rsidP="003E009E">
            <w:pPr>
              <w:spacing w:after="0" w:line="360" w:lineRule="auto"/>
              <w:rPr>
                <w:ins w:id="964" w:author="yamel peraza" w:date="2015-03-18T15:15:00Z"/>
                <w:rFonts w:ascii="Times New Roman" w:hAnsi="Times New Roman" w:cs="Times New Roman"/>
              </w:rPr>
            </w:pPr>
            <w:ins w:id="965" w:author="yamel peraza" w:date="2015-03-18T15:15: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6948412D" w14:textId="77777777" w:rsidR="003E009E" w:rsidRDefault="003E009E" w:rsidP="003E009E">
            <w:pPr>
              <w:pStyle w:val="ListParagraph"/>
              <w:numPr>
                <w:ilvl w:val="0"/>
                <w:numId w:val="85"/>
              </w:numPr>
              <w:jc w:val="left"/>
              <w:rPr>
                <w:ins w:id="966" w:author="yamel peraza" w:date="2015-03-18T15:15:00Z"/>
                <w:rFonts w:eastAsiaTheme="minorHAnsi"/>
              </w:rPr>
            </w:pPr>
            <w:ins w:id="967" w:author="yamel peraza" w:date="2015-03-18T15:15:00Z">
              <w:r>
                <w:rPr>
                  <w:rFonts w:eastAsiaTheme="minorHAnsi"/>
                </w:rPr>
                <w:t>Head professors enters school’s system admin name in the input field named “Full Name”.</w:t>
              </w:r>
            </w:ins>
          </w:p>
          <w:p w14:paraId="13F94C0B" w14:textId="77777777" w:rsidR="003E009E" w:rsidRDefault="003E009E" w:rsidP="003E009E">
            <w:pPr>
              <w:pStyle w:val="ListParagraph"/>
              <w:numPr>
                <w:ilvl w:val="0"/>
                <w:numId w:val="85"/>
              </w:numPr>
              <w:jc w:val="left"/>
              <w:rPr>
                <w:ins w:id="968" w:author="yamel peraza" w:date="2015-03-18T15:15:00Z"/>
                <w:rFonts w:eastAsiaTheme="minorHAnsi"/>
              </w:rPr>
            </w:pPr>
            <w:ins w:id="969" w:author="yamel peraza" w:date="2015-03-18T15:15:00Z">
              <w:r>
                <w:rPr>
                  <w:rFonts w:eastAsiaTheme="minorHAnsi"/>
                </w:rPr>
                <w:t>System shows inputted name.</w:t>
              </w:r>
            </w:ins>
          </w:p>
          <w:p w14:paraId="5DE6FCAA" w14:textId="77777777" w:rsidR="003E009E" w:rsidRDefault="003E009E" w:rsidP="003E009E">
            <w:pPr>
              <w:pStyle w:val="ListParagraph"/>
              <w:numPr>
                <w:ilvl w:val="0"/>
                <w:numId w:val="85"/>
              </w:numPr>
              <w:jc w:val="left"/>
              <w:rPr>
                <w:ins w:id="970" w:author="yamel peraza" w:date="2015-03-18T15:15:00Z"/>
                <w:rFonts w:eastAsiaTheme="minorHAnsi"/>
              </w:rPr>
            </w:pPr>
            <w:ins w:id="971" w:author="yamel peraza" w:date="2015-03-18T15:15:00Z">
              <w:r>
                <w:rPr>
                  <w:rFonts w:eastAsiaTheme="minorHAnsi"/>
                </w:rPr>
                <w:t>Head professor enters school’s system admin name in the input filed named email.</w:t>
              </w:r>
            </w:ins>
          </w:p>
          <w:p w14:paraId="0177E838" w14:textId="77777777" w:rsidR="003E009E" w:rsidRDefault="003E009E" w:rsidP="003E009E">
            <w:pPr>
              <w:pStyle w:val="ListParagraph"/>
              <w:numPr>
                <w:ilvl w:val="0"/>
                <w:numId w:val="85"/>
              </w:numPr>
              <w:jc w:val="left"/>
              <w:rPr>
                <w:ins w:id="972" w:author="yamel peraza" w:date="2015-03-18T15:15:00Z"/>
                <w:rFonts w:eastAsiaTheme="minorHAnsi"/>
              </w:rPr>
            </w:pPr>
            <w:ins w:id="973" w:author="yamel peraza" w:date="2015-03-18T15:15:00Z">
              <w:r>
                <w:rPr>
                  <w:rFonts w:eastAsiaTheme="minorHAnsi"/>
                </w:rPr>
                <w:t>System shows inputted email address.</w:t>
              </w:r>
            </w:ins>
          </w:p>
          <w:p w14:paraId="70145361" w14:textId="77777777" w:rsidR="003E009E" w:rsidRDefault="003E009E" w:rsidP="003E009E">
            <w:pPr>
              <w:pStyle w:val="ListParagraph"/>
              <w:numPr>
                <w:ilvl w:val="0"/>
                <w:numId w:val="85"/>
              </w:numPr>
              <w:jc w:val="left"/>
              <w:rPr>
                <w:ins w:id="974" w:author="yamel peraza" w:date="2015-03-18T15:15:00Z"/>
                <w:rFonts w:eastAsiaTheme="minorHAnsi"/>
              </w:rPr>
            </w:pPr>
            <w:ins w:id="975" w:author="yamel peraza" w:date="2015-03-18T15:15:00Z">
              <w:r>
                <w:rPr>
                  <w:rFonts w:eastAsiaTheme="minorHAnsi"/>
                </w:rPr>
                <w:t xml:space="preserve">Head professor clicks on “Set Default Email” button. </w:t>
              </w:r>
            </w:ins>
          </w:p>
          <w:p w14:paraId="56CFA26E" w14:textId="77777777" w:rsidR="003E009E" w:rsidRDefault="003E009E" w:rsidP="003E009E">
            <w:pPr>
              <w:pStyle w:val="ListParagraph"/>
              <w:numPr>
                <w:ilvl w:val="0"/>
                <w:numId w:val="85"/>
              </w:numPr>
              <w:jc w:val="left"/>
              <w:rPr>
                <w:ins w:id="976" w:author="yamel peraza" w:date="2015-03-18T15:15:00Z"/>
                <w:rFonts w:eastAsiaTheme="minorHAnsi"/>
              </w:rPr>
            </w:pPr>
            <w:ins w:id="977" w:author="yamel peraza" w:date="2015-03-18T15:15:00Z">
              <w:r>
                <w:rPr>
                  <w:rFonts w:eastAsiaTheme="minorHAnsi"/>
                </w:rPr>
                <w:t>System validates email address and process request.</w:t>
              </w:r>
            </w:ins>
          </w:p>
          <w:p w14:paraId="76973471" w14:textId="77777777" w:rsidR="003E009E" w:rsidRPr="00956535" w:rsidRDefault="003E009E" w:rsidP="003E009E">
            <w:pPr>
              <w:pStyle w:val="ListParagraph"/>
              <w:numPr>
                <w:ilvl w:val="0"/>
                <w:numId w:val="85"/>
              </w:numPr>
              <w:jc w:val="left"/>
              <w:rPr>
                <w:ins w:id="978" w:author="yamel peraza" w:date="2015-03-18T15:15:00Z"/>
                <w:rFonts w:eastAsiaTheme="minorHAnsi"/>
              </w:rPr>
            </w:pPr>
            <w:ins w:id="979" w:author="yamel peraza" w:date="2015-03-18T15:15:00Z">
              <w:r>
                <w:rPr>
                  <w:rFonts w:eastAsiaTheme="minorHAnsi"/>
                </w:rPr>
                <w:lastRenderedPageBreak/>
                <w:t>Head professor sees default name and email address.</w:t>
              </w:r>
            </w:ins>
          </w:p>
        </w:tc>
      </w:tr>
      <w:tr w:rsidR="003E009E" w:rsidRPr="00F066EA" w14:paraId="7911F916" w14:textId="77777777" w:rsidTr="003E009E">
        <w:trPr>
          <w:ins w:id="980" w:author="yamel peraza" w:date="2015-03-18T15:15:00Z"/>
        </w:trPr>
        <w:tc>
          <w:tcPr>
            <w:tcW w:w="3708" w:type="dxa"/>
            <w:tcMar>
              <w:top w:w="100" w:type="dxa"/>
              <w:left w:w="115" w:type="dxa"/>
              <w:bottom w:w="100" w:type="dxa"/>
              <w:right w:w="115" w:type="dxa"/>
            </w:tcMar>
          </w:tcPr>
          <w:p w14:paraId="70D4130D" w14:textId="77777777" w:rsidR="003E009E" w:rsidRPr="00DE75FA" w:rsidRDefault="003E009E" w:rsidP="003E009E">
            <w:pPr>
              <w:spacing w:after="0" w:line="360" w:lineRule="auto"/>
              <w:rPr>
                <w:ins w:id="981" w:author="yamel peraza" w:date="2015-03-18T15:15:00Z"/>
                <w:rFonts w:ascii="Times New Roman" w:hAnsi="Times New Roman" w:cs="Times New Roman"/>
              </w:rPr>
            </w:pPr>
            <w:ins w:id="982" w:author="yamel peraza" w:date="2015-03-18T15:15: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12EBBF2E" w14:textId="77777777" w:rsidR="003E009E" w:rsidRPr="00F066EA" w:rsidRDefault="003E009E" w:rsidP="003E009E">
            <w:pPr>
              <w:pStyle w:val="ListParagraph"/>
              <w:numPr>
                <w:ilvl w:val="0"/>
                <w:numId w:val="70"/>
              </w:numPr>
              <w:spacing w:line="256" w:lineRule="auto"/>
              <w:jc w:val="left"/>
              <w:rPr>
                <w:ins w:id="983" w:author="yamel peraza" w:date="2015-03-18T15:15:00Z"/>
                <w:rFonts w:ascii="Times New Roman" w:eastAsiaTheme="minorHAnsi" w:hAnsi="Times New Roman" w:cs="Times New Roman"/>
              </w:rPr>
            </w:pPr>
            <w:ins w:id="984" w:author="yamel peraza" w:date="2015-03-18T15:15:00Z">
              <w:r>
                <w:rPr>
                  <w:rFonts w:eastAsiaTheme="minorHAnsi"/>
                </w:rPr>
                <w:t xml:space="preserve">{From step 3} </w:t>
              </w:r>
              <w:r>
                <w:rPr>
                  <w:rFonts w:ascii="Times New Roman" w:eastAsiaTheme="minorHAnsi" w:hAnsi="Times New Roman" w:cs="Times New Roman"/>
                </w:rPr>
                <w:t xml:space="preserve">Head professor enters name and default email address of school’s system admin, </w:t>
              </w:r>
              <w:r w:rsidRPr="00F066EA">
                <w:rPr>
                  <w:rFonts w:ascii="Times New Roman" w:eastAsiaTheme="minorHAnsi" w:hAnsi="Times New Roman" w:cs="Times New Roman"/>
                </w:rPr>
                <w:t xml:space="preserve">but does not click on </w:t>
              </w:r>
              <w:r>
                <w:rPr>
                  <w:rFonts w:eastAsiaTheme="minorHAnsi"/>
                </w:rPr>
                <w:t xml:space="preserve">“Set Default Email” </w:t>
              </w:r>
              <w:r w:rsidRPr="00F066EA">
                <w:rPr>
                  <w:rFonts w:ascii="Times New Roman" w:eastAsiaTheme="minorHAnsi" w:hAnsi="Times New Roman" w:cs="Times New Roman"/>
                </w:rPr>
                <w:t>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r>
                <w:rPr>
                  <w:rFonts w:ascii="Times New Roman" w:eastAsiaTheme="minorHAnsi" w:hAnsi="Times New Roman" w:cs="Times New Roman"/>
                </w:rPr>
                <w:t>.</w:t>
              </w:r>
            </w:ins>
          </w:p>
        </w:tc>
      </w:tr>
      <w:tr w:rsidR="003E009E" w:rsidRPr="00453CF3" w14:paraId="2C019D9A" w14:textId="77777777" w:rsidTr="003E009E">
        <w:trPr>
          <w:trHeight w:val="583"/>
          <w:ins w:id="985" w:author="yamel peraza" w:date="2015-03-18T15:15:00Z"/>
        </w:trPr>
        <w:tc>
          <w:tcPr>
            <w:tcW w:w="3708" w:type="dxa"/>
            <w:tcMar>
              <w:top w:w="100" w:type="dxa"/>
              <w:left w:w="115" w:type="dxa"/>
              <w:bottom w:w="100" w:type="dxa"/>
              <w:right w:w="115" w:type="dxa"/>
            </w:tcMar>
          </w:tcPr>
          <w:p w14:paraId="418DB5BB" w14:textId="77777777" w:rsidR="003E009E" w:rsidRPr="00DE75FA" w:rsidRDefault="003E009E" w:rsidP="003E009E">
            <w:pPr>
              <w:spacing w:after="0" w:line="360" w:lineRule="auto"/>
              <w:rPr>
                <w:ins w:id="986" w:author="yamel peraza" w:date="2015-03-18T15:15:00Z"/>
                <w:rFonts w:ascii="Times New Roman" w:hAnsi="Times New Roman" w:cs="Times New Roman"/>
              </w:rPr>
            </w:pPr>
            <w:ins w:id="987" w:author="yamel peraza" w:date="2015-03-18T15:15: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7481A0C5" w14:textId="77777777" w:rsidR="003E009E" w:rsidRPr="00453CF3" w:rsidRDefault="003E009E" w:rsidP="003E009E">
            <w:pPr>
              <w:pStyle w:val="ListParagraph"/>
              <w:numPr>
                <w:ilvl w:val="0"/>
                <w:numId w:val="69"/>
              </w:numPr>
              <w:jc w:val="left"/>
              <w:rPr>
                <w:ins w:id="988" w:author="yamel peraza" w:date="2015-03-18T15:15:00Z"/>
                <w:rFonts w:ascii="Times New Roman" w:eastAsiaTheme="minorHAnsi" w:hAnsi="Times New Roman" w:cs="Times New Roman"/>
              </w:rPr>
            </w:pPr>
            <w:ins w:id="989" w:author="yamel peraza" w:date="2015-03-18T15:15:00Z">
              <w:r>
                <w:rPr>
                  <w:rFonts w:ascii="Times New Roman" w:hAnsi="Times New Roman" w:cs="Times New Roman"/>
                </w:rPr>
                <w:t>Head professor successfully set/changed default name and email address.</w:t>
              </w:r>
            </w:ins>
          </w:p>
        </w:tc>
      </w:tr>
      <w:tr w:rsidR="003E009E" w:rsidRPr="004C2E8A" w14:paraId="3B3C4A52" w14:textId="77777777" w:rsidTr="003E009E">
        <w:trPr>
          <w:ins w:id="990" w:author="yamel peraza" w:date="2015-03-18T15:15:00Z"/>
        </w:trPr>
        <w:tc>
          <w:tcPr>
            <w:tcW w:w="3708" w:type="dxa"/>
            <w:shd w:val="clear" w:color="auto" w:fill="BDD6EE"/>
            <w:tcMar>
              <w:top w:w="100" w:type="dxa"/>
              <w:left w:w="115" w:type="dxa"/>
              <w:bottom w:w="100" w:type="dxa"/>
              <w:right w:w="115" w:type="dxa"/>
            </w:tcMar>
          </w:tcPr>
          <w:p w14:paraId="5507F67C" w14:textId="77777777" w:rsidR="003E009E" w:rsidRPr="00DE75FA" w:rsidRDefault="003E009E" w:rsidP="003E009E">
            <w:pPr>
              <w:spacing w:after="0" w:line="360" w:lineRule="auto"/>
              <w:rPr>
                <w:ins w:id="991" w:author="yamel peraza" w:date="2015-03-18T15:15:00Z"/>
                <w:rFonts w:ascii="Times New Roman" w:eastAsia="Times New Roman" w:hAnsi="Times New Roman" w:cs="Times New Roman"/>
                <w:b/>
                <w:i/>
                <w:sz w:val="24"/>
              </w:rPr>
            </w:pPr>
            <w:ins w:id="992" w:author="yamel peraza" w:date="2015-03-18T15:15: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2D87CF36" w14:textId="77777777" w:rsidR="003E009E" w:rsidRDefault="003E009E" w:rsidP="003E009E">
            <w:pPr>
              <w:pStyle w:val="ListParagraph"/>
              <w:numPr>
                <w:ilvl w:val="0"/>
                <w:numId w:val="70"/>
              </w:numPr>
              <w:jc w:val="left"/>
              <w:rPr>
                <w:ins w:id="993" w:author="yamel peraza" w:date="2015-03-18T15:15:00Z"/>
                <w:rFonts w:eastAsiaTheme="minorHAnsi"/>
              </w:rPr>
            </w:pPr>
            <w:ins w:id="994" w:author="yamel peraza" w:date="2015-03-18T15:15:00Z">
              <w:r>
                <w:rPr>
                  <w:rFonts w:eastAsiaTheme="minorHAnsi"/>
                </w:rPr>
                <w:t>If head professor leaves “Full Name” filed empty and clicks on “Set Default Email” button, system shows error message.</w:t>
              </w:r>
            </w:ins>
          </w:p>
          <w:p w14:paraId="4E250E21" w14:textId="77777777" w:rsidR="003E009E" w:rsidRDefault="003E009E" w:rsidP="003E009E">
            <w:pPr>
              <w:pStyle w:val="ListParagraph"/>
              <w:numPr>
                <w:ilvl w:val="0"/>
                <w:numId w:val="70"/>
              </w:numPr>
              <w:jc w:val="left"/>
              <w:rPr>
                <w:ins w:id="995" w:author="yamel peraza" w:date="2015-03-18T15:15:00Z"/>
                <w:rFonts w:eastAsiaTheme="minorHAnsi"/>
              </w:rPr>
            </w:pPr>
            <w:ins w:id="996" w:author="yamel peraza" w:date="2015-03-18T15:15:00Z">
              <w:r>
                <w:rPr>
                  <w:rFonts w:eastAsiaTheme="minorHAnsi"/>
                </w:rPr>
                <w:t>If head professor leaves “Email” field empty and clicks on “Set Default Email” empty, system shows error message.</w:t>
              </w:r>
            </w:ins>
          </w:p>
          <w:p w14:paraId="7E9BD4B6" w14:textId="77777777" w:rsidR="003E009E" w:rsidRPr="004C2E8A" w:rsidRDefault="003E009E" w:rsidP="003E009E">
            <w:pPr>
              <w:pStyle w:val="ListParagraph"/>
              <w:numPr>
                <w:ilvl w:val="0"/>
                <w:numId w:val="70"/>
              </w:numPr>
              <w:jc w:val="left"/>
              <w:rPr>
                <w:ins w:id="997" w:author="yamel peraza" w:date="2015-03-18T15:15:00Z"/>
                <w:rFonts w:eastAsiaTheme="minorHAnsi"/>
              </w:rPr>
            </w:pPr>
            <w:ins w:id="998" w:author="yamel peraza" w:date="2015-03-18T15:15:00Z">
              <w:r>
                <w:rPr>
                  <w:rFonts w:eastAsiaTheme="minorHAnsi"/>
                </w:rPr>
                <w:t>If head professor enters an invalid email address, system shows error message.</w:t>
              </w:r>
            </w:ins>
          </w:p>
        </w:tc>
      </w:tr>
    </w:tbl>
    <w:p w14:paraId="7DFCBE34" w14:textId="77777777" w:rsidR="003E009E" w:rsidRDefault="003E009E" w:rsidP="00900A1E">
      <w:pPr>
        <w:rPr>
          <w:ins w:id="999" w:author="yamel peraza" w:date="2015-03-18T15:11:00Z"/>
        </w:rPr>
      </w:pPr>
    </w:p>
    <w:p w14:paraId="6419C208" w14:textId="77777777" w:rsidR="003E009E" w:rsidRDefault="003E009E" w:rsidP="00900A1E">
      <w:pPr>
        <w:rPr>
          <w:ins w:id="1000" w:author="yamel peraza" w:date="2015-03-18T15:11:00Z"/>
        </w:rPr>
      </w:pPr>
    </w:p>
    <w:p w14:paraId="4B359189" w14:textId="77777777" w:rsidR="003E009E" w:rsidRDefault="003E009E" w:rsidP="00900A1E">
      <w:pPr>
        <w:rPr>
          <w:ins w:id="1001"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5A6E6B" w:rsidRPr="00C873EF" w14:paraId="1DDA4BDA" w14:textId="77777777" w:rsidTr="00F70EB6">
        <w:trPr>
          <w:ins w:id="1002" w:author="yamel peraza" w:date="2015-03-18T15:17:00Z"/>
        </w:trPr>
        <w:tc>
          <w:tcPr>
            <w:tcW w:w="3708" w:type="dxa"/>
            <w:tcMar>
              <w:top w:w="100" w:type="dxa"/>
              <w:left w:w="115" w:type="dxa"/>
              <w:bottom w:w="100" w:type="dxa"/>
              <w:right w:w="115" w:type="dxa"/>
            </w:tcMar>
          </w:tcPr>
          <w:p w14:paraId="59AA598F" w14:textId="1D33CF1D" w:rsidR="005A6E6B" w:rsidRPr="00B42D5C" w:rsidRDefault="005A6E6B" w:rsidP="00F70EB6">
            <w:pPr>
              <w:spacing w:after="0" w:line="360" w:lineRule="auto"/>
              <w:rPr>
                <w:ins w:id="1003" w:author="yamel peraza" w:date="2015-03-18T15:17:00Z"/>
                <w:rFonts w:ascii="Times New Roman" w:hAnsi="Times New Roman" w:cs="Times New Roman"/>
                <w:sz w:val="24"/>
                <w:szCs w:val="24"/>
              </w:rPr>
            </w:pPr>
            <w:ins w:id="1004" w:author="yamel peraza" w:date="2015-03-18T15:17: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005" w:author="yamel peraza" w:date="2015-03-21T11:44:00Z">
              <w:r w:rsidR="00E76938">
                <w:rPr>
                  <w:rFonts w:ascii="Times New Roman" w:eastAsia="Times New Roman" w:hAnsi="Times New Roman" w:cs="Times New Roman"/>
                  <w:b/>
                  <w:sz w:val="24"/>
                  <w:szCs w:val="24"/>
                </w:rPr>
                <w:t>113</w:t>
              </w:r>
            </w:ins>
            <w:ins w:id="1006" w:author="yamel peraza" w:date="2015-03-18T15:17: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73A97B1" w14:textId="77777777" w:rsidR="005A6E6B" w:rsidRPr="00C873EF" w:rsidRDefault="005A6E6B">
            <w:pPr>
              <w:pStyle w:val="Heading1"/>
              <w:numPr>
                <w:ilvl w:val="0"/>
                <w:numId w:val="0"/>
              </w:numPr>
              <w:shd w:val="clear" w:color="auto" w:fill="FFFFFF"/>
              <w:spacing w:before="0" w:after="0"/>
              <w:rPr>
                <w:ins w:id="1007" w:author="yamel peraza" w:date="2015-03-18T15:17:00Z"/>
                <w:bCs w:val="0"/>
                <w:color w:val="000000"/>
                <w:szCs w:val="24"/>
              </w:rPr>
              <w:pPrChange w:id="1008" w:author="yamel peraza" w:date="2015-03-21T15:29:00Z">
                <w:pPr>
                  <w:pStyle w:val="Heading1"/>
                  <w:shd w:val="clear" w:color="auto" w:fill="FFFFFF"/>
                  <w:spacing w:before="0" w:after="0"/>
                </w:pPr>
              </w:pPrChange>
            </w:pPr>
            <w:ins w:id="1009" w:author="yamel peraza" w:date="2015-03-18T15:17:00Z">
              <w:r w:rsidRPr="00C873EF">
                <w:rPr>
                  <w:rStyle w:val="card-name"/>
                  <w:bCs w:val="0"/>
                  <w:color w:val="000000"/>
                  <w:szCs w:val="24"/>
                </w:rPr>
                <w:t>Add Virtual Machine Image</w:t>
              </w:r>
            </w:ins>
          </w:p>
        </w:tc>
      </w:tr>
      <w:tr w:rsidR="005A6E6B" w:rsidRPr="00DE75FA" w14:paraId="1457344E" w14:textId="77777777" w:rsidTr="00F70EB6">
        <w:trPr>
          <w:ins w:id="1010" w:author="yamel peraza" w:date="2015-03-18T15:17:00Z"/>
        </w:trPr>
        <w:tc>
          <w:tcPr>
            <w:tcW w:w="3708" w:type="dxa"/>
            <w:tcMar>
              <w:top w:w="100" w:type="dxa"/>
              <w:left w:w="115" w:type="dxa"/>
              <w:bottom w:w="100" w:type="dxa"/>
              <w:right w:w="115" w:type="dxa"/>
            </w:tcMar>
          </w:tcPr>
          <w:p w14:paraId="5A9CA90F" w14:textId="77777777" w:rsidR="005A6E6B" w:rsidRPr="00DE75FA" w:rsidRDefault="005A6E6B" w:rsidP="00F70EB6">
            <w:pPr>
              <w:spacing w:after="0" w:line="360" w:lineRule="auto"/>
              <w:rPr>
                <w:ins w:id="1011" w:author="yamel peraza" w:date="2015-03-18T15:17:00Z"/>
                <w:rFonts w:ascii="Times New Roman" w:hAnsi="Times New Roman" w:cs="Times New Roman"/>
              </w:rPr>
            </w:pPr>
            <w:ins w:id="1012" w:author="yamel peraza" w:date="2015-03-18T15:17: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470E8D80" w14:textId="77777777" w:rsidR="005A6E6B" w:rsidRPr="00DE75FA" w:rsidRDefault="005A6E6B" w:rsidP="00F70EB6">
            <w:pPr>
              <w:spacing w:after="0" w:line="360" w:lineRule="auto"/>
              <w:rPr>
                <w:ins w:id="1013" w:author="yamel peraza" w:date="2015-03-18T15:17:00Z"/>
                <w:rFonts w:ascii="Times New Roman" w:hAnsi="Times New Roman" w:cs="Times New Roman"/>
              </w:rPr>
            </w:pPr>
            <w:ins w:id="1014" w:author="yamel peraza" w:date="2015-03-18T15:17:00Z">
              <w:r>
                <w:rPr>
                  <w:rFonts w:ascii="Times New Roman" w:eastAsia="Times New Roman" w:hAnsi="Times New Roman" w:cs="Times New Roman"/>
                  <w:sz w:val="24"/>
                </w:rPr>
                <w:t>Head professor</w:t>
              </w:r>
            </w:ins>
          </w:p>
        </w:tc>
      </w:tr>
      <w:tr w:rsidR="005A6E6B" w:rsidRPr="00C873EF" w14:paraId="17C3F719" w14:textId="77777777" w:rsidTr="00F70EB6">
        <w:trPr>
          <w:ins w:id="1015" w:author="yamel peraza" w:date="2015-03-18T15:17:00Z"/>
        </w:trPr>
        <w:tc>
          <w:tcPr>
            <w:tcW w:w="3708" w:type="dxa"/>
            <w:tcMar>
              <w:top w:w="100" w:type="dxa"/>
              <w:left w:w="115" w:type="dxa"/>
              <w:bottom w:w="100" w:type="dxa"/>
              <w:right w:w="115" w:type="dxa"/>
            </w:tcMar>
          </w:tcPr>
          <w:p w14:paraId="707E4EC7" w14:textId="77777777" w:rsidR="005A6E6B" w:rsidRPr="00B42D5C" w:rsidRDefault="005A6E6B" w:rsidP="005A6E6B">
            <w:pPr>
              <w:pStyle w:val="NormalWeb"/>
              <w:numPr>
                <w:ilvl w:val="0"/>
                <w:numId w:val="81"/>
              </w:numPr>
              <w:spacing w:before="0" w:beforeAutospacing="0" w:after="150" w:afterAutospacing="0" w:line="294" w:lineRule="atLeast"/>
              <w:ind w:left="150"/>
              <w:jc w:val="left"/>
              <w:rPr>
                <w:ins w:id="1016" w:author="yamel peraza" w:date="2015-03-18T15:17:00Z"/>
                <w:rFonts w:ascii="Arial" w:hAnsi="Arial" w:cs="Arial"/>
                <w:color w:val="000000"/>
                <w:sz w:val="21"/>
                <w:szCs w:val="21"/>
              </w:rPr>
            </w:pPr>
            <w:ins w:id="1017" w:author="yamel peraza" w:date="2015-03-18T15:17:00Z">
              <w:r>
                <w:rPr>
                  <w:b/>
                  <w:i/>
                </w:rPr>
                <w:t xml:space="preserve">User Story </w:t>
              </w:r>
              <w:r>
                <w:rPr>
                  <w:b/>
                </w:rPr>
                <w:t>#218</w:t>
              </w:r>
            </w:ins>
          </w:p>
        </w:tc>
        <w:tc>
          <w:tcPr>
            <w:tcW w:w="5850" w:type="dxa"/>
            <w:tcMar>
              <w:top w:w="100" w:type="dxa"/>
              <w:left w:w="115" w:type="dxa"/>
              <w:bottom w:w="100" w:type="dxa"/>
              <w:right w:w="115" w:type="dxa"/>
            </w:tcMar>
          </w:tcPr>
          <w:p w14:paraId="38A11C35" w14:textId="77777777" w:rsidR="005A6E6B" w:rsidRPr="00C873EF" w:rsidRDefault="005A6E6B" w:rsidP="00F70EB6">
            <w:pPr>
              <w:shd w:val="clear" w:color="auto" w:fill="FFFFFF"/>
              <w:spacing w:before="75" w:after="75" w:line="294" w:lineRule="atLeast"/>
              <w:jc w:val="left"/>
              <w:rPr>
                <w:ins w:id="1018" w:author="yamel peraza" w:date="2015-03-18T15:17:00Z"/>
                <w:rFonts w:ascii="Arial" w:eastAsia="Times New Roman" w:hAnsi="Arial" w:cs="Arial"/>
                <w:color w:val="000000"/>
                <w:sz w:val="21"/>
                <w:szCs w:val="21"/>
              </w:rPr>
            </w:pPr>
            <w:ins w:id="1019" w:author="yamel peraza" w:date="2015-03-18T15:17:00Z">
              <w:r w:rsidRPr="00C873EF">
                <w:rPr>
                  <w:rFonts w:ascii="Arial" w:eastAsia="Times New Roman" w:hAnsi="Arial" w:cs="Arial"/>
                  <w:color w:val="000000"/>
                  <w:sz w:val="21"/>
                  <w:szCs w:val="21"/>
                </w:rPr>
                <w:t>As a head professor I want to be able to add new available virtual machine images in the system, so that students can choose the newly added images in their virtual machines requests. </w:t>
              </w:r>
            </w:ins>
          </w:p>
        </w:tc>
      </w:tr>
      <w:tr w:rsidR="005A6E6B" w:rsidRPr="002E54BB" w14:paraId="0EBBB14B" w14:textId="77777777" w:rsidTr="00F70EB6">
        <w:trPr>
          <w:ins w:id="1020" w:author="yamel peraza" w:date="2015-03-18T15:17:00Z"/>
        </w:trPr>
        <w:tc>
          <w:tcPr>
            <w:tcW w:w="3708" w:type="dxa"/>
            <w:tcMar>
              <w:top w:w="100" w:type="dxa"/>
              <w:left w:w="115" w:type="dxa"/>
              <w:bottom w:w="100" w:type="dxa"/>
              <w:right w:w="115" w:type="dxa"/>
            </w:tcMar>
          </w:tcPr>
          <w:p w14:paraId="53EB2564" w14:textId="77777777" w:rsidR="005A6E6B" w:rsidRDefault="005A6E6B" w:rsidP="005A6E6B">
            <w:pPr>
              <w:pStyle w:val="NormalWeb"/>
              <w:numPr>
                <w:ilvl w:val="0"/>
                <w:numId w:val="81"/>
              </w:numPr>
              <w:spacing w:before="0" w:beforeAutospacing="0" w:after="150" w:afterAutospacing="0" w:line="294" w:lineRule="atLeast"/>
              <w:ind w:left="150"/>
              <w:jc w:val="left"/>
              <w:rPr>
                <w:ins w:id="1021" w:author="yamel peraza" w:date="2015-03-18T15:17:00Z"/>
                <w:b/>
                <w:i/>
              </w:rPr>
            </w:pPr>
            <w:ins w:id="1022" w:author="yamel peraza" w:date="2015-03-18T15:17:00Z">
              <w:r w:rsidRPr="00DE75FA">
                <w:rPr>
                  <w:b/>
                  <w:i/>
                </w:rPr>
                <w:t>Entry Conditions</w:t>
              </w:r>
            </w:ins>
          </w:p>
        </w:tc>
        <w:tc>
          <w:tcPr>
            <w:tcW w:w="5850" w:type="dxa"/>
            <w:tcMar>
              <w:top w:w="100" w:type="dxa"/>
              <w:left w:w="115" w:type="dxa"/>
              <w:bottom w:w="100" w:type="dxa"/>
              <w:right w:w="115" w:type="dxa"/>
            </w:tcMar>
          </w:tcPr>
          <w:p w14:paraId="7F0646B7" w14:textId="77777777" w:rsidR="005A6E6B" w:rsidRDefault="005A6E6B" w:rsidP="005A6E6B">
            <w:pPr>
              <w:pStyle w:val="ListParagraph"/>
              <w:numPr>
                <w:ilvl w:val="0"/>
                <w:numId w:val="81"/>
              </w:numPr>
              <w:jc w:val="left"/>
              <w:rPr>
                <w:ins w:id="1023" w:author="yamel peraza" w:date="2015-03-18T15:17:00Z"/>
                <w:rFonts w:eastAsiaTheme="minorHAnsi"/>
              </w:rPr>
            </w:pPr>
            <w:ins w:id="1024" w:author="yamel peraza" w:date="2015-03-18T15:17:00Z">
              <w:r>
                <w:rPr>
                  <w:rFonts w:eastAsiaTheme="minorHAnsi"/>
                </w:rPr>
                <w:t>Head professor is logged in the system.</w:t>
              </w:r>
            </w:ins>
          </w:p>
          <w:p w14:paraId="2ED3CF12" w14:textId="77777777" w:rsidR="005A6E6B" w:rsidRPr="002E54BB" w:rsidRDefault="005A6E6B" w:rsidP="005A6E6B">
            <w:pPr>
              <w:pStyle w:val="ListParagraph"/>
              <w:numPr>
                <w:ilvl w:val="0"/>
                <w:numId w:val="81"/>
              </w:numPr>
              <w:jc w:val="left"/>
              <w:rPr>
                <w:ins w:id="1025" w:author="yamel peraza" w:date="2015-03-18T15:17:00Z"/>
                <w:rFonts w:eastAsiaTheme="minorHAnsi"/>
              </w:rPr>
            </w:pPr>
            <w:ins w:id="1026" w:author="yamel peraza" w:date="2015-03-18T15:17:00Z">
              <w:r>
                <w:rPr>
                  <w:rFonts w:eastAsiaTheme="minorHAnsi"/>
                </w:rPr>
                <w:t>Head professor is in admin_dashboard page.</w:t>
              </w:r>
            </w:ins>
          </w:p>
        </w:tc>
      </w:tr>
      <w:tr w:rsidR="005A6E6B" w:rsidRPr="00C873EF" w14:paraId="7F1B1661" w14:textId="77777777" w:rsidTr="00F70EB6">
        <w:trPr>
          <w:ins w:id="1027" w:author="yamel peraza" w:date="2015-03-18T15:17:00Z"/>
        </w:trPr>
        <w:tc>
          <w:tcPr>
            <w:tcW w:w="3708" w:type="dxa"/>
            <w:shd w:val="clear" w:color="auto" w:fill="BDD6EE"/>
            <w:tcMar>
              <w:top w:w="100" w:type="dxa"/>
              <w:left w:w="115" w:type="dxa"/>
              <w:bottom w:w="100" w:type="dxa"/>
              <w:right w:w="115" w:type="dxa"/>
            </w:tcMar>
          </w:tcPr>
          <w:p w14:paraId="518D5639" w14:textId="77777777" w:rsidR="005A6E6B" w:rsidRPr="00DE75FA" w:rsidRDefault="005A6E6B" w:rsidP="00F70EB6">
            <w:pPr>
              <w:spacing w:after="0" w:line="360" w:lineRule="auto"/>
              <w:rPr>
                <w:ins w:id="1028" w:author="yamel peraza" w:date="2015-03-18T15:17:00Z"/>
                <w:rFonts w:ascii="Times New Roman" w:hAnsi="Times New Roman" w:cs="Times New Roman"/>
              </w:rPr>
            </w:pPr>
            <w:ins w:id="1029" w:author="yamel peraza" w:date="2015-03-18T15:17: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3631A997" w14:textId="77777777" w:rsidR="005A6E6B" w:rsidRDefault="005A6E6B" w:rsidP="005A6E6B">
            <w:pPr>
              <w:pStyle w:val="ListParagraph"/>
              <w:numPr>
                <w:ilvl w:val="0"/>
                <w:numId w:val="86"/>
              </w:numPr>
              <w:jc w:val="left"/>
              <w:rPr>
                <w:ins w:id="1030" w:author="yamel peraza" w:date="2015-03-18T15:17:00Z"/>
                <w:rFonts w:eastAsiaTheme="minorHAnsi"/>
              </w:rPr>
            </w:pPr>
            <w:ins w:id="1031" w:author="yamel peraza" w:date="2015-03-18T15:17:00Z">
              <w:r>
                <w:rPr>
                  <w:rFonts w:eastAsiaTheme="minorHAnsi"/>
                </w:rPr>
                <w:t>Head professor clicks on “VM Images” button.</w:t>
              </w:r>
            </w:ins>
          </w:p>
          <w:p w14:paraId="2A43DA60" w14:textId="77777777" w:rsidR="005A6E6B" w:rsidRDefault="005A6E6B" w:rsidP="005A6E6B">
            <w:pPr>
              <w:pStyle w:val="ListParagraph"/>
              <w:numPr>
                <w:ilvl w:val="0"/>
                <w:numId w:val="86"/>
              </w:numPr>
              <w:jc w:val="left"/>
              <w:rPr>
                <w:ins w:id="1032" w:author="yamel peraza" w:date="2015-03-18T15:17:00Z"/>
                <w:rFonts w:eastAsiaTheme="minorHAnsi"/>
              </w:rPr>
            </w:pPr>
            <w:ins w:id="1033" w:author="yamel peraza" w:date="2015-03-18T15:17:00Z">
              <w:r>
                <w:rPr>
                  <w:rFonts w:eastAsiaTheme="minorHAnsi"/>
                </w:rPr>
                <w:t>System navigates to vm_images page.</w:t>
              </w:r>
            </w:ins>
          </w:p>
          <w:p w14:paraId="081D6A86" w14:textId="77777777" w:rsidR="005A6E6B" w:rsidRDefault="005A6E6B" w:rsidP="005A6E6B">
            <w:pPr>
              <w:pStyle w:val="ListParagraph"/>
              <w:numPr>
                <w:ilvl w:val="0"/>
                <w:numId w:val="86"/>
              </w:numPr>
              <w:jc w:val="left"/>
              <w:rPr>
                <w:ins w:id="1034" w:author="yamel peraza" w:date="2015-03-18T15:17:00Z"/>
                <w:rFonts w:eastAsiaTheme="minorHAnsi"/>
              </w:rPr>
            </w:pPr>
            <w:ins w:id="1035" w:author="yamel peraza" w:date="2015-03-18T15:17:00Z">
              <w:r>
                <w:rPr>
                  <w:rFonts w:eastAsiaTheme="minorHAnsi"/>
                </w:rPr>
                <w:t>Head professor enters the new image in the input field named “Image Name”.</w:t>
              </w:r>
            </w:ins>
          </w:p>
          <w:p w14:paraId="6B8C3B64" w14:textId="77777777" w:rsidR="005A6E6B" w:rsidRDefault="005A6E6B" w:rsidP="005A6E6B">
            <w:pPr>
              <w:pStyle w:val="ListParagraph"/>
              <w:numPr>
                <w:ilvl w:val="0"/>
                <w:numId w:val="86"/>
              </w:numPr>
              <w:jc w:val="left"/>
              <w:rPr>
                <w:ins w:id="1036" w:author="yamel peraza" w:date="2015-03-18T15:17:00Z"/>
                <w:rFonts w:eastAsiaTheme="minorHAnsi"/>
              </w:rPr>
            </w:pPr>
            <w:ins w:id="1037" w:author="yamel peraza" w:date="2015-03-18T15:17:00Z">
              <w:r>
                <w:rPr>
                  <w:rFonts w:eastAsiaTheme="minorHAnsi"/>
                </w:rPr>
                <w:t>System shows inputted image name.</w:t>
              </w:r>
            </w:ins>
          </w:p>
          <w:p w14:paraId="7DCF6BAD" w14:textId="77777777" w:rsidR="005A6E6B" w:rsidRDefault="005A6E6B" w:rsidP="005A6E6B">
            <w:pPr>
              <w:pStyle w:val="ListParagraph"/>
              <w:numPr>
                <w:ilvl w:val="0"/>
                <w:numId w:val="86"/>
              </w:numPr>
              <w:jc w:val="left"/>
              <w:rPr>
                <w:ins w:id="1038" w:author="yamel peraza" w:date="2015-03-18T15:17:00Z"/>
                <w:rFonts w:eastAsiaTheme="minorHAnsi"/>
              </w:rPr>
            </w:pPr>
            <w:ins w:id="1039" w:author="yamel peraza" w:date="2015-03-18T15:17:00Z">
              <w:r>
                <w:rPr>
                  <w:rFonts w:eastAsiaTheme="minorHAnsi"/>
                </w:rPr>
                <w:t>Head professor clicks on “Add Image Name” button.</w:t>
              </w:r>
            </w:ins>
          </w:p>
          <w:p w14:paraId="1962D1E6" w14:textId="77777777" w:rsidR="005A6E6B" w:rsidRPr="00C873EF" w:rsidRDefault="005A6E6B" w:rsidP="005A6E6B">
            <w:pPr>
              <w:pStyle w:val="ListParagraph"/>
              <w:numPr>
                <w:ilvl w:val="0"/>
                <w:numId w:val="86"/>
              </w:numPr>
              <w:jc w:val="left"/>
              <w:rPr>
                <w:ins w:id="1040" w:author="yamel peraza" w:date="2015-03-18T15:17:00Z"/>
                <w:rFonts w:eastAsiaTheme="minorHAnsi"/>
              </w:rPr>
            </w:pPr>
            <w:ins w:id="1041" w:author="yamel peraza" w:date="2015-03-18T15:17:00Z">
              <w:r>
                <w:rPr>
                  <w:rFonts w:eastAsiaTheme="minorHAnsi"/>
                </w:rPr>
                <w:lastRenderedPageBreak/>
                <w:t>System processes request and prompts success message.</w:t>
              </w:r>
            </w:ins>
          </w:p>
        </w:tc>
      </w:tr>
      <w:tr w:rsidR="005A6E6B" w:rsidRPr="00F066EA" w14:paraId="62840F4B" w14:textId="77777777" w:rsidTr="00F70EB6">
        <w:trPr>
          <w:ins w:id="1042" w:author="yamel peraza" w:date="2015-03-18T15:17:00Z"/>
        </w:trPr>
        <w:tc>
          <w:tcPr>
            <w:tcW w:w="3708" w:type="dxa"/>
            <w:tcMar>
              <w:top w:w="100" w:type="dxa"/>
              <w:left w:w="115" w:type="dxa"/>
              <w:bottom w:w="100" w:type="dxa"/>
              <w:right w:w="115" w:type="dxa"/>
            </w:tcMar>
          </w:tcPr>
          <w:p w14:paraId="4D367F6C" w14:textId="77777777" w:rsidR="005A6E6B" w:rsidRPr="00DE75FA" w:rsidRDefault="005A6E6B" w:rsidP="00F70EB6">
            <w:pPr>
              <w:spacing w:after="0" w:line="360" w:lineRule="auto"/>
              <w:rPr>
                <w:ins w:id="1043" w:author="yamel peraza" w:date="2015-03-18T15:17:00Z"/>
                <w:rFonts w:ascii="Times New Roman" w:hAnsi="Times New Roman" w:cs="Times New Roman"/>
              </w:rPr>
            </w:pPr>
            <w:ins w:id="1044" w:author="yamel peraza" w:date="2015-03-18T15:17: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3EC33990" w14:textId="77777777" w:rsidR="005A6E6B" w:rsidRPr="00F066EA" w:rsidRDefault="005A6E6B" w:rsidP="005A6E6B">
            <w:pPr>
              <w:pStyle w:val="ListParagraph"/>
              <w:numPr>
                <w:ilvl w:val="0"/>
                <w:numId w:val="70"/>
              </w:numPr>
              <w:spacing w:line="256" w:lineRule="auto"/>
              <w:jc w:val="left"/>
              <w:rPr>
                <w:ins w:id="1045" w:author="yamel peraza" w:date="2015-03-18T15:17:00Z"/>
                <w:rFonts w:ascii="Times New Roman" w:eastAsiaTheme="minorHAnsi" w:hAnsi="Times New Roman" w:cs="Times New Roman"/>
              </w:rPr>
            </w:pPr>
            <w:ins w:id="1046" w:author="yamel peraza" w:date="2015-03-18T15:17:00Z">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“Add Image Name”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5A6E6B" w:rsidRPr="00453CF3" w14:paraId="615E5DA1" w14:textId="77777777" w:rsidTr="00F70EB6">
        <w:trPr>
          <w:trHeight w:val="583"/>
          <w:ins w:id="1047" w:author="yamel peraza" w:date="2015-03-18T15:17:00Z"/>
        </w:trPr>
        <w:tc>
          <w:tcPr>
            <w:tcW w:w="3708" w:type="dxa"/>
            <w:tcMar>
              <w:top w:w="100" w:type="dxa"/>
              <w:left w:w="115" w:type="dxa"/>
              <w:bottom w:w="100" w:type="dxa"/>
              <w:right w:w="115" w:type="dxa"/>
            </w:tcMar>
          </w:tcPr>
          <w:p w14:paraId="7F4BA31C" w14:textId="77777777" w:rsidR="005A6E6B" w:rsidRPr="00DE75FA" w:rsidRDefault="005A6E6B" w:rsidP="00F70EB6">
            <w:pPr>
              <w:spacing w:after="0" w:line="360" w:lineRule="auto"/>
              <w:rPr>
                <w:ins w:id="1048" w:author="yamel peraza" w:date="2015-03-18T15:17:00Z"/>
                <w:rFonts w:ascii="Times New Roman" w:hAnsi="Times New Roman" w:cs="Times New Roman"/>
              </w:rPr>
            </w:pPr>
            <w:ins w:id="1049" w:author="yamel peraza" w:date="2015-03-18T15:17: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3BD5479" w14:textId="77777777" w:rsidR="005A6E6B" w:rsidRPr="00453CF3" w:rsidRDefault="005A6E6B" w:rsidP="005A6E6B">
            <w:pPr>
              <w:pStyle w:val="ListParagraph"/>
              <w:numPr>
                <w:ilvl w:val="0"/>
                <w:numId w:val="69"/>
              </w:numPr>
              <w:jc w:val="left"/>
              <w:rPr>
                <w:ins w:id="1050" w:author="yamel peraza" w:date="2015-03-18T15:17:00Z"/>
                <w:rFonts w:ascii="Times New Roman" w:eastAsiaTheme="minorHAnsi" w:hAnsi="Times New Roman" w:cs="Times New Roman"/>
              </w:rPr>
            </w:pPr>
            <w:ins w:id="1051" w:author="yamel peraza" w:date="2015-03-18T15:17:00Z">
              <w:r>
                <w:rPr>
                  <w:rFonts w:ascii="Times New Roman" w:hAnsi="Times New Roman" w:cs="Times New Roman"/>
                </w:rPr>
                <w:t>Head professor successfully added a new virtual machine image.</w:t>
              </w:r>
            </w:ins>
          </w:p>
        </w:tc>
      </w:tr>
      <w:tr w:rsidR="005A6E6B" w:rsidRPr="004C2E8A" w14:paraId="087C314B" w14:textId="77777777" w:rsidTr="00F70EB6">
        <w:trPr>
          <w:ins w:id="1052" w:author="yamel peraza" w:date="2015-03-18T15:17:00Z"/>
        </w:trPr>
        <w:tc>
          <w:tcPr>
            <w:tcW w:w="3708" w:type="dxa"/>
            <w:shd w:val="clear" w:color="auto" w:fill="BDD6EE"/>
            <w:tcMar>
              <w:top w:w="100" w:type="dxa"/>
              <w:left w:w="115" w:type="dxa"/>
              <w:bottom w:w="100" w:type="dxa"/>
              <w:right w:w="115" w:type="dxa"/>
            </w:tcMar>
          </w:tcPr>
          <w:p w14:paraId="7C3AC1C0" w14:textId="77777777" w:rsidR="005A6E6B" w:rsidRPr="00DE75FA" w:rsidRDefault="005A6E6B" w:rsidP="00F70EB6">
            <w:pPr>
              <w:spacing w:after="0" w:line="360" w:lineRule="auto"/>
              <w:rPr>
                <w:ins w:id="1053" w:author="yamel peraza" w:date="2015-03-18T15:17:00Z"/>
                <w:rFonts w:ascii="Times New Roman" w:eastAsia="Times New Roman" w:hAnsi="Times New Roman" w:cs="Times New Roman"/>
                <w:b/>
                <w:i/>
                <w:sz w:val="24"/>
              </w:rPr>
            </w:pPr>
            <w:ins w:id="1054" w:author="yamel peraza" w:date="2015-03-18T15:17: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7527E1E7" w14:textId="77777777" w:rsidR="005A6E6B" w:rsidRDefault="005A6E6B" w:rsidP="005A6E6B">
            <w:pPr>
              <w:pStyle w:val="ListParagraph"/>
              <w:numPr>
                <w:ilvl w:val="0"/>
                <w:numId w:val="70"/>
              </w:numPr>
              <w:jc w:val="left"/>
              <w:rPr>
                <w:ins w:id="1055" w:author="yamel peraza" w:date="2015-03-18T15:17:00Z"/>
                <w:rFonts w:eastAsiaTheme="minorHAnsi"/>
              </w:rPr>
            </w:pPr>
            <w:ins w:id="1056" w:author="yamel peraza" w:date="2015-03-18T15:17:00Z">
              <w:r>
                <w:rPr>
                  <w:rFonts w:eastAsiaTheme="minorHAnsi"/>
                </w:rPr>
                <w:t>If head professor leaves “Image Name” filed empty and clicks on “Add Image Name” button, system displays an error message.</w:t>
              </w:r>
            </w:ins>
          </w:p>
          <w:p w14:paraId="16123E33" w14:textId="77777777" w:rsidR="005A6E6B" w:rsidRDefault="005A6E6B" w:rsidP="005A6E6B">
            <w:pPr>
              <w:pStyle w:val="ListParagraph"/>
              <w:numPr>
                <w:ilvl w:val="0"/>
                <w:numId w:val="70"/>
              </w:numPr>
              <w:jc w:val="left"/>
              <w:rPr>
                <w:ins w:id="1057" w:author="yamel peraza" w:date="2015-03-18T15:17:00Z"/>
                <w:rFonts w:eastAsiaTheme="minorHAnsi"/>
              </w:rPr>
            </w:pPr>
            <w:ins w:id="1058" w:author="yamel peraza" w:date="2015-03-18T15:17:00Z">
              <w:r>
                <w:rPr>
                  <w:rFonts w:eastAsiaTheme="minorHAnsi"/>
                </w:rPr>
                <w:t>If head professor enters an image name that already exists on the system, system displays an error message.</w:t>
              </w:r>
            </w:ins>
          </w:p>
          <w:p w14:paraId="54E8F7ED" w14:textId="77777777" w:rsidR="005A6E6B" w:rsidRPr="004C2E8A" w:rsidRDefault="005A6E6B" w:rsidP="005A6E6B">
            <w:pPr>
              <w:pStyle w:val="ListParagraph"/>
              <w:numPr>
                <w:ilvl w:val="0"/>
                <w:numId w:val="70"/>
              </w:numPr>
              <w:jc w:val="left"/>
              <w:rPr>
                <w:ins w:id="1059" w:author="yamel peraza" w:date="2015-03-18T15:17:00Z"/>
                <w:rFonts w:eastAsiaTheme="minorHAnsi"/>
              </w:rPr>
            </w:pPr>
            <w:ins w:id="1060" w:author="yamel peraza" w:date="2015-03-18T15:17:00Z">
              <w:r>
                <w:rPr>
                  <w:rFonts w:eastAsiaTheme="minorHAnsi"/>
                </w:rPr>
                <w:t>If a user other than head professor attempts to access/hack into image name page, system denies user’s access to such a page and prompts warning message.</w:t>
              </w:r>
            </w:ins>
          </w:p>
        </w:tc>
      </w:tr>
    </w:tbl>
    <w:p w14:paraId="611D0C6F" w14:textId="77777777" w:rsidR="003E009E" w:rsidRDefault="003E009E" w:rsidP="00900A1E">
      <w:pPr>
        <w:rPr>
          <w:ins w:id="1061" w:author="yamel peraza" w:date="2015-03-18T15:11:00Z"/>
        </w:rPr>
      </w:pPr>
    </w:p>
    <w:p w14:paraId="3272EC18" w14:textId="77777777" w:rsidR="003E009E" w:rsidRDefault="003E009E" w:rsidP="00900A1E">
      <w:pPr>
        <w:rPr>
          <w:ins w:id="1062"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B7267D" w:rsidRPr="00C873EF" w14:paraId="00E65F1A" w14:textId="77777777" w:rsidTr="0011613B">
        <w:trPr>
          <w:ins w:id="1063" w:author="yamel peraza" w:date="2015-03-28T09:31:00Z"/>
        </w:trPr>
        <w:tc>
          <w:tcPr>
            <w:tcW w:w="3708" w:type="dxa"/>
            <w:tcMar>
              <w:top w:w="100" w:type="dxa"/>
              <w:left w:w="115" w:type="dxa"/>
              <w:bottom w:w="100" w:type="dxa"/>
              <w:right w:w="115" w:type="dxa"/>
            </w:tcMar>
          </w:tcPr>
          <w:p w14:paraId="4D031200" w14:textId="77777777" w:rsidR="00B7267D" w:rsidRPr="00B42D5C" w:rsidRDefault="00B7267D" w:rsidP="0011613B">
            <w:pPr>
              <w:spacing w:after="0" w:line="360" w:lineRule="auto"/>
              <w:rPr>
                <w:ins w:id="1064" w:author="yamel peraza" w:date="2015-03-28T09:31:00Z"/>
                <w:rFonts w:ascii="Times New Roman" w:hAnsi="Times New Roman" w:cs="Times New Roman"/>
                <w:sz w:val="24"/>
                <w:szCs w:val="24"/>
              </w:rPr>
            </w:pPr>
            <w:ins w:id="1065" w:author="yamel peraza" w:date="2015-03-28T09:31: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(SPW5_114</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09D664D1" w14:textId="77777777" w:rsidR="00B7267D" w:rsidRPr="00C873EF" w:rsidRDefault="00B7267D" w:rsidP="00B7267D">
            <w:pPr>
              <w:pStyle w:val="Heading1"/>
              <w:numPr>
                <w:ilvl w:val="0"/>
                <w:numId w:val="0"/>
              </w:numPr>
              <w:shd w:val="clear" w:color="auto" w:fill="FFFFFF"/>
              <w:spacing w:before="0" w:after="0"/>
              <w:rPr>
                <w:ins w:id="1066" w:author="yamel peraza" w:date="2015-03-28T09:31:00Z"/>
                <w:bCs w:val="0"/>
                <w:color w:val="000000"/>
                <w:szCs w:val="24"/>
              </w:rPr>
              <w:pPrChange w:id="1067" w:author="yamel peraza" w:date="2015-03-28T09:31:00Z">
                <w:pPr>
                  <w:pStyle w:val="Heading1"/>
                  <w:shd w:val="clear" w:color="auto" w:fill="FFFFFF"/>
                  <w:spacing w:before="0" w:after="0"/>
                </w:pPr>
              </w:pPrChange>
            </w:pPr>
            <w:ins w:id="1068" w:author="yamel peraza" w:date="2015-03-28T09:31:00Z">
              <w:r>
                <w:rPr>
                  <w:rStyle w:val="card-name"/>
                  <w:bCs w:val="0"/>
                  <w:color w:val="000000"/>
                  <w:szCs w:val="24"/>
                </w:rPr>
                <w:t>Filter</w:t>
              </w:r>
              <w:r w:rsidRPr="00C873EF">
                <w:rPr>
                  <w:rStyle w:val="card-name"/>
                  <w:bCs w:val="0"/>
                  <w:color w:val="000000"/>
                  <w:szCs w:val="24"/>
                </w:rPr>
                <w:t xml:space="preserve"> Image</w:t>
              </w:r>
              <w:r>
                <w:rPr>
                  <w:rStyle w:val="card-name"/>
                  <w:bCs w:val="0"/>
                  <w:color w:val="000000"/>
                  <w:szCs w:val="24"/>
                </w:rPr>
                <w:t>s</w:t>
              </w:r>
            </w:ins>
          </w:p>
        </w:tc>
      </w:tr>
      <w:tr w:rsidR="00B7267D" w:rsidRPr="00DE75FA" w14:paraId="4F124D86" w14:textId="77777777" w:rsidTr="0011613B">
        <w:trPr>
          <w:ins w:id="1069" w:author="yamel peraza" w:date="2015-03-28T09:31:00Z"/>
        </w:trPr>
        <w:tc>
          <w:tcPr>
            <w:tcW w:w="3708" w:type="dxa"/>
            <w:tcMar>
              <w:top w:w="100" w:type="dxa"/>
              <w:left w:w="115" w:type="dxa"/>
              <w:bottom w:w="100" w:type="dxa"/>
              <w:right w:w="115" w:type="dxa"/>
            </w:tcMar>
          </w:tcPr>
          <w:p w14:paraId="20DB0C43" w14:textId="77777777" w:rsidR="00B7267D" w:rsidRPr="00DE75FA" w:rsidRDefault="00B7267D" w:rsidP="0011613B">
            <w:pPr>
              <w:spacing w:after="0" w:line="360" w:lineRule="auto"/>
              <w:rPr>
                <w:ins w:id="1070" w:author="yamel peraza" w:date="2015-03-28T09:31:00Z"/>
                <w:rFonts w:ascii="Times New Roman" w:hAnsi="Times New Roman" w:cs="Times New Roman"/>
              </w:rPr>
            </w:pPr>
            <w:ins w:id="1071" w:author="yamel peraza" w:date="2015-03-28T09:31: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0E723971" w14:textId="77777777" w:rsidR="00B7267D" w:rsidRPr="00DE75FA" w:rsidRDefault="00B7267D" w:rsidP="0011613B">
            <w:pPr>
              <w:spacing w:after="0" w:line="360" w:lineRule="auto"/>
              <w:rPr>
                <w:ins w:id="1072" w:author="yamel peraza" w:date="2015-03-28T09:31:00Z"/>
                <w:rFonts w:ascii="Times New Roman" w:hAnsi="Times New Roman" w:cs="Times New Roman"/>
              </w:rPr>
            </w:pPr>
            <w:ins w:id="1073" w:author="yamel peraza" w:date="2015-03-28T09:31:00Z">
              <w:r>
                <w:rPr>
                  <w:rFonts w:ascii="Times New Roman" w:eastAsia="Times New Roman" w:hAnsi="Times New Roman" w:cs="Times New Roman"/>
                  <w:sz w:val="24"/>
                </w:rPr>
                <w:t>Head professor</w:t>
              </w:r>
            </w:ins>
          </w:p>
        </w:tc>
      </w:tr>
      <w:tr w:rsidR="00B7267D" w:rsidRPr="00C873EF" w14:paraId="35E5061B" w14:textId="77777777" w:rsidTr="0011613B">
        <w:trPr>
          <w:ins w:id="1074" w:author="yamel peraza" w:date="2015-03-28T09:31:00Z"/>
        </w:trPr>
        <w:tc>
          <w:tcPr>
            <w:tcW w:w="3708" w:type="dxa"/>
            <w:tcMar>
              <w:top w:w="100" w:type="dxa"/>
              <w:left w:w="115" w:type="dxa"/>
              <w:bottom w:w="100" w:type="dxa"/>
              <w:right w:w="115" w:type="dxa"/>
            </w:tcMar>
          </w:tcPr>
          <w:p w14:paraId="0C34E8FC" w14:textId="77777777" w:rsidR="00B7267D" w:rsidRPr="00B42D5C" w:rsidRDefault="00B7267D" w:rsidP="00B7267D">
            <w:pPr>
              <w:pStyle w:val="NormalWeb"/>
              <w:numPr>
                <w:ilvl w:val="0"/>
                <w:numId w:val="81"/>
              </w:numPr>
              <w:spacing w:before="0" w:beforeAutospacing="0" w:after="150" w:afterAutospacing="0" w:line="294" w:lineRule="atLeast"/>
              <w:ind w:left="150"/>
              <w:jc w:val="left"/>
              <w:rPr>
                <w:ins w:id="1075" w:author="yamel peraza" w:date="2015-03-28T09:31:00Z"/>
                <w:rFonts w:ascii="Arial" w:hAnsi="Arial" w:cs="Arial"/>
                <w:color w:val="000000"/>
                <w:sz w:val="21"/>
                <w:szCs w:val="21"/>
              </w:rPr>
            </w:pPr>
            <w:ins w:id="1076" w:author="yamel peraza" w:date="2015-03-28T09:31:00Z">
              <w:r>
                <w:rPr>
                  <w:b/>
                  <w:i/>
                </w:rPr>
                <w:t xml:space="preserve">User Story </w:t>
              </w:r>
              <w:r>
                <w:rPr>
                  <w:b/>
                </w:rPr>
                <w:t>#355</w:t>
              </w:r>
            </w:ins>
          </w:p>
        </w:tc>
        <w:tc>
          <w:tcPr>
            <w:tcW w:w="5850" w:type="dxa"/>
            <w:tcMar>
              <w:top w:w="100" w:type="dxa"/>
              <w:left w:w="115" w:type="dxa"/>
              <w:bottom w:w="100" w:type="dxa"/>
              <w:right w:w="115" w:type="dxa"/>
            </w:tcMar>
          </w:tcPr>
          <w:p w14:paraId="64DAB880" w14:textId="77777777" w:rsidR="00B7267D" w:rsidRPr="00C873EF" w:rsidRDefault="00B7267D" w:rsidP="0011613B">
            <w:pPr>
              <w:shd w:val="clear" w:color="auto" w:fill="FFFFFF"/>
              <w:spacing w:before="75" w:after="75" w:line="294" w:lineRule="atLeast"/>
              <w:jc w:val="left"/>
              <w:rPr>
                <w:ins w:id="1077" w:author="yamel peraza" w:date="2015-03-28T09:31:00Z"/>
                <w:rFonts w:ascii="Arial" w:eastAsia="Times New Roman" w:hAnsi="Arial" w:cs="Arial"/>
                <w:color w:val="000000"/>
                <w:sz w:val="21"/>
                <w:szCs w:val="21"/>
              </w:rPr>
            </w:pPr>
            <w:ins w:id="1078" w:author="yamel peraza" w:date="2015-03-28T09:31:00Z">
              <w:r w:rsidRPr="005E7CCD">
                <w:rPr>
                  <w:rFonts w:ascii="Arial" w:eastAsia="Times New Roman" w:hAnsi="Arial" w:cs="Arial"/>
                  <w:color w:val="000000"/>
                  <w:sz w:val="21"/>
                  <w:szCs w:val="21"/>
                </w:rPr>
                <w:t>As a head professor I want to be able to filter the available image’s name in the system, so I have the option to easily and more efficient</w:t>
              </w:r>
              <w:r>
                <w:rPr>
                  <w:rFonts w:ascii="Arial" w:eastAsia="Times New Roman" w:hAnsi="Arial" w:cs="Arial"/>
                  <w:color w:val="000000"/>
                  <w:sz w:val="21"/>
                  <w:szCs w:val="21"/>
                </w:rPr>
                <w:t>ly</w:t>
              </w:r>
              <w:r w:rsidRPr="005E7CCD">
                <w:rPr>
                  <w:rFonts w:ascii="Arial" w:eastAsia="Times New Roman" w:hAnsi="Arial" w:cs="Arial"/>
                  <w:color w:val="000000"/>
                  <w:sz w:val="21"/>
                  <w:szCs w:val="21"/>
                </w:rPr>
                <w:t xml:space="preserve"> search through the existing images in the system.</w:t>
              </w:r>
            </w:ins>
          </w:p>
        </w:tc>
      </w:tr>
      <w:tr w:rsidR="00B7267D" w:rsidRPr="002E54BB" w14:paraId="217A78B3" w14:textId="77777777" w:rsidTr="0011613B">
        <w:trPr>
          <w:ins w:id="1079" w:author="yamel peraza" w:date="2015-03-28T09:31:00Z"/>
        </w:trPr>
        <w:tc>
          <w:tcPr>
            <w:tcW w:w="3708" w:type="dxa"/>
            <w:tcMar>
              <w:top w:w="100" w:type="dxa"/>
              <w:left w:w="115" w:type="dxa"/>
              <w:bottom w:w="100" w:type="dxa"/>
              <w:right w:w="115" w:type="dxa"/>
            </w:tcMar>
          </w:tcPr>
          <w:p w14:paraId="2E27FA19" w14:textId="77777777" w:rsidR="00B7267D" w:rsidRDefault="00B7267D" w:rsidP="00B7267D">
            <w:pPr>
              <w:pStyle w:val="NormalWeb"/>
              <w:numPr>
                <w:ilvl w:val="0"/>
                <w:numId w:val="81"/>
              </w:numPr>
              <w:spacing w:before="0" w:beforeAutospacing="0" w:after="150" w:afterAutospacing="0" w:line="294" w:lineRule="atLeast"/>
              <w:ind w:left="150"/>
              <w:jc w:val="left"/>
              <w:rPr>
                <w:ins w:id="1080" w:author="yamel peraza" w:date="2015-03-28T09:31:00Z"/>
                <w:b/>
                <w:i/>
              </w:rPr>
            </w:pPr>
            <w:ins w:id="1081" w:author="yamel peraza" w:date="2015-03-28T09:31:00Z">
              <w:r w:rsidRPr="00DE75FA">
                <w:rPr>
                  <w:b/>
                  <w:i/>
                </w:rPr>
                <w:t>Entry Conditions</w:t>
              </w:r>
            </w:ins>
          </w:p>
        </w:tc>
        <w:tc>
          <w:tcPr>
            <w:tcW w:w="5850" w:type="dxa"/>
            <w:tcMar>
              <w:top w:w="100" w:type="dxa"/>
              <w:left w:w="115" w:type="dxa"/>
              <w:bottom w:w="100" w:type="dxa"/>
              <w:right w:w="115" w:type="dxa"/>
            </w:tcMar>
          </w:tcPr>
          <w:p w14:paraId="4EB26513" w14:textId="77777777" w:rsidR="00B7267D" w:rsidRDefault="00B7267D" w:rsidP="00B7267D">
            <w:pPr>
              <w:pStyle w:val="ListParagraph"/>
              <w:numPr>
                <w:ilvl w:val="0"/>
                <w:numId w:val="81"/>
              </w:numPr>
              <w:jc w:val="left"/>
              <w:rPr>
                <w:ins w:id="1082" w:author="yamel peraza" w:date="2015-03-28T09:31:00Z"/>
                <w:rFonts w:eastAsiaTheme="minorHAnsi"/>
              </w:rPr>
            </w:pPr>
            <w:ins w:id="1083" w:author="yamel peraza" w:date="2015-03-28T09:31:00Z">
              <w:r>
                <w:rPr>
                  <w:rFonts w:eastAsiaTheme="minorHAnsi"/>
                </w:rPr>
                <w:t>Head professor is logged in the system.</w:t>
              </w:r>
            </w:ins>
          </w:p>
          <w:p w14:paraId="2CDC7B7F" w14:textId="77777777" w:rsidR="00B7267D" w:rsidRPr="002E54BB" w:rsidRDefault="00B7267D" w:rsidP="00B7267D">
            <w:pPr>
              <w:pStyle w:val="ListParagraph"/>
              <w:numPr>
                <w:ilvl w:val="0"/>
                <w:numId w:val="81"/>
              </w:numPr>
              <w:jc w:val="left"/>
              <w:rPr>
                <w:ins w:id="1084" w:author="yamel peraza" w:date="2015-03-28T09:31:00Z"/>
                <w:rFonts w:eastAsiaTheme="minorHAnsi"/>
              </w:rPr>
            </w:pPr>
            <w:ins w:id="1085" w:author="yamel peraza" w:date="2015-03-28T09:31:00Z">
              <w:r>
                <w:rPr>
                  <w:rFonts w:eastAsiaTheme="minorHAnsi"/>
                </w:rPr>
                <w:t>Head professor is in vm_images page.</w:t>
              </w:r>
            </w:ins>
          </w:p>
        </w:tc>
      </w:tr>
      <w:tr w:rsidR="00B7267D" w:rsidRPr="00FB0FF3" w14:paraId="4D816EE5" w14:textId="77777777" w:rsidTr="0011613B">
        <w:trPr>
          <w:ins w:id="1086" w:author="yamel peraza" w:date="2015-03-28T09:31:00Z"/>
        </w:trPr>
        <w:tc>
          <w:tcPr>
            <w:tcW w:w="3708" w:type="dxa"/>
            <w:shd w:val="clear" w:color="auto" w:fill="BDD6EE"/>
            <w:tcMar>
              <w:top w:w="100" w:type="dxa"/>
              <w:left w:w="115" w:type="dxa"/>
              <w:bottom w:w="100" w:type="dxa"/>
              <w:right w:w="115" w:type="dxa"/>
            </w:tcMar>
          </w:tcPr>
          <w:p w14:paraId="72754264" w14:textId="77777777" w:rsidR="00B7267D" w:rsidRPr="00DE75FA" w:rsidRDefault="00B7267D" w:rsidP="0011613B">
            <w:pPr>
              <w:spacing w:after="0" w:line="360" w:lineRule="auto"/>
              <w:rPr>
                <w:ins w:id="1087" w:author="yamel peraza" w:date="2015-03-28T09:31:00Z"/>
                <w:rFonts w:ascii="Times New Roman" w:hAnsi="Times New Roman" w:cs="Times New Roman"/>
              </w:rPr>
            </w:pPr>
            <w:ins w:id="1088" w:author="yamel peraza" w:date="2015-03-28T09:31: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1780EE97" w14:textId="77777777" w:rsidR="00B7267D" w:rsidRDefault="00B7267D" w:rsidP="00B7267D">
            <w:pPr>
              <w:pStyle w:val="ListParagraph"/>
              <w:numPr>
                <w:ilvl w:val="0"/>
                <w:numId w:val="87"/>
              </w:numPr>
              <w:jc w:val="left"/>
              <w:rPr>
                <w:ins w:id="1089" w:author="yamel peraza" w:date="2015-03-28T09:31:00Z"/>
                <w:rFonts w:eastAsiaTheme="minorHAnsi"/>
              </w:rPr>
            </w:pPr>
            <w:ins w:id="1090" w:author="yamel peraza" w:date="2015-03-28T09:31:00Z">
              <w:r w:rsidRPr="00FB0FF3">
                <w:rPr>
                  <w:rFonts w:eastAsiaTheme="minorHAnsi"/>
                </w:rPr>
                <w:t>This use case starts when the head p</w:t>
              </w:r>
              <w:r>
                <w:rPr>
                  <w:rFonts w:eastAsiaTheme="minorHAnsi"/>
                </w:rPr>
                <w:t>rofessor selects from a drop down</w:t>
              </w:r>
              <w:r w:rsidRPr="00FB0FF3">
                <w:rPr>
                  <w:rFonts w:eastAsiaTheme="minorHAnsi"/>
                </w:rPr>
                <w:t xml:space="preserve"> </w:t>
              </w:r>
              <w:r>
                <w:rPr>
                  <w:rFonts w:eastAsiaTheme="minorHAnsi"/>
                </w:rPr>
                <w:t xml:space="preserve">menu one of </w:t>
              </w:r>
              <w:r w:rsidRPr="00FB0FF3">
                <w:rPr>
                  <w:rFonts w:eastAsiaTheme="minorHAnsi"/>
                </w:rPr>
                <w:t>the available option</w:t>
              </w:r>
              <w:r>
                <w:rPr>
                  <w:rFonts w:eastAsiaTheme="minorHAnsi"/>
                </w:rPr>
                <w:t>s “All Images”, “ACTIVE”, “INACTIVE” and/or input the full or partial name of an image</w:t>
              </w:r>
              <w:r w:rsidRPr="00FB0FF3">
                <w:rPr>
                  <w:rFonts w:eastAsiaTheme="minorHAnsi"/>
                </w:rPr>
                <w:t>.</w:t>
              </w:r>
            </w:ins>
          </w:p>
          <w:p w14:paraId="484DDEDD" w14:textId="77777777" w:rsidR="00B7267D" w:rsidRDefault="00B7267D" w:rsidP="00B7267D">
            <w:pPr>
              <w:pStyle w:val="ListParagraph"/>
              <w:numPr>
                <w:ilvl w:val="0"/>
                <w:numId w:val="87"/>
              </w:numPr>
              <w:jc w:val="left"/>
              <w:rPr>
                <w:ins w:id="1091" w:author="yamel peraza" w:date="2015-03-28T09:31:00Z"/>
                <w:rFonts w:eastAsiaTheme="minorHAnsi"/>
              </w:rPr>
            </w:pPr>
            <w:ins w:id="1092" w:author="yamel peraza" w:date="2015-03-28T09:31:00Z">
              <w:r>
                <w:rPr>
                  <w:rFonts w:eastAsiaTheme="minorHAnsi"/>
                </w:rPr>
                <w:t>System displays the selected filter option.</w:t>
              </w:r>
            </w:ins>
          </w:p>
          <w:p w14:paraId="6E6B8D1D" w14:textId="77777777" w:rsidR="00B7267D" w:rsidRDefault="00B7267D" w:rsidP="00B7267D">
            <w:pPr>
              <w:pStyle w:val="ListParagraph"/>
              <w:numPr>
                <w:ilvl w:val="0"/>
                <w:numId w:val="87"/>
              </w:numPr>
              <w:jc w:val="left"/>
              <w:rPr>
                <w:ins w:id="1093" w:author="yamel peraza" w:date="2015-03-28T09:31:00Z"/>
                <w:rFonts w:eastAsiaTheme="minorHAnsi"/>
              </w:rPr>
            </w:pPr>
            <w:ins w:id="1094" w:author="yamel peraza" w:date="2015-03-28T09:31:00Z">
              <w:r>
                <w:rPr>
                  <w:rFonts w:eastAsiaTheme="minorHAnsi"/>
                </w:rPr>
                <w:lastRenderedPageBreak/>
                <w:t>Head professor clicks on “Search Filtered Images” button.</w:t>
              </w:r>
            </w:ins>
          </w:p>
          <w:p w14:paraId="2F1180A8" w14:textId="77777777" w:rsidR="00B7267D" w:rsidRPr="00FB0FF3" w:rsidRDefault="00B7267D" w:rsidP="00B7267D">
            <w:pPr>
              <w:pStyle w:val="ListParagraph"/>
              <w:numPr>
                <w:ilvl w:val="0"/>
                <w:numId w:val="87"/>
              </w:numPr>
              <w:jc w:val="left"/>
              <w:rPr>
                <w:ins w:id="1095" w:author="yamel peraza" w:date="2015-03-28T09:31:00Z"/>
                <w:rFonts w:eastAsiaTheme="minorHAnsi"/>
              </w:rPr>
            </w:pPr>
            <w:ins w:id="1096" w:author="yamel peraza" w:date="2015-03-28T09:31:00Z">
              <w:r>
                <w:rPr>
                  <w:rFonts w:eastAsiaTheme="minorHAnsi"/>
                </w:rPr>
                <w:t xml:space="preserve">System processes request and prompts the images according to the selected filter option. </w:t>
              </w:r>
            </w:ins>
          </w:p>
        </w:tc>
      </w:tr>
      <w:tr w:rsidR="00B7267D" w:rsidRPr="00F066EA" w14:paraId="6EACCD9F" w14:textId="77777777" w:rsidTr="0011613B">
        <w:trPr>
          <w:ins w:id="1097" w:author="yamel peraza" w:date="2015-03-28T09:31:00Z"/>
        </w:trPr>
        <w:tc>
          <w:tcPr>
            <w:tcW w:w="3708" w:type="dxa"/>
            <w:tcMar>
              <w:top w:w="100" w:type="dxa"/>
              <w:left w:w="115" w:type="dxa"/>
              <w:bottom w:w="100" w:type="dxa"/>
              <w:right w:w="115" w:type="dxa"/>
            </w:tcMar>
          </w:tcPr>
          <w:p w14:paraId="79881411" w14:textId="77777777" w:rsidR="00B7267D" w:rsidRPr="00DE75FA" w:rsidRDefault="00B7267D" w:rsidP="0011613B">
            <w:pPr>
              <w:spacing w:after="0" w:line="360" w:lineRule="auto"/>
              <w:rPr>
                <w:ins w:id="1098" w:author="yamel peraza" w:date="2015-03-28T09:31:00Z"/>
                <w:rFonts w:ascii="Times New Roman" w:hAnsi="Times New Roman" w:cs="Times New Roman"/>
              </w:rPr>
            </w:pPr>
            <w:ins w:id="1099" w:author="yamel peraza" w:date="2015-03-28T09:31: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097BD526" w14:textId="69A0548C" w:rsidR="00B7267D" w:rsidRPr="00B7267D" w:rsidRDefault="00B7267D" w:rsidP="00B7267D">
            <w:pPr>
              <w:pStyle w:val="ListParagraph"/>
              <w:numPr>
                <w:ilvl w:val="0"/>
                <w:numId w:val="70"/>
              </w:numPr>
              <w:spacing w:line="256" w:lineRule="auto"/>
              <w:jc w:val="left"/>
              <w:rPr>
                <w:ins w:id="1100" w:author="yamel peraza" w:date="2015-03-28T09:31:00Z"/>
                <w:rFonts w:ascii="Times New Roman" w:eastAsiaTheme="minorHAnsi" w:hAnsi="Times New Roman" w:cs="Times New Roman"/>
                <w:rPrChange w:id="1101" w:author="yamel peraza" w:date="2015-03-28T09:31:00Z">
                  <w:rPr>
                    <w:ins w:id="1102" w:author="yamel peraza" w:date="2015-03-28T09:31:00Z"/>
                  </w:rPr>
                </w:rPrChange>
              </w:rPr>
              <w:pPrChange w:id="1103" w:author="yamel peraza" w:date="2015-03-28T09:31:00Z">
                <w:pPr>
                  <w:pStyle w:val="ListParagraph"/>
                  <w:numPr>
                    <w:numId w:val="70"/>
                  </w:numPr>
                  <w:spacing w:line="256" w:lineRule="auto"/>
                  <w:ind w:hanging="360"/>
                  <w:jc w:val="left"/>
                </w:pPr>
              </w:pPrChange>
            </w:pPr>
            <w:ins w:id="1104" w:author="yamel peraza" w:date="2015-03-28T09:31:00Z">
              <w:r>
                <w:rPr>
                  <w:rFonts w:eastAsiaTheme="minorHAnsi"/>
                </w:rPr>
                <w:t xml:space="preserve">{From step 1} </w:t>
              </w:r>
              <w:r>
                <w:rPr>
                  <w:rFonts w:ascii="Times New Roman" w:eastAsiaTheme="minorHAnsi" w:hAnsi="Times New Roman" w:cs="Times New Roman"/>
                </w:rPr>
                <w:t xml:space="preserve">Head professor selects from the filter options the search criteria, </w:t>
              </w:r>
              <w:r w:rsidRPr="00F066EA">
                <w:rPr>
                  <w:rFonts w:ascii="Times New Roman" w:eastAsiaTheme="minorHAnsi" w:hAnsi="Times New Roman" w:cs="Times New Roman"/>
                </w:rPr>
                <w:t xml:space="preserve">but does not click on </w:t>
              </w:r>
              <w:r>
                <w:rPr>
                  <w:rFonts w:eastAsiaTheme="minorHAnsi"/>
                </w:rPr>
                <w:t xml:space="preserve">“Search Filtered Images”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B7267D" w:rsidRPr="00453CF3" w14:paraId="0B040EF5" w14:textId="77777777" w:rsidTr="0011613B">
        <w:trPr>
          <w:trHeight w:val="583"/>
          <w:ins w:id="1105" w:author="yamel peraza" w:date="2015-03-28T09:31:00Z"/>
        </w:trPr>
        <w:tc>
          <w:tcPr>
            <w:tcW w:w="3708" w:type="dxa"/>
            <w:tcMar>
              <w:top w:w="100" w:type="dxa"/>
              <w:left w:w="115" w:type="dxa"/>
              <w:bottom w:w="100" w:type="dxa"/>
              <w:right w:w="115" w:type="dxa"/>
            </w:tcMar>
          </w:tcPr>
          <w:p w14:paraId="76593D27" w14:textId="77777777" w:rsidR="00B7267D" w:rsidRPr="00DE75FA" w:rsidRDefault="00B7267D" w:rsidP="0011613B">
            <w:pPr>
              <w:spacing w:after="0" w:line="360" w:lineRule="auto"/>
              <w:rPr>
                <w:ins w:id="1106" w:author="yamel peraza" w:date="2015-03-28T09:31:00Z"/>
                <w:rFonts w:ascii="Times New Roman" w:hAnsi="Times New Roman" w:cs="Times New Roman"/>
              </w:rPr>
            </w:pPr>
            <w:ins w:id="1107" w:author="yamel peraza" w:date="2015-03-28T09:31: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588BECB0" w14:textId="77777777" w:rsidR="00B7267D" w:rsidRPr="00453CF3" w:rsidRDefault="00B7267D" w:rsidP="00B7267D">
            <w:pPr>
              <w:pStyle w:val="ListParagraph"/>
              <w:numPr>
                <w:ilvl w:val="0"/>
                <w:numId w:val="69"/>
              </w:numPr>
              <w:jc w:val="left"/>
              <w:rPr>
                <w:ins w:id="1108" w:author="yamel peraza" w:date="2015-03-28T09:31:00Z"/>
                <w:rFonts w:ascii="Times New Roman" w:eastAsiaTheme="minorHAnsi" w:hAnsi="Times New Roman" w:cs="Times New Roman"/>
              </w:rPr>
            </w:pPr>
            <w:ins w:id="1109" w:author="yamel peraza" w:date="2015-03-28T09:31:00Z">
              <w:r>
                <w:rPr>
                  <w:rFonts w:ascii="Times New Roman" w:hAnsi="Times New Roman" w:cs="Times New Roman"/>
                </w:rPr>
                <w:t>Head professor successfully filtered images.</w:t>
              </w:r>
            </w:ins>
          </w:p>
        </w:tc>
      </w:tr>
    </w:tbl>
    <w:p w14:paraId="7DD83287" w14:textId="77777777" w:rsidR="003E009E" w:rsidRDefault="003E009E" w:rsidP="00900A1E">
      <w:pPr>
        <w:rPr>
          <w:ins w:id="1110" w:author="yamel peraza" w:date="2015-03-18T15:11:00Z"/>
        </w:rPr>
      </w:pPr>
    </w:p>
    <w:p w14:paraId="6A174EC4" w14:textId="77777777" w:rsidR="003E009E" w:rsidRDefault="003E009E" w:rsidP="00900A1E">
      <w:pPr>
        <w:rPr>
          <w:ins w:id="1111" w:author="yamel peraza" w:date="2015-03-28T09:3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B7267D" w:rsidRPr="00C873EF" w14:paraId="446AB1F4" w14:textId="77777777" w:rsidTr="0011613B">
        <w:trPr>
          <w:ins w:id="1112" w:author="yamel peraza" w:date="2015-03-28T09:32:00Z"/>
        </w:trPr>
        <w:tc>
          <w:tcPr>
            <w:tcW w:w="3708" w:type="dxa"/>
            <w:tcMar>
              <w:top w:w="100" w:type="dxa"/>
              <w:left w:w="115" w:type="dxa"/>
              <w:bottom w:w="100" w:type="dxa"/>
              <w:right w:w="115" w:type="dxa"/>
            </w:tcMar>
          </w:tcPr>
          <w:p w14:paraId="679F6E7C" w14:textId="3CFEEEA4" w:rsidR="00B7267D" w:rsidRPr="00B42D5C" w:rsidRDefault="00B7267D" w:rsidP="0011613B">
            <w:pPr>
              <w:spacing w:after="0" w:line="360" w:lineRule="auto"/>
              <w:rPr>
                <w:ins w:id="1113" w:author="yamel peraza" w:date="2015-03-28T09:32:00Z"/>
                <w:rFonts w:ascii="Times New Roman" w:hAnsi="Times New Roman" w:cs="Times New Roman"/>
                <w:sz w:val="24"/>
                <w:szCs w:val="24"/>
              </w:rPr>
            </w:pPr>
            <w:ins w:id="1114" w:author="yamel peraza" w:date="2015-03-28T09:32: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r>
                <w:rPr>
                  <w:rFonts w:ascii="Times New Roman" w:eastAsia="Times New Roman" w:hAnsi="Times New Roman" w:cs="Times New Roman"/>
                  <w:b/>
                  <w:sz w:val="24"/>
                  <w:szCs w:val="24"/>
                </w:rPr>
                <w:t>115</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6A5E72E5" w14:textId="77777777" w:rsidR="00B7267D" w:rsidRPr="00C873EF" w:rsidRDefault="00B7267D" w:rsidP="0011613B">
            <w:pPr>
              <w:pStyle w:val="Heading1"/>
              <w:shd w:val="clear" w:color="auto" w:fill="FFFFFF"/>
              <w:spacing w:before="0" w:after="0"/>
              <w:rPr>
                <w:ins w:id="1115" w:author="yamel peraza" w:date="2015-03-28T09:32:00Z"/>
                <w:bCs w:val="0"/>
                <w:color w:val="000000"/>
                <w:szCs w:val="24"/>
              </w:rPr>
            </w:pPr>
            <w:ins w:id="1116" w:author="yamel peraza" w:date="2015-03-28T09:32:00Z">
              <w:r>
                <w:rPr>
                  <w:rStyle w:val="card-name"/>
                  <w:bCs w:val="0"/>
                  <w:color w:val="000000"/>
                  <w:szCs w:val="24"/>
                </w:rPr>
                <w:t>Set Image Status</w:t>
              </w:r>
            </w:ins>
          </w:p>
        </w:tc>
      </w:tr>
      <w:tr w:rsidR="00B7267D" w:rsidRPr="00DE75FA" w14:paraId="1F595307" w14:textId="77777777" w:rsidTr="0011613B">
        <w:trPr>
          <w:ins w:id="1117" w:author="yamel peraza" w:date="2015-03-28T09:32:00Z"/>
        </w:trPr>
        <w:tc>
          <w:tcPr>
            <w:tcW w:w="3708" w:type="dxa"/>
            <w:tcMar>
              <w:top w:w="100" w:type="dxa"/>
              <w:left w:w="115" w:type="dxa"/>
              <w:bottom w:w="100" w:type="dxa"/>
              <w:right w:w="115" w:type="dxa"/>
            </w:tcMar>
          </w:tcPr>
          <w:p w14:paraId="4C39B3A8" w14:textId="77777777" w:rsidR="00B7267D" w:rsidRPr="00DE75FA" w:rsidRDefault="00B7267D" w:rsidP="0011613B">
            <w:pPr>
              <w:spacing w:after="0" w:line="360" w:lineRule="auto"/>
              <w:rPr>
                <w:ins w:id="1118" w:author="yamel peraza" w:date="2015-03-28T09:32:00Z"/>
                <w:rFonts w:ascii="Times New Roman" w:hAnsi="Times New Roman" w:cs="Times New Roman"/>
              </w:rPr>
            </w:pPr>
            <w:ins w:id="1119" w:author="yamel peraza" w:date="2015-03-28T09:32: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5CAE21F3" w14:textId="77777777" w:rsidR="00B7267D" w:rsidRPr="00DE75FA" w:rsidRDefault="00B7267D" w:rsidP="0011613B">
            <w:pPr>
              <w:spacing w:after="0" w:line="360" w:lineRule="auto"/>
              <w:rPr>
                <w:ins w:id="1120" w:author="yamel peraza" w:date="2015-03-28T09:32:00Z"/>
                <w:rFonts w:ascii="Times New Roman" w:hAnsi="Times New Roman" w:cs="Times New Roman"/>
              </w:rPr>
            </w:pPr>
            <w:ins w:id="1121" w:author="yamel peraza" w:date="2015-03-28T09:32:00Z">
              <w:r>
                <w:rPr>
                  <w:rFonts w:ascii="Times New Roman" w:eastAsia="Times New Roman" w:hAnsi="Times New Roman" w:cs="Times New Roman"/>
                  <w:sz w:val="24"/>
                </w:rPr>
                <w:t>Head professor</w:t>
              </w:r>
            </w:ins>
          </w:p>
        </w:tc>
      </w:tr>
      <w:tr w:rsidR="00B7267D" w:rsidRPr="00C873EF" w14:paraId="55C3D1A5" w14:textId="77777777" w:rsidTr="0011613B">
        <w:trPr>
          <w:ins w:id="1122" w:author="yamel peraza" w:date="2015-03-28T09:32:00Z"/>
        </w:trPr>
        <w:tc>
          <w:tcPr>
            <w:tcW w:w="3708" w:type="dxa"/>
            <w:tcMar>
              <w:top w:w="100" w:type="dxa"/>
              <w:left w:w="115" w:type="dxa"/>
              <w:bottom w:w="100" w:type="dxa"/>
              <w:right w:w="115" w:type="dxa"/>
            </w:tcMar>
          </w:tcPr>
          <w:p w14:paraId="40D2EEA9" w14:textId="77777777" w:rsidR="00B7267D" w:rsidRPr="00B42D5C" w:rsidRDefault="00B7267D" w:rsidP="00B7267D">
            <w:pPr>
              <w:pStyle w:val="NormalWeb"/>
              <w:numPr>
                <w:ilvl w:val="0"/>
                <w:numId w:val="81"/>
              </w:numPr>
              <w:spacing w:before="0" w:beforeAutospacing="0" w:after="150" w:afterAutospacing="0" w:line="294" w:lineRule="atLeast"/>
              <w:ind w:left="150"/>
              <w:jc w:val="left"/>
              <w:rPr>
                <w:ins w:id="1123" w:author="yamel peraza" w:date="2015-03-28T09:32:00Z"/>
                <w:rFonts w:ascii="Arial" w:hAnsi="Arial" w:cs="Arial"/>
                <w:color w:val="000000"/>
                <w:sz w:val="21"/>
                <w:szCs w:val="21"/>
              </w:rPr>
            </w:pPr>
            <w:ins w:id="1124" w:author="yamel peraza" w:date="2015-03-28T09:32:00Z">
              <w:r>
                <w:rPr>
                  <w:b/>
                  <w:i/>
                </w:rPr>
                <w:t xml:space="preserve">User Story </w:t>
              </w:r>
              <w:r>
                <w:rPr>
                  <w:b/>
                </w:rPr>
                <w:t>#355</w:t>
              </w:r>
            </w:ins>
          </w:p>
        </w:tc>
        <w:tc>
          <w:tcPr>
            <w:tcW w:w="5850" w:type="dxa"/>
            <w:tcMar>
              <w:top w:w="100" w:type="dxa"/>
              <w:left w:w="115" w:type="dxa"/>
              <w:bottom w:w="100" w:type="dxa"/>
              <w:right w:w="115" w:type="dxa"/>
            </w:tcMar>
          </w:tcPr>
          <w:p w14:paraId="771AAF4B" w14:textId="77777777" w:rsidR="00B7267D" w:rsidRPr="00C873EF" w:rsidRDefault="00B7267D" w:rsidP="0011613B">
            <w:pPr>
              <w:shd w:val="clear" w:color="auto" w:fill="FFFFFF"/>
              <w:spacing w:before="75" w:after="75" w:line="294" w:lineRule="atLeast"/>
              <w:jc w:val="left"/>
              <w:rPr>
                <w:ins w:id="1125" w:author="yamel peraza" w:date="2015-03-28T09:32:00Z"/>
                <w:rFonts w:ascii="Arial" w:eastAsia="Times New Roman" w:hAnsi="Arial" w:cs="Arial"/>
                <w:color w:val="000000"/>
                <w:sz w:val="21"/>
                <w:szCs w:val="21"/>
              </w:rPr>
            </w:pPr>
            <w:ins w:id="1126" w:author="yamel peraza" w:date="2015-03-28T09:32:00Z">
              <w:r w:rsidRPr="00F542C0">
                <w:rPr>
                  <w:rFonts w:ascii="Arial" w:eastAsia="Times New Roman" w:hAnsi="Arial" w:cs="Arial"/>
                  <w:color w:val="000000"/>
                  <w:sz w:val="21"/>
                  <w:szCs w:val="21"/>
                </w:rPr>
                <w:t>As a head professor I want to be able to set the status of the images in the system, so just active images are offered to students.</w:t>
              </w:r>
            </w:ins>
          </w:p>
        </w:tc>
      </w:tr>
      <w:tr w:rsidR="00B7267D" w:rsidRPr="002E54BB" w14:paraId="6B4987B0" w14:textId="77777777" w:rsidTr="0011613B">
        <w:trPr>
          <w:ins w:id="1127" w:author="yamel peraza" w:date="2015-03-28T09:32:00Z"/>
        </w:trPr>
        <w:tc>
          <w:tcPr>
            <w:tcW w:w="3708" w:type="dxa"/>
            <w:tcMar>
              <w:top w:w="100" w:type="dxa"/>
              <w:left w:w="115" w:type="dxa"/>
              <w:bottom w:w="100" w:type="dxa"/>
              <w:right w:w="115" w:type="dxa"/>
            </w:tcMar>
          </w:tcPr>
          <w:p w14:paraId="544E9B74" w14:textId="77777777" w:rsidR="00B7267D" w:rsidRDefault="00B7267D" w:rsidP="00B7267D">
            <w:pPr>
              <w:pStyle w:val="NormalWeb"/>
              <w:numPr>
                <w:ilvl w:val="0"/>
                <w:numId w:val="81"/>
              </w:numPr>
              <w:spacing w:before="0" w:beforeAutospacing="0" w:after="150" w:afterAutospacing="0" w:line="294" w:lineRule="atLeast"/>
              <w:ind w:left="150"/>
              <w:jc w:val="left"/>
              <w:rPr>
                <w:ins w:id="1128" w:author="yamel peraza" w:date="2015-03-28T09:32:00Z"/>
                <w:b/>
                <w:i/>
              </w:rPr>
            </w:pPr>
            <w:ins w:id="1129" w:author="yamel peraza" w:date="2015-03-28T09:32:00Z">
              <w:r w:rsidRPr="00DE75FA">
                <w:rPr>
                  <w:b/>
                  <w:i/>
                </w:rPr>
                <w:t>Entry Conditions</w:t>
              </w:r>
            </w:ins>
          </w:p>
        </w:tc>
        <w:tc>
          <w:tcPr>
            <w:tcW w:w="5850" w:type="dxa"/>
            <w:tcMar>
              <w:top w:w="100" w:type="dxa"/>
              <w:left w:w="115" w:type="dxa"/>
              <w:bottom w:w="100" w:type="dxa"/>
              <w:right w:w="115" w:type="dxa"/>
            </w:tcMar>
          </w:tcPr>
          <w:p w14:paraId="66AE9C49" w14:textId="77777777" w:rsidR="00B7267D" w:rsidRDefault="00B7267D" w:rsidP="00B7267D">
            <w:pPr>
              <w:pStyle w:val="ListParagraph"/>
              <w:numPr>
                <w:ilvl w:val="0"/>
                <w:numId w:val="81"/>
              </w:numPr>
              <w:jc w:val="left"/>
              <w:rPr>
                <w:ins w:id="1130" w:author="yamel peraza" w:date="2015-03-28T09:32:00Z"/>
                <w:rFonts w:eastAsiaTheme="minorHAnsi"/>
              </w:rPr>
            </w:pPr>
            <w:ins w:id="1131" w:author="yamel peraza" w:date="2015-03-28T09:32:00Z">
              <w:r>
                <w:rPr>
                  <w:rFonts w:eastAsiaTheme="minorHAnsi"/>
                </w:rPr>
                <w:t>Head professor is logged in the system.</w:t>
              </w:r>
            </w:ins>
          </w:p>
          <w:p w14:paraId="53AE92FB" w14:textId="77777777" w:rsidR="00B7267D" w:rsidRPr="002E54BB" w:rsidRDefault="00B7267D" w:rsidP="00B7267D">
            <w:pPr>
              <w:pStyle w:val="ListParagraph"/>
              <w:numPr>
                <w:ilvl w:val="0"/>
                <w:numId w:val="81"/>
              </w:numPr>
              <w:jc w:val="left"/>
              <w:rPr>
                <w:ins w:id="1132" w:author="yamel peraza" w:date="2015-03-28T09:32:00Z"/>
                <w:rFonts w:eastAsiaTheme="minorHAnsi"/>
              </w:rPr>
            </w:pPr>
            <w:ins w:id="1133" w:author="yamel peraza" w:date="2015-03-28T09:32:00Z">
              <w:r>
                <w:rPr>
                  <w:rFonts w:eastAsiaTheme="minorHAnsi"/>
                </w:rPr>
                <w:t>Head professor is in vm_images page.</w:t>
              </w:r>
            </w:ins>
          </w:p>
        </w:tc>
      </w:tr>
      <w:tr w:rsidR="00B7267D" w:rsidRPr="00B91C3B" w14:paraId="3A343833" w14:textId="77777777" w:rsidTr="0011613B">
        <w:trPr>
          <w:ins w:id="1134" w:author="yamel peraza" w:date="2015-03-28T09:32:00Z"/>
        </w:trPr>
        <w:tc>
          <w:tcPr>
            <w:tcW w:w="3708" w:type="dxa"/>
            <w:shd w:val="clear" w:color="auto" w:fill="BDD6EE"/>
            <w:tcMar>
              <w:top w:w="100" w:type="dxa"/>
              <w:left w:w="115" w:type="dxa"/>
              <w:bottom w:w="100" w:type="dxa"/>
              <w:right w:w="115" w:type="dxa"/>
            </w:tcMar>
          </w:tcPr>
          <w:p w14:paraId="7EE76957" w14:textId="77777777" w:rsidR="00B7267D" w:rsidRPr="00DE75FA" w:rsidRDefault="00B7267D" w:rsidP="0011613B">
            <w:pPr>
              <w:spacing w:after="0" w:line="360" w:lineRule="auto"/>
              <w:rPr>
                <w:ins w:id="1135" w:author="yamel peraza" w:date="2015-03-28T09:32:00Z"/>
                <w:rFonts w:ascii="Times New Roman" w:hAnsi="Times New Roman" w:cs="Times New Roman"/>
              </w:rPr>
            </w:pPr>
            <w:ins w:id="1136" w:author="yamel peraza" w:date="2015-03-28T09:32: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0EC118EF" w14:textId="77777777" w:rsidR="00B7267D" w:rsidRDefault="00B7267D" w:rsidP="00B7267D">
            <w:pPr>
              <w:pStyle w:val="ListParagraph"/>
              <w:numPr>
                <w:ilvl w:val="0"/>
                <w:numId w:val="88"/>
              </w:numPr>
              <w:jc w:val="left"/>
              <w:rPr>
                <w:ins w:id="1137" w:author="yamel peraza" w:date="2015-03-28T09:32:00Z"/>
                <w:rFonts w:eastAsiaTheme="minorHAnsi"/>
              </w:rPr>
            </w:pPr>
            <w:ins w:id="1138" w:author="yamel peraza" w:date="2015-03-28T09:32:00Z">
              <w:r w:rsidRPr="009540A1">
                <w:rPr>
                  <w:rFonts w:eastAsiaTheme="minorHAnsi"/>
                </w:rPr>
                <w:t>This use case starts when the head professor</w:t>
              </w:r>
              <w:r>
                <w:rPr>
                  <w:rFonts w:eastAsiaTheme="minorHAnsi"/>
                </w:rPr>
                <w:t xml:space="preserve"> clicks on an existing semaphore link/button in vm_images page</w:t>
              </w:r>
              <w:r w:rsidRPr="009540A1">
                <w:rPr>
                  <w:rFonts w:eastAsiaTheme="minorHAnsi"/>
                </w:rPr>
                <w:t>.</w:t>
              </w:r>
            </w:ins>
          </w:p>
          <w:p w14:paraId="20E632B6" w14:textId="77777777" w:rsidR="00B7267D" w:rsidRPr="00B91C3B" w:rsidRDefault="00B7267D" w:rsidP="00B7267D">
            <w:pPr>
              <w:pStyle w:val="ListParagraph"/>
              <w:numPr>
                <w:ilvl w:val="0"/>
                <w:numId w:val="88"/>
              </w:numPr>
              <w:jc w:val="left"/>
              <w:rPr>
                <w:ins w:id="1139" w:author="yamel peraza" w:date="2015-03-28T09:32:00Z"/>
                <w:rFonts w:eastAsiaTheme="minorHAnsi"/>
              </w:rPr>
            </w:pPr>
            <w:ins w:id="1140" w:author="yamel peraza" w:date="2015-03-28T09:32:00Z">
              <w:r>
                <w:rPr>
                  <w:rFonts w:eastAsiaTheme="minorHAnsi"/>
                </w:rPr>
                <w:t>System collects image’s information, processes change status request and prompts success message.</w:t>
              </w:r>
              <w:r w:rsidRPr="00B91C3B">
                <w:rPr>
                  <w:rFonts w:eastAsiaTheme="minorHAnsi"/>
                </w:rPr>
                <w:t xml:space="preserve"> </w:t>
              </w:r>
            </w:ins>
          </w:p>
        </w:tc>
      </w:tr>
      <w:tr w:rsidR="00B7267D" w:rsidRPr="00453CF3" w14:paraId="3642D555" w14:textId="77777777" w:rsidTr="0011613B">
        <w:trPr>
          <w:trHeight w:val="583"/>
          <w:ins w:id="1141" w:author="yamel peraza" w:date="2015-03-28T09:32:00Z"/>
        </w:trPr>
        <w:tc>
          <w:tcPr>
            <w:tcW w:w="3708" w:type="dxa"/>
            <w:tcMar>
              <w:top w:w="100" w:type="dxa"/>
              <w:left w:w="115" w:type="dxa"/>
              <w:bottom w:w="100" w:type="dxa"/>
              <w:right w:w="115" w:type="dxa"/>
            </w:tcMar>
          </w:tcPr>
          <w:p w14:paraId="005CCC55" w14:textId="77777777" w:rsidR="00B7267D" w:rsidRPr="00DE75FA" w:rsidRDefault="00B7267D" w:rsidP="0011613B">
            <w:pPr>
              <w:spacing w:after="0" w:line="360" w:lineRule="auto"/>
              <w:rPr>
                <w:ins w:id="1142" w:author="yamel peraza" w:date="2015-03-28T09:32:00Z"/>
                <w:rFonts w:ascii="Times New Roman" w:hAnsi="Times New Roman" w:cs="Times New Roman"/>
              </w:rPr>
            </w:pPr>
            <w:ins w:id="1143" w:author="yamel peraza" w:date="2015-03-28T09:32: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03177727" w14:textId="77777777" w:rsidR="00B7267D" w:rsidRPr="00453CF3" w:rsidRDefault="00B7267D" w:rsidP="00B7267D">
            <w:pPr>
              <w:pStyle w:val="ListParagraph"/>
              <w:numPr>
                <w:ilvl w:val="0"/>
                <w:numId w:val="69"/>
              </w:numPr>
              <w:jc w:val="left"/>
              <w:rPr>
                <w:ins w:id="1144" w:author="yamel peraza" w:date="2015-03-28T09:32:00Z"/>
                <w:rFonts w:ascii="Times New Roman" w:eastAsiaTheme="minorHAnsi" w:hAnsi="Times New Roman" w:cs="Times New Roman"/>
              </w:rPr>
            </w:pPr>
            <w:ins w:id="1145" w:author="yamel peraza" w:date="2015-03-28T09:32:00Z">
              <w:r>
                <w:rPr>
                  <w:rFonts w:ascii="Times New Roman" w:hAnsi="Times New Roman" w:cs="Times New Roman"/>
                </w:rPr>
                <w:t>Head professor successfully changed images status.</w:t>
              </w:r>
            </w:ins>
          </w:p>
        </w:tc>
      </w:tr>
    </w:tbl>
    <w:p w14:paraId="16475954" w14:textId="77777777" w:rsidR="00B7267D" w:rsidRDefault="00B7267D" w:rsidP="00900A1E">
      <w:pPr>
        <w:rPr>
          <w:ins w:id="1146" w:author="yamel peraza" w:date="2015-03-28T09:31:00Z"/>
        </w:rPr>
      </w:pPr>
    </w:p>
    <w:p w14:paraId="2041B342" w14:textId="77777777" w:rsidR="00E40FD8" w:rsidRDefault="00E40FD8" w:rsidP="00900A1E">
      <w:pPr>
        <w:rPr>
          <w:ins w:id="1147" w:author="yamel peraza" w:date="2015-03-21T15:28:00Z"/>
        </w:rPr>
      </w:pPr>
    </w:p>
    <w:p w14:paraId="1386A247" w14:textId="77777777" w:rsidR="00E40FD8" w:rsidRDefault="00E40FD8" w:rsidP="00900A1E">
      <w:pPr>
        <w:rPr>
          <w:ins w:id="1148" w:author="yamel peraza" w:date="2015-03-21T15:28:00Z"/>
        </w:rPr>
      </w:pPr>
    </w:p>
    <w:p w14:paraId="2F0C3338" w14:textId="77777777" w:rsidR="00E40FD8" w:rsidRDefault="00E40FD8" w:rsidP="00900A1E">
      <w:pPr>
        <w:rPr>
          <w:ins w:id="1149" w:author="yamel peraza" w:date="2015-03-21T15:28:00Z"/>
        </w:rPr>
      </w:pPr>
    </w:p>
    <w:p w14:paraId="0215B261" w14:textId="77777777" w:rsidR="00E40FD8" w:rsidRDefault="00E40FD8" w:rsidP="00900A1E">
      <w:pPr>
        <w:rPr>
          <w:ins w:id="1150" w:author="yamel peraza" w:date="2015-03-21T15:28:00Z"/>
        </w:rPr>
      </w:pPr>
    </w:p>
    <w:p w14:paraId="1568EE36" w14:textId="77777777" w:rsidR="00E40FD8" w:rsidRDefault="00E40FD8" w:rsidP="00900A1E">
      <w:pPr>
        <w:rPr>
          <w:ins w:id="1151" w:author="yamel peraza" w:date="2015-03-21T15:28:00Z"/>
        </w:rPr>
      </w:pPr>
    </w:p>
    <w:p w14:paraId="75873F38" w14:textId="77777777" w:rsidR="00E40FD8" w:rsidRDefault="00E40FD8" w:rsidP="00900A1E">
      <w:pPr>
        <w:rPr>
          <w:ins w:id="1152" w:author="yamel peraza" w:date="2015-03-21T15:28:00Z"/>
        </w:rPr>
      </w:pPr>
    </w:p>
    <w:p w14:paraId="609141A0" w14:textId="77777777" w:rsidR="00E40FD8" w:rsidRDefault="00E40FD8" w:rsidP="00900A1E">
      <w:pPr>
        <w:rPr>
          <w:ins w:id="1153" w:author="yamel peraza" w:date="2015-03-21T15:28:00Z"/>
        </w:rPr>
      </w:pPr>
    </w:p>
    <w:p w14:paraId="3F8F81C0" w14:textId="77777777" w:rsidR="00E40FD8" w:rsidRDefault="00E40FD8" w:rsidP="00900A1E">
      <w:pPr>
        <w:rPr>
          <w:ins w:id="1154" w:author="yamel peraza" w:date="2015-03-21T15:28:00Z"/>
        </w:rPr>
      </w:pPr>
    </w:p>
    <w:p w14:paraId="7F71686E" w14:textId="77777777" w:rsidR="00E40FD8" w:rsidRDefault="00E40FD8" w:rsidP="00900A1E">
      <w:pPr>
        <w:rPr>
          <w:ins w:id="1155" w:author="yamel peraza" w:date="2015-03-21T15:28:00Z"/>
        </w:rPr>
      </w:pPr>
    </w:p>
    <w:p w14:paraId="3CC04151" w14:textId="77777777" w:rsidR="00E40FD8" w:rsidRDefault="00E40FD8" w:rsidP="00900A1E">
      <w:pPr>
        <w:rPr>
          <w:ins w:id="1156" w:author="yamel peraza" w:date="2015-03-21T15:28:00Z"/>
        </w:rPr>
      </w:pPr>
    </w:p>
    <w:p w14:paraId="369695EB" w14:textId="77777777" w:rsidR="00E40FD8" w:rsidRDefault="00E40FD8" w:rsidP="00900A1E">
      <w:pPr>
        <w:rPr>
          <w:ins w:id="1157" w:author="yamel peraza" w:date="2015-03-21T15:28:00Z"/>
        </w:rPr>
      </w:pPr>
    </w:p>
    <w:p w14:paraId="4A023BE0" w14:textId="77777777" w:rsidR="00E40FD8" w:rsidRDefault="00E40FD8" w:rsidP="00900A1E">
      <w:pPr>
        <w:rPr>
          <w:ins w:id="1158" w:author="yamel peraza" w:date="2015-03-21T15:28:00Z"/>
        </w:rPr>
      </w:pPr>
    </w:p>
    <w:p w14:paraId="52BFE29B" w14:textId="77777777" w:rsidR="00E40FD8" w:rsidRDefault="00E40FD8" w:rsidP="00900A1E">
      <w:pPr>
        <w:rPr>
          <w:ins w:id="1159" w:author="yamel peraza" w:date="2015-03-21T15:28:00Z"/>
        </w:rPr>
      </w:pPr>
    </w:p>
    <w:p w14:paraId="2665332B" w14:textId="77777777" w:rsidR="00E40FD8" w:rsidRDefault="00E40FD8" w:rsidP="00900A1E">
      <w:pPr>
        <w:rPr>
          <w:ins w:id="1160" w:author="yamel peraza" w:date="2015-03-21T15:28:00Z"/>
        </w:rPr>
      </w:pPr>
    </w:p>
    <w:p w14:paraId="1368D0D1" w14:textId="77777777" w:rsidR="00E40FD8" w:rsidRDefault="00E40FD8" w:rsidP="00900A1E">
      <w:pPr>
        <w:rPr>
          <w:ins w:id="1161" w:author="yamel peraza" w:date="2015-03-21T15:28:00Z"/>
        </w:rPr>
      </w:pPr>
    </w:p>
    <w:p w14:paraId="4AA878C7" w14:textId="77777777" w:rsidR="00E40FD8" w:rsidRDefault="00E40FD8" w:rsidP="00900A1E">
      <w:pPr>
        <w:rPr>
          <w:ins w:id="1162" w:author="yamel peraza" w:date="2015-03-21T15:28:00Z"/>
        </w:rPr>
      </w:pPr>
    </w:p>
    <w:p w14:paraId="3C2E3752" w14:textId="77777777" w:rsidR="00E40FD8" w:rsidRDefault="00E40FD8" w:rsidP="00900A1E">
      <w:pPr>
        <w:rPr>
          <w:ins w:id="1163" w:author="yamel peraza" w:date="2015-03-21T15:28:00Z"/>
        </w:rPr>
      </w:pPr>
    </w:p>
    <w:p w14:paraId="540D1423" w14:textId="77777777" w:rsidR="00E40FD8" w:rsidRDefault="00E40FD8" w:rsidP="00900A1E">
      <w:pPr>
        <w:rPr>
          <w:ins w:id="1164" w:author="yamel peraza" w:date="2015-03-21T15:28:00Z"/>
        </w:rPr>
      </w:pPr>
    </w:p>
    <w:p w14:paraId="14CA6A45" w14:textId="77777777" w:rsidR="00E40FD8" w:rsidRDefault="00E40FD8" w:rsidP="00900A1E">
      <w:pPr>
        <w:rPr>
          <w:ins w:id="1165" w:author="yamel peraza" w:date="2015-03-18T15:11:00Z"/>
        </w:rPr>
      </w:pPr>
    </w:p>
    <w:p w14:paraId="72725702" w14:textId="77777777" w:rsidR="003E009E" w:rsidRDefault="003E009E" w:rsidP="00900A1E">
      <w:pPr>
        <w:rPr>
          <w:ins w:id="1166" w:author="yamel peraza" w:date="2015-02-26T18:46:00Z"/>
        </w:rPr>
      </w:pPr>
    </w:p>
    <w:p w14:paraId="77E50EA6" w14:textId="77777777" w:rsidR="007F5506" w:rsidRDefault="007F5506" w:rsidP="00900A1E">
      <w:pPr>
        <w:rPr>
          <w:ins w:id="1167" w:author="yamel peraza" w:date="2015-02-26T18:46:00Z"/>
        </w:rPr>
      </w:pPr>
    </w:p>
    <w:p w14:paraId="296FFA68" w14:textId="77777777" w:rsidR="007F5506" w:rsidRDefault="007F5506" w:rsidP="00900A1E">
      <w:pPr>
        <w:rPr>
          <w:ins w:id="1168" w:author="yamel peraza" w:date="2015-02-26T18:46:00Z"/>
        </w:rPr>
      </w:pPr>
    </w:p>
    <w:p w14:paraId="47E62440" w14:textId="77777777" w:rsidR="007F5506" w:rsidRDefault="007F5506" w:rsidP="00900A1E">
      <w:pPr>
        <w:rPr>
          <w:ins w:id="1169" w:author="yamel peraza" w:date="2015-02-26T18:46:00Z"/>
        </w:rPr>
      </w:pPr>
    </w:p>
    <w:p w14:paraId="63097521" w14:textId="77777777" w:rsidR="007F5506" w:rsidRDefault="007F5506" w:rsidP="00900A1E">
      <w:pPr>
        <w:rPr>
          <w:ins w:id="1170" w:author="yamel peraza" w:date="2015-02-26T18:46:00Z"/>
        </w:rPr>
      </w:pPr>
    </w:p>
    <w:p w14:paraId="7CDF5092" w14:textId="77777777" w:rsidR="007F5506" w:rsidRDefault="007F5506" w:rsidP="00900A1E">
      <w:pPr>
        <w:rPr>
          <w:ins w:id="1171" w:author="yamel peraza" w:date="2015-02-26T18:44:00Z"/>
        </w:rPr>
      </w:pPr>
    </w:p>
    <w:p w14:paraId="277B3493" w14:textId="77777777" w:rsidR="007F5506" w:rsidRDefault="007F5506" w:rsidP="00900A1E">
      <w:pPr>
        <w:rPr>
          <w:ins w:id="1172" w:author="yamel peraza" w:date="2015-02-26T18:44:00Z"/>
        </w:rPr>
      </w:pPr>
    </w:p>
    <w:p w14:paraId="3C9CACF7" w14:textId="77777777" w:rsidR="007F5506" w:rsidRDefault="007F5506" w:rsidP="00900A1E">
      <w:pPr>
        <w:rPr>
          <w:ins w:id="1173" w:author="yamel peraza" w:date="2015-02-26T18:44:00Z"/>
        </w:rPr>
      </w:pPr>
    </w:p>
    <w:p w14:paraId="68546020" w14:textId="1A78B294" w:rsidR="00CF59C7" w:rsidDel="007F5506" w:rsidRDefault="00CF59C7" w:rsidP="00900A1E">
      <w:pPr>
        <w:rPr>
          <w:ins w:id="1174" w:author="Jacek" w:date="2015-02-25T09:02:00Z"/>
          <w:del w:id="1175" w:author="yamel peraza" w:date="2015-02-26T18:47:00Z"/>
        </w:rPr>
      </w:pPr>
    </w:p>
    <w:p w14:paraId="658937AD" w14:textId="23678792" w:rsidR="00F21AE8" w:rsidDel="007F5506" w:rsidRDefault="00F21AE8" w:rsidP="00900A1E">
      <w:pPr>
        <w:rPr>
          <w:del w:id="1176" w:author="yamel peraza" w:date="2015-02-26T18:47: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lastRenderedPageBreak/>
              <w:t>If manual one by one head professor chooses up to “project_max”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choose to accept “friendly” 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lastRenderedPageBreak/>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“project_max”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lastRenderedPageBreak/>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FIU Panther EMail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lastRenderedPageBreak/>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lastRenderedPageBreak/>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the  property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 (SPW2_109)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SPW sends a request to the API to refresh the </w:t>
            </w:r>
            <w:r w:rsidRPr="008F00D6">
              <w:rPr>
                <w:rFonts w:eastAsia="Times New Roman" w:cs="Times New Roman"/>
                <w:sz w:val="24"/>
              </w:rPr>
              <w:lastRenderedPageBreak/>
              <w:t>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send  this LinkedIn Code to the LinkedIn OAuth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OAuth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calls LinkedIn API with the LinkedIn Token requesting for his user: LinkedIn ID, First name, Last name, e-mail, Biography, Skills, Languages and 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request database to update Biography for </w:t>
            </w:r>
            <w:r w:rsidRPr="008F00D6">
              <w:rPr>
                <w:rFonts w:eastAsia="Times New Roman" w:cs="Times New Roman"/>
                <w:sz w:val="24"/>
              </w:rPr>
              <w:lastRenderedPageBreak/>
              <w:t>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picture url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13 if  user profile has picture url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lastRenderedPageBreak/>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User clicks in “Open Projects” link located in top 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requests the past projects information  to </w:t>
            </w:r>
            <w:r w:rsidRPr="008F00D6">
              <w:rPr>
                <w:rFonts w:eastAsia="Times New Roman" w:cs="Times New Roman"/>
                <w:sz w:val="24"/>
              </w:rPr>
              <w:lastRenderedPageBreak/>
              <w:t>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returns the My Projects page with all the 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lastRenderedPageBreak/>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 xml:space="preserve">The System previously filled the drop down menu </w:t>
            </w:r>
            <w:r w:rsidRPr="008F00D6">
              <w:rPr>
                <w:rFonts w:cs="Times New Roman"/>
                <w:color w:val="000000"/>
                <w:sz w:val="24"/>
                <w:szCs w:val="24"/>
              </w:rPr>
              <w:lastRenderedPageBreak/>
              <w:t>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 xml:space="preserve">Server send a request to database to remove the </w:t>
            </w:r>
            <w:r w:rsidRPr="008F00D6">
              <w:rPr>
                <w:rFonts w:cs="Times New Roman"/>
                <w:sz w:val="24"/>
                <w:szCs w:val="24"/>
              </w:rPr>
              <w:lastRenderedPageBreak/>
              <w:t>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lastRenderedPageBreak/>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mm/dd/yyyy.</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lastRenderedPageBreak/>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sends a requests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4.      The system sends a requests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5D210857" w:rsidR="00FF3276" w:rsidRPr="008F00D6" w:rsidRDefault="003F64E9" w:rsidP="00B81849">
      <w:pPr>
        <w:pStyle w:val="H2"/>
        <w:numPr>
          <w:ilvl w:val="1"/>
          <w:numId w:val="10"/>
        </w:numPr>
        <w:outlineLvl w:val="1"/>
      </w:pPr>
      <w:bookmarkStart w:id="1177" w:name="_Toc393726788"/>
      <w:ins w:id="1178" w:author="Jacek" w:date="2015-02-27T13:32:00Z">
        <w:r>
          <w:rPr>
            <w:noProof/>
            <w:rPrChange w:id="1179" w:author="Unknown">
              <w:rPr>
                <w:noProof/>
              </w:rPr>
            </w:rPrChange>
          </w:rPr>
          <w:lastRenderedPageBreak/>
          <w:drawing>
            <wp:anchor distT="0" distB="0" distL="114300" distR="114300" simplePos="0" relativeHeight="251659264" behindDoc="0" locked="0" layoutInCell="1" allowOverlap="1" wp14:anchorId="2C799BBD" wp14:editId="2BE1D36B">
              <wp:simplePos x="0" y="0"/>
              <wp:positionH relativeFrom="column">
                <wp:posOffset>76200</wp:posOffset>
              </wp:positionH>
              <wp:positionV relativeFrom="paragraph">
                <wp:posOffset>657225</wp:posOffset>
              </wp:positionV>
              <wp:extent cx="5943600" cy="5328285"/>
              <wp:effectExtent l="0" t="0" r="0" b="571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iag.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anchor>
          </w:drawing>
        </w:r>
      </w:ins>
      <w:r w:rsidR="00FF3276" w:rsidRPr="008F00D6">
        <w:rPr>
          <w:noProof/>
        </w:rPr>
        <mc:AlternateContent>
          <mc:Choice Requires="wps">
            <w:drawing>
              <wp:anchor distT="0" distB="0" distL="114300" distR="114300" simplePos="0" relativeHeight="251653120" behindDoc="0" locked="0" layoutInCell="1" allowOverlap="1" wp14:anchorId="301864B5" wp14:editId="3BADFEBC">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4EDB05" id="Straight Connector 36"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00FF3276" w:rsidRPr="008F00D6">
        <w:t>Appendix B – Use Case Diagrams</w:t>
      </w:r>
      <w:bookmarkEnd w:id="1177"/>
    </w:p>
    <w:p w14:paraId="585C7ACD" w14:textId="2C33DFE4" w:rsidR="0058063A" w:rsidRDefault="0058063A" w:rsidP="00452A67">
      <w:pPr>
        <w:spacing w:after="200" w:line="360" w:lineRule="auto"/>
        <w:ind w:left="720" w:firstLine="720"/>
        <w:jc w:val="left"/>
        <w:rPr>
          <w:ins w:id="1180" w:author="yamel peraza" w:date="2015-03-18T15:20:00Z"/>
          <w:b/>
          <w:sz w:val="32"/>
        </w:rPr>
      </w:pPr>
    </w:p>
    <w:p w14:paraId="1178843E" w14:textId="77777777" w:rsidR="003F64E9" w:rsidRDefault="003F64E9" w:rsidP="00452A67">
      <w:pPr>
        <w:spacing w:after="200" w:line="360" w:lineRule="auto"/>
        <w:ind w:left="720" w:firstLine="720"/>
        <w:jc w:val="left"/>
        <w:rPr>
          <w:ins w:id="1181" w:author="yamel peraza" w:date="2015-03-18T15:20:00Z"/>
          <w:b/>
          <w:sz w:val="32"/>
        </w:rPr>
      </w:pPr>
    </w:p>
    <w:p w14:paraId="39A0067A" w14:textId="77777777" w:rsidR="003F64E9" w:rsidRDefault="003F64E9" w:rsidP="00452A67">
      <w:pPr>
        <w:spacing w:after="200" w:line="360" w:lineRule="auto"/>
        <w:ind w:left="720" w:firstLine="720"/>
        <w:jc w:val="left"/>
        <w:rPr>
          <w:ins w:id="1182" w:author="yamel peraza" w:date="2015-03-18T15:20:00Z"/>
          <w:b/>
          <w:sz w:val="32"/>
        </w:rPr>
      </w:pPr>
    </w:p>
    <w:p w14:paraId="4B254F7C" w14:textId="77777777" w:rsidR="003F64E9" w:rsidRDefault="003F64E9" w:rsidP="00452A67">
      <w:pPr>
        <w:spacing w:after="200" w:line="360" w:lineRule="auto"/>
        <w:ind w:left="720" w:firstLine="720"/>
        <w:jc w:val="left"/>
        <w:rPr>
          <w:ins w:id="1183" w:author="yamel peraza" w:date="2015-03-18T15:20:00Z"/>
          <w:b/>
          <w:sz w:val="32"/>
        </w:rPr>
      </w:pPr>
    </w:p>
    <w:p w14:paraId="716727BA" w14:textId="7CB4C3D2" w:rsidR="003F64E9" w:rsidRDefault="00842A02" w:rsidP="00452A67">
      <w:pPr>
        <w:spacing w:after="200" w:line="360" w:lineRule="auto"/>
        <w:ind w:left="720" w:firstLine="720"/>
        <w:jc w:val="left"/>
        <w:rPr>
          <w:ins w:id="1184" w:author="yamel peraza" w:date="2015-03-18T15:20:00Z"/>
          <w:b/>
          <w:sz w:val="32"/>
        </w:rPr>
      </w:pPr>
      <w:ins w:id="1185" w:author="yamel peraza" w:date="2015-03-21T15:35:00Z">
        <w:r>
          <w:rPr>
            <w:noProof/>
          </w:rPr>
          <w:lastRenderedPageBreak/>
          <w:drawing>
            <wp:anchor distT="0" distB="0" distL="114300" distR="114300" simplePos="0" relativeHeight="251672576" behindDoc="0" locked="0" layoutInCell="1" allowOverlap="1" wp14:anchorId="43194957" wp14:editId="5547267B">
              <wp:simplePos x="0" y="0"/>
              <wp:positionH relativeFrom="column">
                <wp:posOffset>190005</wp:posOffset>
              </wp:positionH>
              <wp:positionV relativeFrom="paragraph">
                <wp:posOffset>0</wp:posOffset>
              </wp:positionV>
              <wp:extent cx="5943600" cy="4303395"/>
              <wp:effectExtent l="0" t="0" r="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303395"/>
                      </a:xfrm>
                      <a:prstGeom prst="rect">
                        <a:avLst/>
                      </a:prstGeom>
                    </pic:spPr>
                  </pic:pic>
                </a:graphicData>
              </a:graphic>
            </wp:anchor>
          </w:drawing>
        </w:r>
      </w:ins>
    </w:p>
    <w:p w14:paraId="1D6C090D" w14:textId="3CB97E9C" w:rsidR="003F64E9" w:rsidRDefault="003F64E9" w:rsidP="00452A67">
      <w:pPr>
        <w:spacing w:after="200" w:line="360" w:lineRule="auto"/>
        <w:ind w:left="720" w:firstLine="720"/>
        <w:jc w:val="left"/>
        <w:rPr>
          <w:ins w:id="1186" w:author="yamel peraza" w:date="2015-03-18T15:20:00Z"/>
          <w:b/>
          <w:sz w:val="32"/>
        </w:rPr>
      </w:pPr>
    </w:p>
    <w:p w14:paraId="21078C59" w14:textId="77777777" w:rsidR="003F64E9" w:rsidRDefault="003F64E9" w:rsidP="00452A67">
      <w:pPr>
        <w:spacing w:after="200" w:line="360" w:lineRule="auto"/>
        <w:ind w:left="720" w:firstLine="720"/>
        <w:jc w:val="left"/>
        <w:rPr>
          <w:ins w:id="1187" w:author="Jacek" w:date="2015-02-27T13:32:00Z"/>
          <w:b/>
          <w:sz w:val="32"/>
        </w:rPr>
      </w:pPr>
    </w:p>
    <w:p w14:paraId="7FB86959" w14:textId="39069C36" w:rsidR="00E264C0" w:rsidRDefault="00E264C0" w:rsidP="00452A67">
      <w:pPr>
        <w:spacing w:after="200" w:line="360" w:lineRule="auto"/>
        <w:ind w:left="720" w:firstLine="720"/>
        <w:jc w:val="left"/>
        <w:rPr>
          <w:ins w:id="1188" w:author="yamel peraza" w:date="2015-02-25T18:19:00Z"/>
          <w:b/>
          <w:sz w:val="32"/>
        </w:rPr>
      </w:pPr>
    </w:p>
    <w:p w14:paraId="76D9AC8C" w14:textId="77777777" w:rsidR="003F64E9" w:rsidRDefault="003F64E9">
      <w:pPr>
        <w:spacing w:after="200" w:line="360" w:lineRule="auto"/>
        <w:jc w:val="left"/>
        <w:rPr>
          <w:ins w:id="1189" w:author="yamel peraza" w:date="2015-03-18T15:21:00Z"/>
          <w:b/>
          <w:sz w:val="32"/>
        </w:rPr>
        <w:pPrChange w:id="1190" w:author="yamel peraza" w:date="2015-02-25T18:18:00Z">
          <w:pPr>
            <w:spacing w:after="200" w:line="360" w:lineRule="auto"/>
            <w:ind w:left="720" w:firstLine="720"/>
            <w:jc w:val="left"/>
          </w:pPr>
        </w:pPrChange>
      </w:pPr>
    </w:p>
    <w:p w14:paraId="17BD5BCA" w14:textId="77777777" w:rsidR="003F64E9" w:rsidRDefault="003F64E9">
      <w:pPr>
        <w:spacing w:after="200" w:line="360" w:lineRule="auto"/>
        <w:jc w:val="left"/>
        <w:rPr>
          <w:ins w:id="1191" w:author="yamel peraza" w:date="2015-03-18T15:21:00Z"/>
          <w:b/>
          <w:sz w:val="32"/>
        </w:rPr>
        <w:pPrChange w:id="1192" w:author="yamel peraza" w:date="2015-02-25T18:18:00Z">
          <w:pPr>
            <w:spacing w:after="200" w:line="360" w:lineRule="auto"/>
            <w:ind w:left="720" w:firstLine="720"/>
            <w:jc w:val="left"/>
          </w:pPr>
        </w:pPrChange>
      </w:pPr>
    </w:p>
    <w:p w14:paraId="567721A2" w14:textId="77777777" w:rsidR="003F64E9" w:rsidRDefault="003F64E9">
      <w:pPr>
        <w:spacing w:after="200" w:line="360" w:lineRule="auto"/>
        <w:jc w:val="left"/>
        <w:rPr>
          <w:ins w:id="1193" w:author="yamel peraza" w:date="2015-03-18T15:21:00Z"/>
          <w:b/>
          <w:sz w:val="32"/>
        </w:rPr>
        <w:pPrChange w:id="1194" w:author="yamel peraza" w:date="2015-02-25T18:18:00Z">
          <w:pPr>
            <w:spacing w:after="200" w:line="360" w:lineRule="auto"/>
            <w:ind w:left="720" w:firstLine="720"/>
            <w:jc w:val="left"/>
          </w:pPr>
        </w:pPrChange>
      </w:pPr>
    </w:p>
    <w:p w14:paraId="3352281B" w14:textId="77777777" w:rsidR="003F64E9" w:rsidRDefault="003F64E9">
      <w:pPr>
        <w:spacing w:after="200" w:line="360" w:lineRule="auto"/>
        <w:jc w:val="left"/>
        <w:rPr>
          <w:ins w:id="1195" w:author="yamel peraza" w:date="2015-03-18T15:21:00Z"/>
          <w:b/>
          <w:sz w:val="32"/>
        </w:rPr>
        <w:pPrChange w:id="1196" w:author="yamel peraza" w:date="2015-02-25T18:18:00Z">
          <w:pPr>
            <w:spacing w:after="200" w:line="360" w:lineRule="auto"/>
            <w:ind w:left="720" w:firstLine="720"/>
            <w:jc w:val="left"/>
          </w:pPr>
        </w:pPrChange>
      </w:pPr>
    </w:p>
    <w:p w14:paraId="71D96EFE" w14:textId="77777777" w:rsidR="003F64E9" w:rsidRDefault="003F64E9">
      <w:pPr>
        <w:spacing w:after="200" w:line="360" w:lineRule="auto"/>
        <w:jc w:val="left"/>
        <w:rPr>
          <w:ins w:id="1197" w:author="yamel peraza" w:date="2015-03-18T15:21:00Z"/>
          <w:b/>
          <w:sz w:val="32"/>
        </w:rPr>
        <w:pPrChange w:id="1198" w:author="yamel peraza" w:date="2015-02-25T18:18:00Z">
          <w:pPr>
            <w:spacing w:after="200" w:line="360" w:lineRule="auto"/>
            <w:ind w:left="720" w:firstLine="720"/>
            <w:jc w:val="left"/>
          </w:pPr>
        </w:pPrChange>
      </w:pPr>
    </w:p>
    <w:p w14:paraId="3D8408A6" w14:textId="77777777" w:rsidR="003F64E9" w:rsidRDefault="003F64E9">
      <w:pPr>
        <w:spacing w:after="200" w:line="360" w:lineRule="auto"/>
        <w:jc w:val="left"/>
        <w:rPr>
          <w:ins w:id="1199" w:author="yamel peraza" w:date="2015-03-18T15:21:00Z"/>
          <w:b/>
          <w:sz w:val="32"/>
        </w:rPr>
        <w:pPrChange w:id="1200" w:author="yamel peraza" w:date="2015-02-25T18:18:00Z">
          <w:pPr>
            <w:spacing w:after="200" w:line="360" w:lineRule="auto"/>
            <w:ind w:left="720" w:firstLine="720"/>
            <w:jc w:val="left"/>
          </w:pPr>
        </w:pPrChange>
      </w:pPr>
    </w:p>
    <w:p w14:paraId="0D4CA43F" w14:textId="77777777" w:rsidR="003F64E9" w:rsidRDefault="003F64E9">
      <w:pPr>
        <w:spacing w:after="200" w:line="360" w:lineRule="auto"/>
        <w:jc w:val="left"/>
        <w:rPr>
          <w:ins w:id="1201" w:author="yamel peraza" w:date="2015-03-18T15:21:00Z"/>
          <w:b/>
          <w:sz w:val="32"/>
        </w:rPr>
        <w:pPrChange w:id="1202" w:author="yamel peraza" w:date="2015-02-25T18:18:00Z">
          <w:pPr>
            <w:spacing w:after="200" w:line="360" w:lineRule="auto"/>
            <w:ind w:left="720" w:firstLine="720"/>
            <w:jc w:val="left"/>
          </w:pPr>
        </w:pPrChange>
      </w:pPr>
    </w:p>
    <w:p w14:paraId="2AECD7C8" w14:textId="3F6E8B1A" w:rsidR="0058063A" w:rsidRDefault="0058063A">
      <w:pPr>
        <w:spacing w:after="200" w:line="360" w:lineRule="auto"/>
        <w:jc w:val="left"/>
        <w:rPr>
          <w:ins w:id="1203" w:author="yamel peraza" w:date="2015-02-25T18:18:00Z"/>
          <w:b/>
          <w:sz w:val="32"/>
        </w:rPr>
        <w:pPrChange w:id="1204" w:author="yamel peraza" w:date="2015-02-25T18:18:00Z">
          <w:pPr>
            <w:spacing w:after="200" w:line="360" w:lineRule="auto"/>
            <w:ind w:left="720" w:firstLine="720"/>
            <w:jc w:val="left"/>
          </w:pPr>
        </w:pPrChange>
      </w:pPr>
      <w:ins w:id="1205" w:author="yamel peraza" w:date="2015-02-25T18:18:00Z">
        <w:r w:rsidRPr="006560EB">
          <w:rPr>
            <w:b/>
            <w:sz w:val="32"/>
          </w:rPr>
          <w:t xml:space="preserve">Below </w:t>
        </w:r>
        <w:r>
          <w:rPr>
            <w:b/>
            <w:sz w:val="32"/>
          </w:rPr>
          <w:t>are</w:t>
        </w:r>
        <w:r w:rsidRPr="006560EB">
          <w:rPr>
            <w:b/>
            <w:sz w:val="32"/>
          </w:rPr>
          <w:t xml:space="preserve"> Use </w:t>
        </w:r>
        <w:r>
          <w:rPr>
            <w:b/>
            <w:sz w:val="32"/>
          </w:rPr>
          <w:t>C</w:t>
        </w:r>
        <w:r w:rsidR="008205EC">
          <w:rPr>
            <w:b/>
            <w:sz w:val="32"/>
          </w:rPr>
          <w:t>ases from SWPv.4</w:t>
        </w:r>
        <w:r w:rsidRPr="006560EB">
          <w:rPr>
            <w:b/>
            <w:sz w:val="32"/>
          </w:rPr>
          <w:t xml:space="preserve"> </w:t>
        </w:r>
        <w:r>
          <w:rPr>
            <w:b/>
            <w:sz w:val="32"/>
          </w:rPr>
          <w:t xml:space="preserve">and </w:t>
        </w:r>
        <w:r w:rsidRPr="006560EB">
          <w:rPr>
            <w:b/>
            <w:sz w:val="32"/>
          </w:rPr>
          <w:t>SWPv.3 unchanged in this version:</w:t>
        </w:r>
      </w:ins>
    </w:p>
    <w:p w14:paraId="46FC483E" w14:textId="77777777" w:rsidR="00E04B8B" w:rsidRDefault="00E04B8B" w:rsidP="00452A67">
      <w:pPr>
        <w:spacing w:after="200" w:line="360" w:lineRule="auto"/>
        <w:ind w:left="720" w:firstLine="720"/>
        <w:jc w:val="left"/>
      </w:pPr>
      <w:r>
        <w:rPr>
          <w:b/>
          <w:noProof/>
        </w:rPr>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5">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ases from SWPv.3 unchanged in this version:</w:t>
      </w:r>
    </w:p>
    <w:p w14:paraId="576C3F40" w14:textId="77777777" w:rsidR="006560EB" w:rsidRPr="008F00D6" w:rsidRDefault="006560EB" w:rsidP="006560EB">
      <w:pPr>
        <w:ind w:left="720"/>
        <w:jc w:val="center"/>
      </w:pPr>
      <w:r w:rsidRPr="008F00D6">
        <w:rPr>
          <w:sz w:val="24"/>
        </w:rPr>
        <w:lastRenderedPageBreak/>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5045B37E" w:rsidR="00E04B8B" w:rsidRPr="008F00D6" w:rsidRDefault="00E04B8B" w:rsidP="00B81849">
      <w:pPr>
        <w:pStyle w:val="H2"/>
        <w:numPr>
          <w:ilvl w:val="1"/>
          <w:numId w:val="10"/>
        </w:numPr>
        <w:outlineLvl w:val="1"/>
      </w:pPr>
      <w:bookmarkStart w:id="1206" w:name="_Toc393726789"/>
      <w:r w:rsidRPr="008F00D6">
        <w:rPr>
          <w:noProof/>
        </w:rPr>
        <w:lastRenderedPageBreak/>
        <mc:AlternateContent>
          <mc:Choice Requires="wps">
            <w:drawing>
              <wp:anchor distT="0" distB="0" distL="114300" distR="114300" simplePos="0" relativeHeight="251663360" behindDoc="0" locked="0" layoutInCell="1" allowOverlap="1" wp14:anchorId="7E3A59D7" wp14:editId="1D03C1DE">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8A756" id="Straight Connector 3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C – Static UML Diagram</w:t>
      </w:r>
      <w:bookmarkEnd w:id="1206"/>
    </w:p>
    <w:p w14:paraId="07F9E25F" w14:textId="34311400" w:rsidR="00720596" w:rsidDel="003F64E9" w:rsidRDefault="00720596" w:rsidP="00E04B8B">
      <w:pPr>
        <w:spacing w:after="200" w:line="360" w:lineRule="auto"/>
        <w:ind w:left="720"/>
        <w:jc w:val="left"/>
        <w:rPr>
          <w:ins w:id="1207" w:author="Jacek" w:date="2015-02-27T13:28:00Z"/>
          <w:del w:id="1208" w:author="yamel peraza" w:date="2015-03-18T15:24:00Z"/>
        </w:rPr>
      </w:pPr>
    </w:p>
    <w:p w14:paraId="7AB2088D" w14:textId="59D9203C" w:rsidR="005C4FB3" w:rsidDel="003F64E9" w:rsidRDefault="005C4FB3" w:rsidP="00E04B8B">
      <w:pPr>
        <w:spacing w:after="200" w:line="360" w:lineRule="auto"/>
        <w:ind w:left="720"/>
        <w:jc w:val="left"/>
        <w:rPr>
          <w:ins w:id="1209" w:author="Jacek" w:date="2015-02-27T13:28:00Z"/>
          <w:del w:id="1210" w:author="yamel peraza" w:date="2015-03-18T15:24:00Z"/>
        </w:rPr>
      </w:pPr>
    </w:p>
    <w:p w14:paraId="1AFF0E86" w14:textId="79B68EA3" w:rsidR="005C4FB3" w:rsidDel="003F64E9" w:rsidRDefault="005C4FB3" w:rsidP="00E04B8B">
      <w:pPr>
        <w:spacing w:after="200" w:line="360" w:lineRule="auto"/>
        <w:ind w:left="720"/>
        <w:jc w:val="left"/>
        <w:rPr>
          <w:ins w:id="1211" w:author="Jacek" w:date="2015-02-27T13:28:00Z"/>
          <w:del w:id="1212" w:author="yamel peraza" w:date="2015-03-18T15:24:00Z"/>
        </w:rPr>
      </w:pPr>
    </w:p>
    <w:p w14:paraId="45DCE38D" w14:textId="6B8AF22E" w:rsidR="005C4FB3" w:rsidDel="003F64E9" w:rsidRDefault="005C4FB3" w:rsidP="00E04B8B">
      <w:pPr>
        <w:spacing w:after="200" w:line="360" w:lineRule="auto"/>
        <w:ind w:left="720"/>
        <w:jc w:val="left"/>
        <w:rPr>
          <w:ins w:id="1213" w:author="Jacek" w:date="2015-02-27T13:28:00Z"/>
          <w:del w:id="1214" w:author="yamel peraza" w:date="2015-03-18T15:24:00Z"/>
        </w:rPr>
      </w:pPr>
    </w:p>
    <w:p w14:paraId="46126CE4" w14:textId="77777777" w:rsidR="005C4FB3" w:rsidRDefault="005C4FB3" w:rsidP="00E04B8B">
      <w:pPr>
        <w:spacing w:after="200" w:line="360" w:lineRule="auto"/>
        <w:ind w:left="720"/>
        <w:jc w:val="left"/>
        <w:rPr>
          <w:ins w:id="1215" w:author="Jacek" w:date="2015-02-27T13:28:00Z"/>
        </w:rPr>
      </w:pPr>
    </w:p>
    <w:p w14:paraId="4BE84A68" w14:textId="297B60FB" w:rsidR="005C4FB3" w:rsidRDefault="005C4FB3" w:rsidP="00E04B8B">
      <w:pPr>
        <w:spacing w:after="200" w:line="360" w:lineRule="auto"/>
        <w:ind w:left="720"/>
        <w:jc w:val="left"/>
        <w:rPr>
          <w:ins w:id="1216" w:author="Jacek" w:date="2015-02-27T13:27:00Z"/>
        </w:rPr>
      </w:pPr>
      <w:ins w:id="1217" w:author="Jacek" w:date="2015-02-27T13:28:00Z">
        <w:r>
          <w:t>Profile Subsystem</w:t>
        </w:r>
      </w:ins>
    </w:p>
    <w:p w14:paraId="5E895A8C" w14:textId="43DA0B33" w:rsidR="005C4FB3" w:rsidRDefault="005C4FB3" w:rsidP="00E04B8B">
      <w:pPr>
        <w:spacing w:after="200" w:line="360" w:lineRule="auto"/>
        <w:ind w:left="720"/>
        <w:jc w:val="left"/>
        <w:rPr>
          <w:ins w:id="1218" w:author="yamel peraza" w:date="2015-02-26T08:37:00Z"/>
        </w:rPr>
      </w:pPr>
      <w:ins w:id="1219" w:author="Jacek" w:date="2015-02-27T13:28:00Z">
        <w:r>
          <w:rPr>
            <w:noProof/>
          </w:rPr>
          <w:drawing>
            <wp:inline distT="0" distB="0" distL="0" distR="0" wp14:anchorId="1EEC7414" wp14:editId="5640455E">
              <wp:extent cx="5943600" cy="5819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ubsyste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inline>
          </w:drawing>
        </w:r>
      </w:ins>
    </w:p>
    <w:p w14:paraId="7B1A0FB5" w14:textId="77777777" w:rsidR="003F632E" w:rsidRDefault="003F632E" w:rsidP="00E04B8B">
      <w:pPr>
        <w:spacing w:after="200" w:line="360" w:lineRule="auto"/>
        <w:ind w:left="720"/>
        <w:jc w:val="left"/>
        <w:rPr>
          <w:ins w:id="1220" w:author="Jacek" w:date="2015-02-27T13:31:00Z"/>
        </w:rPr>
      </w:pPr>
    </w:p>
    <w:p w14:paraId="7272EFE6" w14:textId="77777777" w:rsidR="00E264C0" w:rsidRDefault="00E264C0" w:rsidP="00E04B8B">
      <w:pPr>
        <w:spacing w:after="200" w:line="360" w:lineRule="auto"/>
        <w:ind w:left="720"/>
        <w:jc w:val="left"/>
        <w:rPr>
          <w:ins w:id="1221" w:author="Jacek" w:date="2015-02-27T13:31:00Z"/>
        </w:rPr>
      </w:pPr>
    </w:p>
    <w:p w14:paraId="3E6A333B" w14:textId="77777777" w:rsidR="00E264C0" w:rsidRDefault="00E264C0" w:rsidP="00E04B8B">
      <w:pPr>
        <w:spacing w:after="200" w:line="360" w:lineRule="auto"/>
        <w:ind w:left="720"/>
        <w:jc w:val="left"/>
        <w:rPr>
          <w:ins w:id="1222" w:author="Jacek" w:date="2015-02-27T13:31:00Z"/>
        </w:rPr>
      </w:pPr>
    </w:p>
    <w:p w14:paraId="0B3C2ED6" w14:textId="77777777" w:rsidR="00E264C0" w:rsidRDefault="00E264C0" w:rsidP="00E04B8B">
      <w:pPr>
        <w:spacing w:after="200" w:line="360" w:lineRule="auto"/>
        <w:ind w:left="720"/>
        <w:jc w:val="left"/>
        <w:rPr>
          <w:ins w:id="1223" w:author="Jacek" w:date="2015-02-27T13:31:00Z"/>
        </w:rPr>
      </w:pPr>
    </w:p>
    <w:p w14:paraId="1EDD7766" w14:textId="77777777" w:rsidR="00E264C0" w:rsidRDefault="00E264C0" w:rsidP="00E04B8B">
      <w:pPr>
        <w:spacing w:after="200" w:line="360" w:lineRule="auto"/>
        <w:ind w:left="720"/>
        <w:jc w:val="left"/>
        <w:rPr>
          <w:ins w:id="1224" w:author="Jacek" w:date="2015-02-27T13:31:00Z"/>
        </w:rPr>
      </w:pPr>
    </w:p>
    <w:p w14:paraId="313A4B9D" w14:textId="24738B6C" w:rsidR="00E264C0" w:rsidRDefault="00E264C0" w:rsidP="00E04B8B">
      <w:pPr>
        <w:spacing w:after="200" w:line="360" w:lineRule="auto"/>
        <w:ind w:left="720"/>
        <w:jc w:val="left"/>
        <w:rPr>
          <w:ins w:id="1225" w:author="yamel peraza" w:date="2015-02-26T08:37:00Z"/>
        </w:rPr>
      </w:pPr>
      <w:ins w:id="1226" w:author="Jacek" w:date="2015-02-27T13:31:00Z">
        <w:r>
          <w:t>Login Subsystem</w:t>
        </w:r>
      </w:ins>
    </w:p>
    <w:p w14:paraId="5085642B" w14:textId="07B8B308" w:rsidR="003F632E" w:rsidRDefault="00E264C0" w:rsidP="00E04B8B">
      <w:pPr>
        <w:spacing w:after="200" w:line="360" w:lineRule="auto"/>
        <w:ind w:left="720"/>
        <w:jc w:val="left"/>
        <w:rPr>
          <w:ins w:id="1227" w:author="yamel peraza" w:date="2015-02-26T08:37:00Z"/>
        </w:rPr>
      </w:pPr>
      <w:ins w:id="1228" w:author="Jacek" w:date="2015-02-27T13:31:00Z">
        <w:r>
          <w:rPr>
            <w:noProof/>
          </w:rPr>
          <w:drawing>
            <wp:inline distT="0" distB="0" distL="0" distR="0" wp14:anchorId="53B8F8FF" wp14:editId="3138FDF2">
              <wp:extent cx="5943600" cy="4241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ubsyste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ins>
    </w:p>
    <w:p w14:paraId="28609C2A" w14:textId="77777777" w:rsidR="003F632E" w:rsidRDefault="003F632E" w:rsidP="00E04B8B">
      <w:pPr>
        <w:spacing w:after="200" w:line="360" w:lineRule="auto"/>
        <w:ind w:left="720"/>
        <w:jc w:val="left"/>
        <w:rPr>
          <w:ins w:id="1229" w:author="yamel peraza" w:date="2015-03-18T15:25:00Z"/>
        </w:rPr>
      </w:pPr>
    </w:p>
    <w:p w14:paraId="0B6F4F16" w14:textId="77777777" w:rsidR="003F64E9" w:rsidRDefault="003F64E9" w:rsidP="00E04B8B">
      <w:pPr>
        <w:spacing w:after="200" w:line="360" w:lineRule="auto"/>
        <w:ind w:left="720"/>
        <w:jc w:val="left"/>
        <w:rPr>
          <w:ins w:id="1230" w:author="yamel peraza" w:date="2015-03-18T15:25:00Z"/>
        </w:rPr>
      </w:pPr>
    </w:p>
    <w:p w14:paraId="4839C02E" w14:textId="77777777" w:rsidR="003F64E9" w:rsidRDefault="003F64E9" w:rsidP="00E04B8B">
      <w:pPr>
        <w:spacing w:after="200" w:line="360" w:lineRule="auto"/>
        <w:ind w:left="720"/>
        <w:jc w:val="left"/>
        <w:rPr>
          <w:ins w:id="1231" w:author="yamel peraza" w:date="2015-03-18T15:25:00Z"/>
        </w:rPr>
      </w:pPr>
    </w:p>
    <w:p w14:paraId="6A8E7F99" w14:textId="77777777" w:rsidR="003F64E9" w:rsidRDefault="003F64E9" w:rsidP="00E04B8B">
      <w:pPr>
        <w:spacing w:after="200" w:line="360" w:lineRule="auto"/>
        <w:ind w:left="720"/>
        <w:jc w:val="left"/>
        <w:rPr>
          <w:ins w:id="1232" w:author="yamel peraza" w:date="2015-03-18T15:25:00Z"/>
        </w:rPr>
      </w:pPr>
    </w:p>
    <w:p w14:paraId="77C1F715" w14:textId="77777777" w:rsidR="003F64E9" w:rsidRDefault="003F64E9" w:rsidP="00E04B8B">
      <w:pPr>
        <w:spacing w:after="200" w:line="360" w:lineRule="auto"/>
        <w:ind w:left="720"/>
        <w:jc w:val="left"/>
        <w:rPr>
          <w:ins w:id="1233" w:author="yamel peraza" w:date="2015-03-18T15:25:00Z"/>
        </w:rPr>
      </w:pPr>
    </w:p>
    <w:p w14:paraId="6730CD0C" w14:textId="77777777" w:rsidR="003F64E9" w:rsidRDefault="003F64E9" w:rsidP="00E04B8B">
      <w:pPr>
        <w:spacing w:after="200" w:line="360" w:lineRule="auto"/>
        <w:ind w:left="720"/>
        <w:jc w:val="left"/>
        <w:rPr>
          <w:ins w:id="1234" w:author="yamel peraza" w:date="2015-03-18T15:25:00Z"/>
        </w:rPr>
      </w:pPr>
    </w:p>
    <w:p w14:paraId="56373F44" w14:textId="77777777" w:rsidR="003F64E9" w:rsidRDefault="003F64E9" w:rsidP="00E04B8B">
      <w:pPr>
        <w:spacing w:after="200" w:line="360" w:lineRule="auto"/>
        <w:ind w:left="720"/>
        <w:jc w:val="left"/>
        <w:rPr>
          <w:ins w:id="1235" w:author="yamel peraza" w:date="2015-03-18T15:25:00Z"/>
        </w:rPr>
      </w:pPr>
    </w:p>
    <w:p w14:paraId="208301DA" w14:textId="0E90B088" w:rsidR="003F64E9" w:rsidRDefault="003F64E9" w:rsidP="00E04B8B">
      <w:pPr>
        <w:spacing w:after="200" w:line="360" w:lineRule="auto"/>
        <w:ind w:left="720"/>
        <w:jc w:val="left"/>
        <w:rPr>
          <w:ins w:id="1236" w:author="yamel peraza" w:date="2015-03-18T15:24:00Z"/>
        </w:rPr>
      </w:pPr>
      <w:ins w:id="1237" w:author="yamel peraza" w:date="2015-03-18T15:25:00Z">
        <w:r>
          <w:lastRenderedPageBreak/>
          <w:t>Virtual Machine Subsystem</w:t>
        </w:r>
      </w:ins>
    </w:p>
    <w:p w14:paraId="4C79CF5D" w14:textId="6E8379B1" w:rsidR="003F64E9" w:rsidRDefault="00A2346E" w:rsidP="00E04B8B">
      <w:pPr>
        <w:spacing w:after="200" w:line="360" w:lineRule="auto"/>
        <w:ind w:left="720"/>
        <w:jc w:val="left"/>
        <w:rPr>
          <w:ins w:id="1238" w:author="yamel peraza" w:date="2015-03-18T15:24:00Z"/>
        </w:rPr>
      </w:pPr>
      <w:ins w:id="1239" w:author="yamel peraza" w:date="2015-03-28T09:34:00Z">
        <w:r>
          <w:rPr>
            <w:noProof/>
          </w:rPr>
          <w:drawing>
            <wp:inline distT="0" distB="0" distL="0" distR="0" wp14:anchorId="44E07CA1" wp14:editId="5FF508B2">
              <wp:extent cx="5943600" cy="456819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68190"/>
                      </a:xfrm>
                      <a:prstGeom prst="rect">
                        <a:avLst/>
                      </a:prstGeom>
                    </pic:spPr>
                  </pic:pic>
                </a:graphicData>
              </a:graphic>
            </wp:inline>
          </w:drawing>
        </w:r>
      </w:ins>
    </w:p>
    <w:p w14:paraId="7814F7FA" w14:textId="77777777" w:rsidR="003F64E9" w:rsidRDefault="003F64E9" w:rsidP="00E04B8B">
      <w:pPr>
        <w:spacing w:after="200" w:line="360" w:lineRule="auto"/>
        <w:ind w:left="720"/>
        <w:jc w:val="left"/>
        <w:rPr>
          <w:ins w:id="1240" w:author="yamel peraza" w:date="2015-02-26T08:37:00Z"/>
        </w:rPr>
      </w:pPr>
    </w:p>
    <w:p w14:paraId="1D53C93B" w14:textId="77777777" w:rsidR="003F632E" w:rsidRDefault="003F632E" w:rsidP="00E04B8B">
      <w:pPr>
        <w:spacing w:after="200" w:line="360" w:lineRule="auto"/>
        <w:ind w:left="720"/>
        <w:jc w:val="left"/>
        <w:rPr>
          <w:ins w:id="1241" w:author="yamel peraza" w:date="2015-03-21T11:50:00Z"/>
        </w:rPr>
      </w:pPr>
    </w:p>
    <w:p w14:paraId="13DB8518" w14:textId="77777777" w:rsidR="0015252E" w:rsidRDefault="0015252E" w:rsidP="00E04B8B">
      <w:pPr>
        <w:spacing w:after="200" w:line="360" w:lineRule="auto"/>
        <w:ind w:left="720"/>
        <w:jc w:val="left"/>
        <w:rPr>
          <w:ins w:id="1242" w:author="yamel peraza" w:date="2015-03-21T11:50:00Z"/>
        </w:rPr>
      </w:pPr>
    </w:p>
    <w:p w14:paraId="302935B7" w14:textId="77777777" w:rsidR="0015252E" w:rsidRDefault="0015252E" w:rsidP="00E04B8B">
      <w:pPr>
        <w:spacing w:after="200" w:line="360" w:lineRule="auto"/>
        <w:ind w:left="720"/>
        <w:jc w:val="left"/>
        <w:rPr>
          <w:ins w:id="1243" w:author="yamel peraza" w:date="2015-03-21T11:50:00Z"/>
        </w:rPr>
      </w:pPr>
    </w:p>
    <w:p w14:paraId="37FE8A2B" w14:textId="77777777" w:rsidR="0015252E" w:rsidRDefault="0015252E" w:rsidP="00E04B8B">
      <w:pPr>
        <w:spacing w:after="200" w:line="360" w:lineRule="auto"/>
        <w:ind w:left="720"/>
        <w:jc w:val="left"/>
        <w:rPr>
          <w:ins w:id="1244" w:author="yamel peraza" w:date="2015-03-21T11:50:00Z"/>
        </w:rPr>
      </w:pPr>
    </w:p>
    <w:p w14:paraId="3B07618C" w14:textId="77777777" w:rsidR="0015252E" w:rsidRDefault="0015252E" w:rsidP="00E04B8B">
      <w:pPr>
        <w:spacing w:after="200" w:line="360" w:lineRule="auto"/>
        <w:ind w:left="720"/>
        <w:jc w:val="left"/>
        <w:rPr>
          <w:ins w:id="1245" w:author="yamel peraza" w:date="2015-03-21T11:50:00Z"/>
        </w:rPr>
      </w:pPr>
    </w:p>
    <w:p w14:paraId="25360E1B" w14:textId="77777777" w:rsidR="0015252E" w:rsidRDefault="0015252E" w:rsidP="00E04B8B">
      <w:pPr>
        <w:spacing w:after="200" w:line="360" w:lineRule="auto"/>
        <w:ind w:left="720"/>
        <w:jc w:val="left"/>
        <w:rPr>
          <w:ins w:id="1246" w:author="yamel peraza" w:date="2015-03-21T11:50:00Z"/>
        </w:rPr>
      </w:pPr>
    </w:p>
    <w:p w14:paraId="25C7D7E9" w14:textId="77777777" w:rsidR="0015252E" w:rsidRDefault="0015252E" w:rsidP="00E04B8B">
      <w:pPr>
        <w:spacing w:after="200" w:line="360" w:lineRule="auto"/>
        <w:ind w:left="720"/>
        <w:jc w:val="left"/>
        <w:rPr>
          <w:ins w:id="1247" w:author="yamel peraza" w:date="2015-02-25T18:24:00Z"/>
        </w:rPr>
      </w:pPr>
    </w:p>
    <w:p w14:paraId="54116A3E" w14:textId="50D33A9B" w:rsidR="00625414" w:rsidRDefault="00625414" w:rsidP="00E04B8B">
      <w:pPr>
        <w:spacing w:after="200" w:line="360" w:lineRule="auto"/>
        <w:ind w:left="720"/>
        <w:jc w:val="left"/>
        <w:rPr>
          <w:ins w:id="1248" w:author="yamel peraza" w:date="2015-02-25T18:24:00Z"/>
        </w:rPr>
      </w:pPr>
      <w:ins w:id="1249" w:author="yamel peraza" w:date="2015-02-25T18:25:00Z">
        <w:r>
          <w:rPr>
            <w:b/>
            <w:sz w:val="28"/>
          </w:rPr>
          <w:lastRenderedPageBreak/>
          <w:t>Below are static diagrams from SPWv.4 documentation:</w:t>
        </w:r>
      </w:ins>
    </w:p>
    <w:p w14:paraId="3B25B37A" w14:textId="77777777" w:rsidR="00625414" w:rsidRDefault="00625414" w:rsidP="00E04B8B">
      <w:pPr>
        <w:spacing w:after="200" w:line="360" w:lineRule="auto"/>
        <w:ind w:left="720"/>
        <w:jc w:val="left"/>
        <w:rPr>
          <w:ins w:id="1250" w:author="yamel peraza" w:date="2015-02-25T18:24:00Z"/>
        </w:rPr>
      </w:pPr>
    </w:p>
    <w:p w14:paraId="306318D4" w14:textId="750F8D5E" w:rsidR="00625414" w:rsidRDefault="003F632E" w:rsidP="00E04B8B">
      <w:pPr>
        <w:spacing w:after="200" w:line="360" w:lineRule="auto"/>
        <w:ind w:left="720"/>
        <w:jc w:val="left"/>
      </w:pPr>
      <w:moveToRangeStart w:id="1251" w:author="yamel peraza" w:date="2015-02-26T08:37:00Z" w:name="move412703169"/>
      <w:moveTo w:id="1252" w:author="yamel peraza" w:date="2015-02-26T08:37:00Z">
        <w:r>
          <w:rPr>
            <w:noProof/>
          </w:rPr>
          <w:drawing>
            <wp:inline distT="0" distB="0" distL="0" distR="0" wp14:anchorId="70AF50EC" wp14:editId="10C05EA8">
              <wp:extent cx="4848225" cy="4155621"/>
              <wp:effectExtent l="0" t="0" r="0" b="0"/>
              <wp:docPr id="71" name="Picture 71"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To>
      <w:moveToRangeEnd w:id="1251"/>
    </w:p>
    <w:p w14:paraId="186E01D3" w14:textId="23772D76" w:rsidR="00720596" w:rsidRDefault="00720596" w:rsidP="00E04B8B">
      <w:pPr>
        <w:spacing w:after="200" w:line="360" w:lineRule="auto"/>
        <w:ind w:left="720"/>
        <w:jc w:val="left"/>
      </w:pPr>
      <w:moveFromRangeStart w:id="1253" w:author="yamel peraza" w:date="2015-02-26T08:37:00Z" w:name="move412703169"/>
      <w:moveFrom w:id="1254" w:author="yamel peraza" w:date="2015-02-26T08:37:00Z">
        <w:r w:rsidDel="003F632E">
          <w:rPr>
            <w:noProof/>
          </w:rPr>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From>
      <w:moveFromRangeEnd w:id="1253"/>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Largely unchanged from SPWv.3. Any pertinent change noted below. Mainly just added views for matchmaking. Changed/added controller and model functions.</w:t>
      </w:r>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p w14:paraId="5ED3BCD4" w14:textId="36622FD2" w:rsidR="00680D8C" w:rsidRPr="00680D8C" w:rsidRDefault="00222923" w:rsidP="00680D8C">
      <w:pPr>
        <w:pStyle w:val="H2"/>
        <w:numPr>
          <w:ilvl w:val="1"/>
          <w:numId w:val="10"/>
        </w:numPr>
        <w:outlineLvl w:val="1"/>
      </w:pPr>
      <w:bookmarkStart w:id="1255" w:name="_Toc393726790"/>
      <w:r w:rsidRPr="008F00D6">
        <w:rPr>
          <w:noProof/>
        </w:rPr>
        <mc:AlternateContent>
          <mc:Choice Requires="wps">
            <w:drawing>
              <wp:anchor distT="0" distB="0" distL="114300" distR="114300" simplePos="0" relativeHeight="251664384"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2C9359" id="Straight Connector 4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1255"/>
    </w:p>
    <w:p w14:paraId="3CC5FC9D" w14:textId="77777777" w:rsidR="00680D8C" w:rsidRDefault="00680D8C" w:rsidP="00680D8C">
      <w:pPr>
        <w:spacing w:after="200" w:line="276" w:lineRule="auto"/>
        <w:jc w:val="left"/>
        <w:rPr>
          <w:ins w:id="1256" w:author="Jacek" w:date="2015-02-25T09:31:00Z"/>
        </w:rPr>
      </w:pPr>
    </w:p>
    <w:p w14:paraId="64770870" w14:textId="39948F83" w:rsidR="00A6615B" w:rsidRDefault="00A6615B" w:rsidP="00680D8C">
      <w:pPr>
        <w:spacing w:after="200" w:line="276" w:lineRule="auto"/>
        <w:jc w:val="left"/>
        <w:rPr>
          <w:ins w:id="1257" w:author="Jacek" w:date="2015-02-25T09:13:00Z"/>
        </w:rPr>
      </w:pPr>
      <w:ins w:id="1258" w:author="Jacek" w:date="2015-02-25T09:34:00Z">
        <w:r>
          <w:t>SPW5_101 Change user</w:t>
        </w:r>
      </w:ins>
      <w:ins w:id="1259" w:author="Jacek" w:date="2015-02-25T09:35:00Z">
        <w:r>
          <w:t>’s password</w:t>
        </w:r>
      </w:ins>
    </w:p>
    <w:p w14:paraId="50AE9EBF" w14:textId="77777777" w:rsidR="00680D8C" w:rsidRDefault="00680D8C" w:rsidP="00680D8C">
      <w:pPr>
        <w:spacing w:after="200" w:line="276" w:lineRule="auto"/>
        <w:jc w:val="left"/>
        <w:rPr>
          <w:ins w:id="1260" w:author="Jacek" w:date="2015-02-25T09:29:00Z"/>
        </w:rPr>
      </w:pPr>
      <w:ins w:id="1261" w:author="Jacek" w:date="2015-02-25T09:27:00Z">
        <w:r>
          <w:rPr>
            <w:noProof/>
          </w:rPr>
          <w:drawing>
            <wp:inline distT="0" distB="0" distL="0" distR="0" wp14:anchorId="01CFED08" wp14:editId="16F50432">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1262" w:author="Jacek" w:date="2015-02-25T09:27:00Z"/>
        </w:rPr>
      </w:pPr>
      <w:ins w:id="1263" w:author="Jacek" w:date="2015-02-25T09:32:00Z">
        <w:r>
          <w:t>SPW5_104 Request change of password</w:t>
        </w:r>
      </w:ins>
    </w:p>
    <w:p w14:paraId="79BF3AEE" w14:textId="3E55FCED" w:rsidR="00680D8C" w:rsidRDefault="00E264C0" w:rsidP="00680D8C">
      <w:pPr>
        <w:spacing w:after="200" w:line="276" w:lineRule="auto"/>
        <w:jc w:val="left"/>
        <w:rPr>
          <w:ins w:id="1264" w:author="Jacek" w:date="2015-02-25T09:33:00Z"/>
        </w:rPr>
      </w:pPr>
      <w:ins w:id="1265" w:author="Jacek" w:date="2015-02-27T13:34:00Z">
        <w:r>
          <w:rPr>
            <w:noProof/>
          </w:rPr>
          <w:drawing>
            <wp:inline distT="0" distB="0" distL="0" distR="0" wp14:anchorId="03D4E751" wp14:editId="2F25F024">
              <wp:extent cx="5943600" cy="2819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password_usecas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ins>
    </w:p>
    <w:p w14:paraId="5232F788" w14:textId="77777777" w:rsidR="00A6615B" w:rsidRDefault="00A6615B" w:rsidP="00680D8C">
      <w:pPr>
        <w:spacing w:after="200" w:line="276" w:lineRule="auto"/>
        <w:jc w:val="left"/>
        <w:rPr>
          <w:ins w:id="1266" w:author="Jacek" w:date="2015-02-25T09:33:00Z"/>
        </w:rPr>
      </w:pPr>
    </w:p>
    <w:p w14:paraId="084F0A8E" w14:textId="77777777" w:rsidR="00A6615B" w:rsidRDefault="00A6615B" w:rsidP="00680D8C">
      <w:pPr>
        <w:spacing w:after="200" w:line="276" w:lineRule="auto"/>
        <w:jc w:val="left"/>
        <w:rPr>
          <w:ins w:id="1267" w:author="Jacek" w:date="2015-02-25T09:33:00Z"/>
        </w:rPr>
      </w:pPr>
    </w:p>
    <w:p w14:paraId="5B549D83" w14:textId="77777777" w:rsidR="00A6615B" w:rsidRDefault="00A6615B" w:rsidP="00680D8C">
      <w:pPr>
        <w:spacing w:after="200" w:line="276" w:lineRule="auto"/>
        <w:jc w:val="left"/>
        <w:rPr>
          <w:ins w:id="1268" w:author="Jacek" w:date="2015-02-25T09:33:00Z"/>
        </w:rPr>
      </w:pPr>
    </w:p>
    <w:p w14:paraId="582B7FB5" w14:textId="77777777" w:rsidR="00A6615B" w:rsidRDefault="00A6615B" w:rsidP="00680D8C">
      <w:pPr>
        <w:spacing w:after="200" w:line="276" w:lineRule="auto"/>
        <w:jc w:val="left"/>
        <w:rPr>
          <w:ins w:id="1269" w:author="Jacek" w:date="2015-02-25T09:33:00Z"/>
        </w:rPr>
      </w:pPr>
    </w:p>
    <w:p w14:paraId="17CF29C8" w14:textId="02D2E573" w:rsidR="00A6615B" w:rsidRDefault="00A6615B" w:rsidP="00680D8C">
      <w:pPr>
        <w:spacing w:after="200" w:line="276" w:lineRule="auto"/>
        <w:jc w:val="left"/>
        <w:rPr>
          <w:ins w:id="1270" w:author="Jacek" w:date="2015-02-25T09:27:00Z"/>
        </w:rPr>
      </w:pPr>
      <w:ins w:id="1271" w:author="Jacek" w:date="2015-02-25T09:33:00Z">
        <w:r>
          <w:t>SPW5_105 Change forgotten password</w:t>
        </w:r>
      </w:ins>
    </w:p>
    <w:p w14:paraId="67303CF5" w14:textId="77777777" w:rsidR="00A6615B" w:rsidRDefault="00A6615B" w:rsidP="00680D8C">
      <w:pPr>
        <w:spacing w:after="200" w:line="276" w:lineRule="auto"/>
        <w:jc w:val="left"/>
        <w:rPr>
          <w:ins w:id="1272" w:author="Jacek" w:date="2015-02-25T09:29:00Z"/>
        </w:rPr>
      </w:pPr>
      <w:ins w:id="1273" w:author="Jacek" w:date="2015-02-25T09:28:00Z">
        <w:r>
          <w:rPr>
            <w:noProof/>
          </w:rPr>
          <w:drawing>
            <wp:inline distT="0" distB="0" distL="0" distR="0" wp14:anchorId="7F143E58" wp14:editId="507E71DF">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5">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1274" w:author="Jacek" w:date="2015-02-25T09:29:00Z"/>
        </w:rPr>
      </w:pPr>
      <w:ins w:id="1275" w:author="Jacek" w:date="2015-02-25T09:35:00Z">
        <w:r>
          <w:t>SPW5_106 Change profile picture</w:t>
        </w:r>
      </w:ins>
    </w:p>
    <w:p w14:paraId="538D4A3B" w14:textId="5069A277" w:rsidR="00903E5E" w:rsidRDefault="00E264C0">
      <w:pPr>
        <w:spacing w:after="200" w:line="276" w:lineRule="auto"/>
        <w:jc w:val="left"/>
        <w:rPr>
          <w:ins w:id="1276" w:author="yamel peraza" w:date="2015-02-25T18:29:00Z"/>
        </w:rPr>
        <w:pPrChange w:id="1277" w:author="yamel peraza" w:date="2015-02-25T18:29:00Z">
          <w:pPr>
            <w:spacing w:after="200" w:line="360" w:lineRule="auto"/>
            <w:ind w:left="720"/>
            <w:jc w:val="left"/>
          </w:pPr>
        </w:pPrChange>
      </w:pPr>
      <w:ins w:id="1278" w:author="Jacek" w:date="2015-02-27T13:35:00Z">
        <w:r>
          <w:rPr>
            <w:noProof/>
          </w:rPr>
          <w:lastRenderedPageBreak/>
          <w:drawing>
            <wp:inline distT="0" distB="0" distL="0" distR="0" wp14:anchorId="7F8A9B46" wp14:editId="0C10F984">
              <wp:extent cx="5943600" cy="34937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ins>
    </w:p>
    <w:p w14:paraId="2E3A201F" w14:textId="343FC662" w:rsidR="004F33B0" w:rsidDel="00903E5E" w:rsidRDefault="004F33B0" w:rsidP="00680D8C">
      <w:pPr>
        <w:spacing w:after="200" w:line="276" w:lineRule="auto"/>
        <w:jc w:val="left"/>
        <w:rPr>
          <w:del w:id="1279" w:author="yamel peraza" w:date="2015-02-25T18:29:00Z"/>
        </w:rPr>
      </w:pPr>
      <w:del w:id="1280" w:author="yamel peraza" w:date="2015-02-25T18:29:00Z">
        <w:r w:rsidDel="00903E5E">
          <w:br w:type="page"/>
        </w:r>
      </w:del>
    </w:p>
    <w:p w14:paraId="268D6366" w14:textId="5BECA669" w:rsidR="00625414" w:rsidRDefault="00625414">
      <w:pPr>
        <w:spacing w:after="200" w:line="360" w:lineRule="auto"/>
        <w:jc w:val="left"/>
        <w:rPr>
          <w:ins w:id="1281" w:author="yamel peraza" w:date="2015-03-18T15:27:00Z"/>
        </w:rPr>
        <w:pPrChange w:id="1282" w:author="yamel peraza" w:date="2015-02-26T18:50:00Z">
          <w:pPr>
            <w:spacing w:after="200" w:line="360" w:lineRule="auto"/>
            <w:ind w:left="720"/>
            <w:jc w:val="left"/>
          </w:pPr>
        </w:pPrChange>
      </w:pPr>
    </w:p>
    <w:p w14:paraId="4B40A575" w14:textId="566897DC" w:rsidR="00F0639A" w:rsidRDefault="00F0639A">
      <w:pPr>
        <w:spacing w:after="200" w:line="360" w:lineRule="auto"/>
        <w:jc w:val="left"/>
        <w:rPr>
          <w:ins w:id="1283" w:author="yamel peraza" w:date="2015-02-25T18:27:00Z"/>
        </w:rPr>
        <w:pPrChange w:id="1284" w:author="yamel peraza" w:date="2015-02-26T18:50:00Z">
          <w:pPr>
            <w:spacing w:after="200" w:line="360" w:lineRule="auto"/>
            <w:ind w:left="720"/>
            <w:jc w:val="left"/>
          </w:pPr>
        </w:pPrChange>
      </w:pPr>
      <w:ins w:id="1285" w:author="yamel peraza" w:date="2015-03-18T15:27:00Z">
        <w:r>
          <w:rPr>
            <w:noProof/>
          </w:rPr>
          <w:drawing>
            <wp:inline distT="0" distB="0" distL="0" distR="0" wp14:anchorId="0596BA8D" wp14:editId="5554B1DF">
              <wp:extent cx="5943600" cy="35788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8860"/>
                      </a:xfrm>
                      <a:prstGeom prst="rect">
                        <a:avLst/>
                      </a:prstGeom>
                    </pic:spPr>
                  </pic:pic>
                </a:graphicData>
              </a:graphic>
            </wp:inline>
          </w:drawing>
        </w:r>
      </w:ins>
    </w:p>
    <w:p w14:paraId="192AF794" w14:textId="77777777" w:rsidR="00625414" w:rsidRDefault="00625414" w:rsidP="00E04B8B">
      <w:pPr>
        <w:spacing w:after="200" w:line="360" w:lineRule="auto"/>
        <w:ind w:left="720"/>
        <w:jc w:val="left"/>
        <w:rPr>
          <w:ins w:id="1286" w:author="yamel peraza" w:date="2015-02-25T18:27:00Z"/>
        </w:rPr>
      </w:pPr>
    </w:p>
    <w:p w14:paraId="2068B319" w14:textId="34EEFAE7" w:rsidR="00625414" w:rsidRDefault="00F0639A" w:rsidP="00E04B8B">
      <w:pPr>
        <w:spacing w:after="200" w:line="360" w:lineRule="auto"/>
        <w:ind w:left="720"/>
        <w:jc w:val="left"/>
        <w:rPr>
          <w:ins w:id="1287" w:author="yamel peraza" w:date="2015-02-25T18:27:00Z"/>
        </w:rPr>
      </w:pPr>
      <w:ins w:id="1288" w:author="yamel peraza" w:date="2015-03-18T15:27:00Z">
        <w:r>
          <w:rPr>
            <w:noProof/>
          </w:rPr>
          <w:lastRenderedPageBreak/>
          <w:drawing>
            <wp:inline distT="0" distB="0" distL="0" distR="0" wp14:anchorId="4F1C39DF" wp14:editId="642739DA">
              <wp:extent cx="5943600" cy="32854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85490"/>
                      </a:xfrm>
                      <a:prstGeom prst="rect">
                        <a:avLst/>
                      </a:prstGeom>
                    </pic:spPr>
                  </pic:pic>
                </a:graphicData>
              </a:graphic>
            </wp:inline>
          </w:drawing>
        </w:r>
      </w:ins>
    </w:p>
    <w:p w14:paraId="6BAB80C0" w14:textId="77777777" w:rsidR="00625414" w:rsidRDefault="00625414" w:rsidP="00E04B8B">
      <w:pPr>
        <w:spacing w:after="200" w:line="360" w:lineRule="auto"/>
        <w:ind w:left="720"/>
        <w:jc w:val="left"/>
        <w:rPr>
          <w:ins w:id="1289" w:author="yamel peraza" w:date="2015-02-25T18:27:00Z"/>
        </w:rPr>
      </w:pPr>
    </w:p>
    <w:p w14:paraId="2D772835" w14:textId="0D78564F" w:rsidR="00625414" w:rsidRDefault="00F0639A" w:rsidP="00E04B8B">
      <w:pPr>
        <w:spacing w:after="200" w:line="360" w:lineRule="auto"/>
        <w:ind w:left="720"/>
        <w:jc w:val="left"/>
        <w:rPr>
          <w:ins w:id="1290" w:author="yamel peraza" w:date="2015-02-25T18:27:00Z"/>
        </w:rPr>
      </w:pPr>
      <w:ins w:id="1291" w:author="yamel peraza" w:date="2015-03-18T15:28:00Z">
        <w:r>
          <w:rPr>
            <w:noProof/>
          </w:rPr>
          <w:drawing>
            <wp:inline distT="0" distB="0" distL="0" distR="0" wp14:anchorId="5C93D044" wp14:editId="4A7FB24A">
              <wp:extent cx="5943600" cy="316039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0395"/>
                      </a:xfrm>
                      <a:prstGeom prst="rect">
                        <a:avLst/>
                      </a:prstGeom>
                    </pic:spPr>
                  </pic:pic>
                </a:graphicData>
              </a:graphic>
            </wp:inline>
          </w:drawing>
        </w:r>
      </w:ins>
    </w:p>
    <w:p w14:paraId="4F4E46CE" w14:textId="77777777" w:rsidR="00625414" w:rsidRDefault="00625414" w:rsidP="00E04B8B">
      <w:pPr>
        <w:spacing w:after="200" w:line="360" w:lineRule="auto"/>
        <w:ind w:left="720"/>
        <w:jc w:val="left"/>
        <w:rPr>
          <w:ins w:id="1292" w:author="yamel peraza" w:date="2015-02-25T18:27:00Z"/>
        </w:rPr>
      </w:pPr>
    </w:p>
    <w:p w14:paraId="1CEB8413" w14:textId="77777777" w:rsidR="00C41EE3" w:rsidRDefault="00C41EE3" w:rsidP="00E04B8B">
      <w:pPr>
        <w:spacing w:after="200" w:line="360" w:lineRule="auto"/>
        <w:ind w:left="720"/>
        <w:jc w:val="left"/>
        <w:rPr>
          <w:ins w:id="1293" w:author="yamel peraza" w:date="2015-03-18T15:28:00Z"/>
        </w:rPr>
      </w:pPr>
    </w:p>
    <w:p w14:paraId="1FE78C90" w14:textId="77777777" w:rsidR="00F0639A" w:rsidRDefault="00F0639A" w:rsidP="00E04B8B">
      <w:pPr>
        <w:spacing w:after="200" w:line="360" w:lineRule="auto"/>
        <w:ind w:left="720"/>
        <w:jc w:val="left"/>
        <w:rPr>
          <w:ins w:id="1294" w:author="yamel peraza" w:date="2015-03-18T15:28:00Z"/>
        </w:rPr>
      </w:pPr>
    </w:p>
    <w:p w14:paraId="11083553" w14:textId="724AACC0" w:rsidR="00F0639A" w:rsidRDefault="00F0639A" w:rsidP="00E04B8B">
      <w:pPr>
        <w:spacing w:after="200" w:line="360" w:lineRule="auto"/>
        <w:ind w:left="720"/>
        <w:jc w:val="left"/>
        <w:rPr>
          <w:ins w:id="1295" w:author="yamel peraza" w:date="2015-03-18T15:28:00Z"/>
        </w:rPr>
      </w:pPr>
      <w:ins w:id="1296" w:author="yamel peraza" w:date="2015-03-18T15:29:00Z">
        <w:r>
          <w:rPr>
            <w:noProof/>
          </w:rPr>
          <w:lastRenderedPageBreak/>
          <w:drawing>
            <wp:inline distT="0" distB="0" distL="0" distR="0" wp14:anchorId="35D24493" wp14:editId="309B6539">
              <wp:extent cx="5943600" cy="32918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91840"/>
                      </a:xfrm>
                      <a:prstGeom prst="rect">
                        <a:avLst/>
                      </a:prstGeom>
                    </pic:spPr>
                  </pic:pic>
                </a:graphicData>
              </a:graphic>
            </wp:inline>
          </w:drawing>
        </w:r>
      </w:ins>
    </w:p>
    <w:p w14:paraId="02F26FCC" w14:textId="77777777" w:rsidR="00F0639A" w:rsidRDefault="00F0639A" w:rsidP="00E04B8B">
      <w:pPr>
        <w:spacing w:after="200" w:line="360" w:lineRule="auto"/>
        <w:ind w:left="720"/>
        <w:jc w:val="left"/>
        <w:rPr>
          <w:ins w:id="1297" w:author="yamel peraza" w:date="2015-03-18T15:28:00Z"/>
        </w:rPr>
      </w:pPr>
    </w:p>
    <w:p w14:paraId="29B792E4" w14:textId="0FE4436D" w:rsidR="00F0639A" w:rsidRDefault="00F0639A" w:rsidP="00E04B8B">
      <w:pPr>
        <w:spacing w:after="200" w:line="360" w:lineRule="auto"/>
        <w:ind w:left="720"/>
        <w:jc w:val="left"/>
        <w:rPr>
          <w:ins w:id="1298" w:author="yamel peraza" w:date="2015-03-18T15:28:00Z"/>
        </w:rPr>
      </w:pPr>
      <w:ins w:id="1299" w:author="yamel peraza" w:date="2015-03-18T15:30:00Z">
        <w:r>
          <w:rPr>
            <w:noProof/>
          </w:rPr>
          <w:drawing>
            <wp:inline distT="0" distB="0" distL="0" distR="0" wp14:anchorId="42FB750E" wp14:editId="43C6665D">
              <wp:extent cx="5286375" cy="26384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2638425"/>
                      </a:xfrm>
                      <a:prstGeom prst="rect">
                        <a:avLst/>
                      </a:prstGeom>
                    </pic:spPr>
                  </pic:pic>
                </a:graphicData>
              </a:graphic>
            </wp:inline>
          </w:drawing>
        </w:r>
      </w:ins>
    </w:p>
    <w:p w14:paraId="028B0E00" w14:textId="77777777" w:rsidR="00F0639A" w:rsidRDefault="00F0639A" w:rsidP="00E04B8B">
      <w:pPr>
        <w:spacing w:after="200" w:line="360" w:lineRule="auto"/>
        <w:ind w:left="720"/>
        <w:jc w:val="left"/>
        <w:rPr>
          <w:ins w:id="1300" w:author="yamel peraza" w:date="2015-03-18T15:30:00Z"/>
        </w:rPr>
      </w:pPr>
    </w:p>
    <w:p w14:paraId="2D51D42E" w14:textId="77777777" w:rsidR="00F0639A" w:rsidRDefault="00F0639A" w:rsidP="00E04B8B">
      <w:pPr>
        <w:spacing w:after="200" w:line="360" w:lineRule="auto"/>
        <w:ind w:left="720"/>
        <w:jc w:val="left"/>
        <w:rPr>
          <w:ins w:id="1301" w:author="yamel peraza" w:date="2015-03-18T15:30:00Z"/>
        </w:rPr>
      </w:pPr>
    </w:p>
    <w:p w14:paraId="4A650866" w14:textId="77777777" w:rsidR="00F0639A" w:rsidRDefault="00F0639A" w:rsidP="00E04B8B">
      <w:pPr>
        <w:spacing w:after="200" w:line="360" w:lineRule="auto"/>
        <w:ind w:left="720"/>
        <w:jc w:val="left"/>
        <w:rPr>
          <w:ins w:id="1302" w:author="yamel peraza" w:date="2015-03-18T15:30:00Z"/>
        </w:rPr>
      </w:pPr>
    </w:p>
    <w:p w14:paraId="2100055A" w14:textId="77777777" w:rsidR="00F0639A" w:rsidRDefault="00F0639A" w:rsidP="00E04B8B">
      <w:pPr>
        <w:spacing w:after="200" w:line="360" w:lineRule="auto"/>
        <w:ind w:left="720"/>
        <w:jc w:val="left"/>
        <w:rPr>
          <w:ins w:id="1303" w:author="yamel peraza" w:date="2015-03-18T15:30:00Z"/>
        </w:rPr>
      </w:pPr>
    </w:p>
    <w:p w14:paraId="18DA0E70" w14:textId="0D4B15AA" w:rsidR="00F0639A" w:rsidRDefault="00F0639A" w:rsidP="00E04B8B">
      <w:pPr>
        <w:spacing w:after="200" w:line="360" w:lineRule="auto"/>
        <w:ind w:left="720"/>
        <w:jc w:val="left"/>
        <w:rPr>
          <w:ins w:id="1304" w:author="yamel peraza" w:date="2015-02-25T18:31:00Z"/>
        </w:rPr>
      </w:pPr>
      <w:ins w:id="1305" w:author="yamel peraza" w:date="2015-03-18T15:30:00Z">
        <w:r>
          <w:rPr>
            <w:noProof/>
          </w:rPr>
          <w:lastRenderedPageBreak/>
          <w:drawing>
            <wp:inline distT="0" distB="0" distL="0" distR="0" wp14:anchorId="148AD17F" wp14:editId="64756A32">
              <wp:extent cx="5943600" cy="29235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23540"/>
                      </a:xfrm>
                      <a:prstGeom prst="rect">
                        <a:avLst/>
                      </a:prstGeom>
                    </pic:spPr>
                  </pic:pic>
                </a:graphicData>
              </a:graphic>
            </wp:inline>
          </w:drawing>
        </w:r>
      </w:ins>
    </w:p>
    <w:p w14:paraId="12368135" w14:textId="77777777" w:rsidR="00C41EE3" w:rsidRDefault="00C41EE3" w:rsidP="00E04B8B">
      <w:pPr>
        <w:spacing w:after="200" w:line="360" w:lineRule="auto"/>
        <w:ind w:left="720"/>
        <w:jc w:val="left"/>
        <w:rPr>
          <w:ins w:id="1306" w:author="yamel peraza" w:date="2015-02-25T18:31:00Z"/>
        </w:rPr>
      </w:pPr>
    </w:p>
    <w:p w14:paraId="5007797D" w14:textId="35EAE5AF" w:rsidR="00C41EE3" w:rsidRDefault="00A2346E" w:rsidP="00E04B8B">
      <w:pPr>
        <w:spacing w:after="200" w:line="360" w:lineRule="auto"/>
        <w:ind w:left="720"/>
        <w:jc w:val="left"/>
        <w:rPr>
          <w:ins w:id="1307" w:author="yamel peraza" w:date="2015-02-25T18:31:00Z"/>
        </w:rPr>
      </w:pPr>
      <w:ins w:id="1308" w:author="yamel peraza" w:date="2015-03-28T09:34:00Z">
        <w:r>
          <w:rPr>
            <w:noProof/>
          </w:rPr>
          <w:drawing>
            <wp:inline distT="0" distB="0" distL="0" distR="0" wp14:anchorId="0F7A2805" wp14:editId="5C5DF931">
              <wp:extent cx="5543550" cy="3276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3276600"/>
                      </a:xfrm>
                      <a:prstGeom prst="rect">
                        <a:avLst/>
                      </a:prstGeom>
                    </pic:spPr>
                  </pic:pic>
                </a:graphicData>
              </a:graphic>
            </wp:inline>
          </w:drawing>
        </w:r>
      </w:ins>
    </w:p>
    <w:p w14:paraId="49CC82D5" w14:textId="77777777" w:rsidR="00C41EE3" w:rsidRDefault="00C41EE3" w:rsidP="00E04B8B">
      <w:pPr>
        <w:spacing w:after="200" w:line="360" w:lineRule="auto"/>
        <w:ind w:left="720"/>
        <w:jc w:val="left"/>
        <w:rPr>
          <w:ins w:id="1309" w:author="yamel peraza" w:date="2015-03-21T15:43:00Z"/>
        </w:rPr>
      </w:pPr>
    </w:p>
    <w:p w14:paraId="7D282B8F" w14:textId="77777777" w:rsidR="00F70EB6" w:rsidRDefault="00F70EB6" w:rsidP="00E04B8B">
      <w:pPr>
        <w:spacing w:after="200" w:line="360" w:lineRule="auto"/>
        <w:ind w:left="720"/>
        <w:jc w:val="left"/>
        <w:rPr>
          <w:ins w:id="1310" w:author="yamel peraza" w:date="2015-03-21T15:43:00Z"/>
        </w:rPr>
      </w:pPr>
    </w:p>
    <w:p w14:paraId="39A4C194" w14:textId="77777777" w:rsidR="00F70EB6" w:rsidRDefault="00F70EB6" w:rsidP="00E04B8B">
      <w:pPr>
        <w:spacing w:after="200" w:line="360" w:lineRule="auto"/>
        <w:ind w:left="720"/>
        <w:jc w:val="left"/>
        <w:rPr>
          <w:ins w:id="1311" w:author="yamel peraza" w:date="2015-03-21T15:43:00Z"/>
        </w:rPr>
      </w:pPr>
    </w:p>
    <w:p w14:paraId="00A31B78" w14:textId="77777777" w:rsidR="00F70EB6" w:rsidRDefault="00F70EB6" w:rsidP="00E04B8B">
      <w:pPr>
        <w:spacing w:after="200" w:line="360" w:lineRule="auto"/>
        <w:ind w:left="720"/>
        <w:jc w:val="left"/>
        <w:rPr>
          <w:ins w:id="1312" w:author="yamel peraza" w:date="2015-03-21T15:43:00Z"/>
        </w:rPr>
      </w:pPr>
    </w:p>
    <w:p w14:paraId="0C616FC3" w14:textId="20A532FD" w:rsidR="00F70EB6" w:rsidRDefault="00A2346E" w:rsidP="00E04B8B">
      <w:pPr>
        <w:spacing w:after="200" w:line="360" w:lineRule="auto"/>
        <w:ind w:left="720"/>
        <w:jc w:val="left"/>
        <w:rPr>
          <w:ins w:id="1313" w:author="yamel peraza" w:date="2015-03-21T15:43:00Z"/>
        </w:rPr>
      </w:pPr>
      <w:ins w:id="1314" w:author="yamel peraza" w:date="2015-03-28T09:35:00Z">
        <w:r>
          <w:rPr>
            <w:noProof/>
          </w:rPr>
          <w:drawing>
            <wp:inline distT="0" distB="0" distL="0" distR="0" wp14:anchorId="7CA1D16C" wp14:editId="66EC214E">
              <wp:extent cx="5400675" cy="28956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675" cy="2895600"/>
                      </a:xfrm>
                      <a:prstGeom prst="rect">
                        <a:avLst/>
                      </a:prstGeom>
                    </pic:spPr>
                  </pic:pic>
                </a:graphicData>
              </a:graphic>
            </wp:inline>
          </w:drawing>
        </w:r>
      </w:ins>
      <w:bookmarkStart w:id="1315" w:name="_GoBack"/>
      <w:bookmarkEnd w:id="1315"/>
    </w:p>
    <w:p w14:paraId="110942EB" w14:textId="77777777" w:rsidR="00F70EB6" w:rsidRDefault="00F70EB6" w:rsidP="00E04B8B">
      <w:pPr>
        <w:spacing w:after="200" w:line="360" w:lineRule="auto"/>
        <w:ind w:left="720"/>
        <w:jc w:val="left"/>
        <w:rPr>
          <w:ins w:id="1316" w:author="yamel peraza" w:date="2015-03-21T15:43:00Z"/>
        </w:rPr>
      </w:pPr>
    </w:p>
    <w:p w14:paraId="2B58DD65" w14:textId="77777777" w:rsidR="00F70EB6" w:rsidRDefault="00F70EB6" w:rsidP="00E04B8B">
      <w:pPr>
        <w:spacing w:after="200" w:line="360" w:lineRule="auto"/>
        <w:ind w:left="720"/>
        <w:jc w:val="left"/>
        <w:rPr>
          <w:ins w:id="1317" w:author="yamel peraza" w:date="2015-03-21T15:43:00Z"/>
        </w:rPr>
      </w:pPr>
    </w:p>
    <w:p w14:paraId="0B322760" w14:textId="77777777" w:rsidR="00F70EB6" w:rsidRDefault="00F70EB6" w:rsidP="00E04B8B">
      <w:pPr>
        <w:spacing w:after="200" w:line="360" w:lineRule="auto"/>
        <w:ind w:left="720"/>
        <w:jc w:val="left"/>
        <w:rPr>
          <w:ins w:id="1318" w:author="yamel peraza" w:date="2015-03-21T15:43:00Z"/>
        </w:rPr>
      </w:pPr>
    </w:p>
    <w:p w14:paraId="1E1D4822" w14:textId="77777777" w:rsidR="00F70EB6" w:rsidRDefault="00F70EB6" w:rsidP="00E04B8B">
      <w:pPr>
        <w:spacing w:after="200" w:line="360" w:lineRule="auto"/>
        <w:ind w:left="720"/>
        <w:jc w:val="left"/>
        <w:rPr>
          <w:ins w:id="1319" w:author="yamel peraza" w:date="2015-03-21T15:43:00Z"/>
        </w:rPr>
      </w:pPr>
    </w:p>
    <w:p w14:paraId="64650FA9" w14:textId="77777777" w:rsidR="00F70EB6" w:rsidRDefault="00F70EB6" w:rsidP="00E04B8B">
      <w:pPr>
        <w:spacing w:after="200" w:line="360" w:lineRule="auto"/>
        <w:ind w:left="720"/>
        <w:jc w:val="left"/>
        <w:rPr>
          <w:ins w:id="1320" w:author="yamel peraza" w:date="2015-03-21T15:43:00Z"/>
        </w:rPr>
      </w:pPr>
    </w:p>
    <w:p w14:paraId="1416BDA5" w14:textId="77777777" w:rsidR="00F70EB6" w:rsidRDefault="00F70EB6" w:rsidP="00E04B8B">
      <w:pPr>
        <w:spacing w:after="200" w:line="360" w:lineRule="auto"/>
        <w:ind w:left="720"/>
        <w:jc w:val="left"/>
        <w:rPr>
          <w:ins w:id="1321" w:author="yamel peraza" w:date="2015-03-21T15:43:00Z"/>
        </w:rPr>
      </w:pPr>
    </w:p>
    <w:p w14:paraId="47762CAC" w14:textId="77777777" w:rsidR="00F70EB6" w:rsidRDefault="00F70EB6" w:rsidP="00E04B8B">
      <w:pPr>
        <w:spacing w:after="200" w:line="360" w:lineRule="auto"/>
        <w:ind w:left="720"/>
        <w:jc w:val="left"/>
        <w:rPr>
          <w:ins w:id="1322" w:author="yamel peraza" w:date="2015-03-21T15:43:00Z"/>
        </w:rPr>
      </w:pPr>
    </w:p>
    <w:p w14:paraId="1B9C9223" w14:textId="77777777" w:rsidR="00F70EB6" w:rsidRDefault="00F70EB6" w:rsidP="00E04B8B">
      <w:pPr>
        <w:spacing w:after="200" w:line="360" w:lineRule="auto"/>
        <w:ind w:left="720"/>
        <w:jc w:val="left"/>
        <w:rPr>
          <w:ins w:id="1323" w:author="yamel peraza" w:date="2015-03-21T15:43:00Z"/>
        </w:rPr>
      </w:pPr>
    </w:p>
    <w:p w14:paraId="609EFF69" w14:textId="77777777" w:rsidR="00F70EB6" w:rsidRDefault="00F70EB6" w:rsidP="00E04B8B">
      <w:pPr>
        <w:spacing w:after="200" w:line="360" w:lineRule="auto"/>
        <w:ind w:left="720"/>
        <w:jc w:val="left"/>
        <w:rPr>
          <w:ins w:id="1324" w:author="yamel peraza" w:date="2015-03-21T15:43:00Z"/>
        </w:rPr>
      </w:pPr>
    </w:p>
    <w:p w14:paraId="4EB94FE9" w14:textId="77777777" w:rsidR="00F70EB6" w:rsidRDefault="00F70EB6" w:rsidP="00E04B8B">
      <w:pPr>
        <w:spacing w:after="200" w:line="360" w:lineRule="auto"/>
        <w:ind w:left="720"/>
        <w:jc w:val="left"/>
        <w:rPr>
          <w:ins w:id="1325" w:author="yamel peraza" w:date="2015-03-21T15:43:00Z"/>
        </w:rPr>
      </w:pPr>
    </w:p>
    <w:p w14:paraId="363B85A5" w14:textId="77777777" w:rsidR="00F70EB6" w:rsidRDefault="00F70EB6" w:rsidP="00E04B8B">
      <w:pPr>
        <w:spacing w:after="200" w:line="360" w:lineRule="auto"/>
        <w:ind w:left="720"/>
        <w:jc w:val="left"/>
        <w:rPr>
          <w:ins w:id="1326" w:author="yamel peraza" w:date="2015-03-21T15:43:00Z"/>
        </w:rPr>
      </w:pPr>
    </w:p>
    <w:p w14:paraId="2482E947" w14:textId="77777777" w:rsidR="00F70EB6" w:rsidRDefault="00F70EB6" w:rsidP="00E04B8B">
      <w:pPr>
        <w:spacing w:after="200" w:line="360" w:lineRule="auto"/>
        <w:ind w:left="720"/>
        <w:jc w:val="left"/>
        <w:rPr>
          <w:ins w:id="1327" w:author="yamel peraza" w:date="2015-03-21T15:43:00Z"/>
        </w:rPr>
      </w:pPr>
    </w:p>
    <w:p w14:paraId="4D3C1691" w14:textId="77777777" w:rsidR="00F70EB6" w:rsidRDefault="00F70EB6" w:rsidP="00E04B8B">
      <w:pPr>
        <w:spacing w:after="200" w:line="360" w:lineRule="auto"/>
        <w:ind w:left="720"/>
        <w:jc w:val="left"/>
        <w:rPr>
          <w:ins w:id="1328" w:author="yamel peraza" w:date="2015-02-25T18:31:00Z"/>
        </w:rPr>
      </w:pPr>
    </w:p>
    <w:p w14:paraId="6A6839A8" w14:textId="3AECDC4B" w:rsidR="00C41EE3" w:rsidRDefault="00C41EE3" w:rsidP="00E04B8B">
      <w:pPr>
        <w:spacing w:after="200" w:line="360" w:lineRule="auto"/>
        <w:ind w:left="720"/>
        <w:jc w:val="left"/>
        <w:rPr>
          <w:ins w:id="1329" w:author="yamel peraza" w:date="2015-02-25T18:31:00Z"/>
        </w:rPr>
      </w:pPr>
      <w:r>
        <w:rPr>
          <w:noProof/>
        </w:rPr>
        <w:drawing>
          <wp:anchor distT="0" distB="0" distL="114300" distR="114300" simplePos="0" relativeHeight="251651072" behindDoc="0" locked="0" layoutInCell="1" allowOverlap="1" wp14:anchorId="7F6C5BF9" wp14:editId="1142147C">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45">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1330" w:author="yamel peraza" w:date="2015-02-25T18:31:00Z"/>
        </w:rPr>
      </w:pPr>
    </w:p>
    <w:p w14:paraId="24BD49CD" w14:textId="74AF3C2B" w:rsidR="00C41EE3" w:rsidRDefault="00C41EE3" w:rsidP="00E04B8B">
      <w:pPr>
        <w:spacing w:after="200" w:line="360" w:lineRule="auto"/>
        <w:ind w:left="720"/>
        <w:jc w:val="left"/>
        <w:rPr>
          <w:ins w:id="1331" w:author="yamel peraza" w:date="2015-02-25T18:31:00Z"/>
        </w:rPr>
      </w:pPr>
    </w:p>
    <w:p w14:paraId="0CC51152" w14:textId="689FA2AC" w:rsidR="00C41EE3" w:rsidRDefault="00C41EE3" w:rsidP="00E04B8B">
      <w:pPr>
        <w:spacing w:after="200" w:line="360" w:lineRule="auto"/>
        <w:ind w:left="720"/>
        <w:jc w:val="left"/>
        <w:rPr>
          <w:ins w:id="1332" w:author="yamel peraza" w:date="2015-02-25T18:31:00Z"/>
        </w:rPr>
      </w:pPr>
    </w:p>
    <w:p w14:paraId="7F363414" w14:textId="71ED7584" w:rsidR="00C41EE3" w:rsidRDefault="00C41EE3" w:rsidP="00E04B8B">
      <w:pPr>
        <w:spacing w:after="200" w:line="360" w:lineRule="auto"/>
        <w:ind w:left="720"/>
        <w:jc w:val="left"/>
        <w:rPr>
          <w:ins w:id="1333" w:author="yamel peraza" w:date="2015-02-25T18:31:00Z"/>
        </w:rPr>
      </w:pPr>
    </w:p>
    <w:p w14:paraId="5D78D36F" w14:textId="3D265DCF" w:rsidR="00C41EE3" w:rsidRDefault="00C41EE3" w:rsidP="00E04B8B">
      <w:pPr>
        <w:spacing w:after="200" w:line="360" w:lineRule="auto"/>
        <w:ind w:left="720"/>
        <w:jc w:val="left"/>
        <w:rPr>
          <w:ins w:id="1334" w:author="yamel peraza" w:date="2015-02-25T18:31:00Z"/>
        </w:rPr>
      </w:pPr>
    </w:p>
    <w:p w14:paraId="7F542003" w14:textId="77777777" w:rsidR="00C41EE3" w:rsidRDefault="00C41EE3" w:rsidP="00E04B8B">
      <w:pPr>
        <w:spacing w:after="200" w:line="360" w:lineRule="auto"/>
        <w:ind w:left="720"/>
        <w:jc w:val="left"/>
        <w:rPr>
          <w:ins w:id="1335" w:author="yamel peraza" w:date="2015-02-25T18:32:00Z"/>
        </w:rPr>
      </w:pPr>
    </w:p>
    <w:p w14:paraId="595D195C" w14:textId="1F0523DA" w:rsidR="00C41EE3" w:rsidRDefault="00C41EE3" w:rsidP="00E04B8B">
      <w:pPr>
        <w:spacing w:after="200" w:line="360" w:lineRule="auto"/>
        <w:ind w:left="720"/>
        <w:jc w:val="left"/>
        <w:rPr>
          <w:ins w:id="1336" w:author="yamel peraza" w:date="2015-02-25T18:32:00Z"/>
        </w:rPr>
      </w:pPr>
    </w:p>
    <w:p w14:paraId="45C3F7BA" w14:textId="6C19C171" w:rsidR="00C41EE3" w:rsidRDefault="00C41EE3" w:rsidP="00E04B8B">
      <w:pPr>
        <w:spacing w:after="200" w:line="360" w:lineRule="auto"/>
        <w:ind w:left="720"/>
        <w:jc w:val="left"/>
        <w:rPr>
          <w:ins w:id="1337"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46">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p w14:paraId="200D56EB" w14:textId="77777777" w:rsidR="00FE2766" w:rsidRPr="008F00D6" w:rsidRDefault="00FE2766" w:rsidP="00B81849">
      <w:pPr>
        <w:pStyle w:val="H2"/>
        <w:numPr>
          <w:ilvl w:val="1"/>
          <w:numId w:val="10"/>
        </w:numPr>
        <w:outlineLvl w:val="1"/>
      </w:pPr>
      <w:bookmarkStart w:id="1338" w:name="_Toc393726791"/>
      <w:r w:rsidRPr="008F00D6">
        <w:rPr>
          <w:noProof/>
        </w:rPr>
        <w:lastRenderedPageBreak/>
        <mc:AlternateContent>
          <mc:Choice Requires="wps">
            <w:drawing>
              <wp:anchor distT="0" distB="0" distL="114300" distR="114300" simplePos="0" relativeHeight="251665408"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DC9319" id="Straight Connector 4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1338"/>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p w14:paraId="310107B5" w14:textId="77777777" w:rsidR="00AC393C" w:rsidRPr="008F00D6" w:rsidRDefault="00AC393C" w:rsidP="00B81849">
      <w:pPr>
        <w:pStyle w:val="H2"/>
        <w:numPr>
          <w:ilvl w:val="1"/>
          <w:numId w:val="10"/>
        </w:numPr>
      </w:pPr>
      <w:bookmarkStart w:id="1339" w:name="_Toc393726792"/>
      <w:r w:rsidRPr="008F00D6">
        <w:rPr>
          <w:noProof/>
        </w:rPr>
        <w:lastRenderedPageBreak/>
        <mc:AlternateContent>
          <mc:Choice Requires="wps">
            <w:drawing>
              <wp:anchor distT="0" distB="0" distL="114300" distR="114300" simplePos="0" relativeHeight="251666432"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8D282C" id="Straight Connector 6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1339"/>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671552"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77777777" w:rsidR="00E241C3" w:rsidRPr="008F00D6" w:rsidRDefault="00E241C3" w:rsidP="00B81849">
      <w:pPr>
        <w:pStyle w:val="H1"/>
        <w:numPr>
          <w:ilvl w:val="0"/>
          <w:numId w:val="23"/>
        </w:numPr>
      </w:pPr>
      <w:bookmarkStart w:id="1340" w:name="_Toc393726793"/>
      <w:r w:rsidRPr="008F00D6">
        <w:rPr>
          <w:noProof/>
        </w:rPr>
        <w:lastRenderedPageBreak/>
        <mc:AlternateContent>
          <mc:Choice Requires="wpg">
            <w:drawing>
              <wp:anchor distT="0" distB="0" distL="114300" distR="114300" simplePos="0" relativeHeight="251667456"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F70EB6" w:rsidRPr="00C70986" w:rsidRDefault="00F70EB6"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DB2E05" id="Group 355" o:spid="_x0000_s1042" style="position:absolute;left:0;text-align:left;margin-left:2.65pt;margin-top:-8.8pt;width:455.25pt;height:68.25pt;z-index:-251649024;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F70EB6" w:rsidRPr="00C70986" w:rsidRDefault="00F70EB6"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0" o:title=""/>
                  <v:path arrowok="t"/>
                </v:shape>
                <w10:wrap type="tight"/>
              </v:group>
            </w:pict>
          </mc:Fallback>
        </mc:AlternateContent>
      </w:r>
      <w:r w:rsidRPr="008F00D6">
        <w:t>Glossary</w:t>
      </w:r>
      <w:bookmarkEnd w:id="1340"/>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41" w:name="_Toc393718987"/>
      <w:bookmarkStart w:id="1342"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41"/>
      <w:bookmarkEnd w:id="1342"/>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43" w:name="_Toc393718988"/>
      <w:bookmarkStart w:id="1344"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343"/>
      <w:bookmarkEnd w:id="1344"/>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45" w:name="_Toc393718989"/>
      <w:bookmarkStart w:id="1346"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345"/>
      <w:bookmarkEnd w:id="1346"/>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47" w:name="_Toc393718990"/>
      <w:bookmarkStart w:id="1348"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1347"/>
      <w:bookmarkEnd w:id="1348"/>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49" w:name="_Toc393718991"/>
      <w:bookmarkStart w:id="1350"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1349"/>
      <w:bookmarkEnd w:id="1350"/>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51" w:name="_Toc393718992"/>
      <w:bookmarkStart w:id="1352"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1351"/>
      <w:bookmarkEnd w:id="1352"/>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53" w:name="_Toc393718993"/>
      <w:bookmarkStart w:id="1354"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1353"/>
      <w:bookmarkEnd w:id="1354"/>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355" w:name="_Toc393718994"/>
      <w:bookmarkStart w:id="1356"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1355"/>
      <w:bookmarkEnd w:id="1356"/>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357" w:name="_Toc393718995"/>
      <w:bookmarkStart w:id="1358"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1357"/>
      <w:bookmarkEnd w:id="1358"/>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p w14:paraId="5F75166F" w14:textId="77777777" w:rsidR="00E241C3" w:rsidRPr="008F00D6" w:rsidRDefault="00E241C3" w:rsidP="00B81849">
      <w:pPr>
        <w:pStyle w:val="H1"/>
        <w:numPr>
          <w:ilvl w:val="0"/>
          <w:numId w:val="22"/>
        </w:numPr>
      </w:pPr>
      <w:bookmarkStart w:id="1359" w:name="_Toc393726803"/>
      <w:r w:rsidRPr="008F00D6">
        <w:rPr>
          <w:noProof/>
        </w:rPr>
        <w:lastRenderedPageBreak/>
        <mc:AlternateContent>
          <mc:Choice Requires="wpg">
            <w:drawing>
              <wp:anchor distT="0" distB="0" distL="114300" distR="114300" simplePos="0" relativeHeight="251668480"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F70EB6" w:rsidRPr="00C70986" w:rsidRDefault="00F70EB6"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E42C7" id="Group 62" o:spid="_x0000_s1046" style="position:absolute;left:0;text-align:left;margin-left:2.65pt;margin-top:-8.8pt;width:455.25pt;height:68.25pt;z-index:-25164800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77777777" w:rsidR="00F70EB6" w:rsidRPr="00C70986" w:rsidRDefault="00F70EB6"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rsidRPr="008F00D6">
        <w:t>References</w:t>
      </w:r>
      <w:bookmarkEnd w:id="1359"/>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Christopher Kerrutt,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9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3" w:author="Masoud Sadjadi" w:date="2015-02-23T10:58:00Z" w:initials="MS">
    <w:p w14:paraId="1209C039" w14:textId="58869D3F" w:rsidR="00F70EB6" w:rsidRDefault="00F70EB6">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123C2A" w14:textId="77777777" w:rsidR="00EB5670" w:rsidRDefault="00EB5670" w:rsidP="00B80CBB">
      <w:pPr>
        <w:spacing w:after="0" w:line="240" w:lineRule="auto"/>
      </w:pPr>
      <w:r>
        <w:separator/>
      </w:r>
    </w:p>
  </w:endnote>
  <w:endnote w:type="continuationSeparator" w:id="0">
    <w:p w14:paraId="1E73A584" w14:textId="77777777" w:rsidR="00EB5670" w:rsidRDefault="00EB5670"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E1FD8" w14:textId="77777777" w:rsidR="00F70EB6" w:rsidRDefault="00F70EB6">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A2346E">
      <w:rPr>
        <w:rFonts w:cs="Times New Roman"/>
        <w:noProof/>
        <w:sz w:val="20"/>
        <w:szCs w:val="20"/>
      </w:rPr>
      <w:t>108</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0FFA98" w14:textId="77777777" w:rsidR="00EB5670" w:rsidRDefault="00EB5670" w:rsidP="00B80CBB">
      <w:pPr>
        <w:spacing w:after="0" w:line="240" w:lineRule="auto"/>
      </w:pPr>
      <w:r>
        <w:separator/>
      </w:r>
    </w:p>
  </w:footnote>
  <w:footnote w:type="continuationSeparator" w:id="0">
    <w:p w14:paraId="37E9A244" w14:textId="77777777" w:rsidR="00EB5670" w:rsidRDefault="00EB5670"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BFD279C"/>
    <w:multiLevelType w:val="hybridMultilevel"/>
    <w:tmpl w:val="8CB21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6AF635C"/>
    <w:multiLevelType w:val="hybridMultilevel"/>
    <w:tmpl w:val="64686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3">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1AFA1C5E"/>
    <w:multiLevelType w:val="hybridMultilevel"/>
    <w:tmpl w:val="EAAA0886"/>
    <w:lvl w:ilvl="0" w:tplc="7A1C27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EE32969"/>
    <w:multiLevelType w:val="hybridMultilevel"/>
    <w:tmpl w:val="A71EA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3">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6">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D3A3C38"/>
    <w:multiLevelType w:val="hybridMultilevel"/>
    <w:tmpl w:val="E8128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30CF39B0"/>
    <w:multiLevelType w:val="hybridMultilevel"/>
    <w:tmpl w:val="AB068D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1">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4">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7">
    <w:nsid w:val="3E5745CB"/>
    <w:multiLevelType w:val="hybridMultilevel"/>
    <w:tmpl w:val="5A306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9">
    <w:nsid w:val="40194C3F"/>
    <w:multiLevelType w:val="hybridMultilevel"/>
    <w:tmpl w:val="B438763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0">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490E696C"/>
    <w:multiLevelType w:val="hybridMultilevel"/>
    <w:tmpl w:val="43E89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55">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6">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3367B9A"/>
    <w:multiLevelType w:val="hybridMultilevel"/>
    <w:tmpl w:val="4AAAD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5944593"/>
    <w:multiLevelType w:val="hybridMultilevel"/>
    <w:tmpl w:val="CA88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2">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3">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0CA6082"/>
    <w:multiLevelType w:val="hybridMultilevel"/>
    <w:tmpl w:val="2AAC609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5">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6">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9">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5">
    <w:nsid w:val="7267311F"/>
    <w:multiLevelType w:val="multilevel"/>
    <w:tmpl w:val="775E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4EA7FB3"/>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0">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nsid w:val="79311918"/>
    <w:multiLevelType w:val="hybridMultilevel"/>
    <w:tmpl w:val="C29C9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6">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8"/>
  </w:num>
  <w:num w:numId="2">
    <w:abstractNumId w:val="74"/>
  </w:num>
  <w:num w:numId="3">
    <w:abstractNumId w:val="11"/>
  </w:num>
  <w:num w:numId="4">
    <w:abstractNumId w:val="83"/>
  </w:num>
  <w:num w:numId="5">
    <w:abstractNumId w:val="16"/>
  </w:num>
  <w:num w:numId="6">
    <w:abstractNumId w:val="7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6"/>
  </w:num>
  <w:num w:numId="8">
    <w:abstractNumId w:val="15"/>
  </w:num>
  <w:num w:numId="9">
    <w:abstractNumId w:val="36"/>
  </w:num>
  <w:num w:numId="10">
    <w:abstractNumId w:val="54"/>
  </w:num>
  <w:num w:numId="11">
    <w:abstractNumId w:val="29"/>
  </w:num>
  <w:num w:numId="12">
    <w:abstractNumId w:val="48"/>
  </w:num>
  <w:num w:numId="13">
    <w:abstractNumId w:val="3"/>
  </w:num>
  <w:num w:numId="14">
    <w:abstractNumId w:val="61"/>
  </w:num>
  <w:num w:numId="15">
    <w:abstractNumId w:val="13"/>
  </w:num>
  <w:num w:numId="16">
    <w:abstractNumId w:val="1"/>
  </w:num>
  <w:num w:numId="17">
    <w:abstractNumId w:val="65"/>
  </w:num>
  <w:num w:numId="18">
    <w:abstractNumId w:val="50"/>
  </w:num>
  <w:num w:numId="19">
    <w:abstractNumId w:val="86"/>
  </w:num>
  <w:num w:numId="20">
    <w:abstractNumId w:val="41"/>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2"/>
  </w:num>
  <w:num w:numId="23">
    <w:abstractNumId w:val="24"/>
  </w:num>
  <w:num w:numId="24">
    <w:abstractNumId w:val="12"/>
  </w:num>
  <w:num w:numId="25">
    <w:abstractNumId w:val="55"/>
  </w:num>
  <w:num w:numId="26">
    <w:abstractNumId w:val="43"/>
  </w:num>
  <w:num w:numId="27">
    <w:abstractNumId w:val="62"/>
  </w:num>
  <w:num w:numId="28">
    <w:abstractNumId w:val="85"/>
  </w:num>
  <w:num w:numId="29">
    <w:abstractNumId w:val="32"/>
  </w:num>
  <w:num w:numId="30">
    <w:abstractNumId w:val="7"/>
  </w:num>
  <w:num w:numId="31">
    <w:abstractNumId w:val="46"/>
  </w:num>
  <w:num w:numId="32">
    <w:abstractNumId w:val="68"/>
  </w:num>
  <w:num w:numId="33">
    <w:abstractNumId w:val="79"/>
  </w:num>
  <w:num w:numId="34">
    <w:abstractNumId w:val="34"/>
  </w:num>
  <w:num w:numId="35">
    <w:abstractNumId w:val="35"/>
  </w:num>
  <w:num w:numId="36">
    <w:abstractNumId w:val="0"/>
  </w:num>
  <w:num w:numId="37">
    <w:abstractNumId w:val="23"/>
  </w:num>
  <w:num w:numId="38">
    <w:abstractNumId w:val="2"/>
  </w:num>
  <w:num w:numId="39">
    <w:abstractNumId w:val="8"/>
  </w:num>
  <w:num w:numId="40">
    <w:abstractNumId w:val="22"/>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num>
  <w:num w:numId="46">
    <w:abstractNumId w:val="71"/>
  </w:num>
  <w:num w:numId="47">
    <w:abstractNumId w:val="19"/>
  </w:num>
  <w:num w:numId="48">
    <w:abstractNumId w:val="5"/>
  </w:num>
  <w:num w:numId="49">
    <w:abstractNumId w:val="66"/>
  </w:num>
  <w:num w:numId="50">
    <w:abstractNumId w:val="6"/>
  </w:num>
  <w:num w:numId="51">
    <w:abstractNumId w:val="42"/>
  </w:num>
  <w:num w:numId="52">
    <w:abstractNumId w:val="76"/>
  </w:num>
  <w:num w:numId="53">
    <w:abstractNumId w:val="84"/>
  </w:num>
  <w:num w:numId="54">
    <w:abstractNumId w:val="9"/>
  </w:num>
  <w:num w:numId="55">
    <w:abstractNumId w:val="38"/>
  </w:num>
  <w:num w:numId="56">
    <w:abstractNumId w:val="45"/>
  </w:num>
  <w:num w:numId="57">
    <w:abstractNumId w:val="4"/>
  </w:num>
  <w:num w:numId="58">
    <w:abstractNumId w:val="52"/>
  </w:num>
  <w:num w:numId="59">
    <w:abstractNumId w:val="67"/>
  </w:num>
  <w:num w:numId="60">
    <w:abstractNumId w:val="77"/>
  </w:num>
  <w:num w:numId="61">
    <w:abstractNumId w:val="17"/>
  </w:num>
  <w:num w:numId="62">
    <w:abstractNumId w:val="80"/>
  </w:num>
  <w:num w:numId="63">
    <w:abstractNumId w:val="63"/>
  </w:num>
  <w:num w:numId="64">
    <w:abstractNumId w:val="20"/>
  </w:num>
  <w:num w:numId="65">
    <w:abstractNumId w:val="18"/>
  </w:num>
  <w:num w:numId="66">
    <w:abstractNumId w:val="57"/>
  </w:num>
  <w:num w:numId="67">
    <w:abstractNumId w:val="70"/>
  </w:num>
  <w:num w:numId="68">
    <w:abstractNumId w:val="31"/>
  </w:num>
  <w:num w:numId="69">
    <w:abstractNumId w:val="14"/>
  </w:num>
  <w:num w:numId="70">
    <w:abstractNumId w:val="69"/>
  </w:num>
  <w:num w:numId="71">
    <w:abstractNumId w:val="39"/>
  </w:num>
  <w:num w:numId="72">
    <w:abstractNumId w:val="73"/>
  </w:num>
  <w:num w:numId="73">
    <w:abstractNumId w:val="25"/>
  </w:num>
  <w:num w:numId="74">
    <w:abstractNumId w:val="27"/>
  </w:num>
  <w:num w:numId="75">
    <w:abstractNumId w:val="60"/>
  </w:num>
  <w:num w:numId="76">
    <w:abstractNumId w:val="82"/>
  </w:num>
  <w:num w:numId="77">
    <w:abstractNumId w:val="59"/>
  </w:num>
  <w:num w:numId="78">
    <w:abstractNumId w:val="37"/>
  </w:num>
  <w:num w:numId="79">
    <w:abstractNumId w:val="78"/>
  </w:num>
  <w:num w:numId="80">
    <w:abstractNumId w:val="64"/>
  </w:num>
  <w:num w:numId="81">
    <w:abstractNumId w:val="75"/>
  </w:num>
  <w:num w:numId="82">
    <w:abstractNumId w:val="47"/>
  </w:num>
  <w:num w:numId="83">
    <w:abstractNumId w:val="53"/>
  </w:num>
  <w:num w:numId="84">
    <w:abstractNumId w:val="49"/>
  </w:num>
  <w:num w:numId="85">
    <w:abstractNumId w:val="40"/>
  </w:num>
  <w:num w:numId="86">
    <w:abstractNumId w:val="30"/>
  </w:num>
  <w:num w:numId="87">
    <w:abstractNumId w:val="10"/>
  </w:num>
  <w:num w:numId="88">
    <w:abstractNumId w:val="21"/>
  </w:num>
  <w:numIdMacAtCleanup w:val="7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1482"/>
    <w:rsid w:val="000D569E"/>
    <w:rsid w:val="0015252E"/>
    <w:rsid w:val="0018548F"/>
    <w:rsid w:val="00222923"/>
    <w:rsid w:val="002272B4"/>
    <w:rsid w:val="00273E04"/>
    <w:rsid w:val="002F39E4"/>
    <w:rsid w:val="0030227B"/>
    <w:rsid w:val="00360E90"/>
    <w:rsid w:val="003E009E"/>
    <w:rsid w:val="003F632E"/>
    <w:rsid w:val="003F64E9"/>
    <w:rsid w:val="0040780A"/>
    <w:rsid w:val="00452A67"/>
    <w:rsid w:val="00494D89"/>
    <w:rsid w:val="004A7470"/>
    <w:rsid w:val="004E3B12"/>
    <w:rsid w:val="004E6B41"/>
    <w:rsid w:val="004F33B0"/>
    <w:rsid w:val="00513446"/>
    <w:rsid w:val="005336C7"/>
    <w:rsid w:val="005717DA"/>
    <w:rsid w:val="0058063A"/>
    <w:rsid w:val="0058436E"/>
    <w:rsid w:val="0059207C"/>
    <w:rsid w:val="005A113E"/>
    <w:rsid w:val="005A6E6B"/>
    <w:rsid w:val="005C4FB3"/>
    <w:rsid w:val="00607FC9"/>
    <w:rsid w:val="00625414"/>
    <w:rsid w:val="006560EB"/>
    <w:rsid w:val="0068006D"/>
    <w:rsid w:val="00680D8C"/>
    <w:rsid w:val="00711F32"/>
    <w:rsid w:val="00720596"/>
    <w:rsid w:val="007A1836"/>
    <w:rsid w:val="007C2BA9"/>
    <w:rsid w:val="007E29FA"/>
    <w:rsid w:val="007F5506"/>
    <w:rsid w:val="0081397D"/>
    <w:rsid w:val="008205EC"/>
    <w:rsid w:val="00842A02"/>
    <w:rsid w:val="00852839"/>
    <w:rsid w:val="00867064"/>
    <w:rsid w:val="008E1B47"/>
    <w:rsid w:val="008E3B9D"/>
    <w:rsid w:val="008E6A85"/>
    <w:rsid w:val="00900A1E"/>
    <w:rsid w:val="00903E5E"/>
    <w:rsid w:val="00924EA3"/>
    <w:rsid w:val="00970815"/>
    <w:rsid w:val="00984D9E"/>
    <w:rsid w:val="009A7C80"/>
    <w:rsid w:val="009D5F86"/>
    <w:rsid w:val="009E5339"/>
    <w:rsid w:val="00A2346E"/>
    <w:rsid w:val="00A25FEC"/>
    <w:rsid w:val="00A46B94"/>
    <w:rsid w:val="00A52FD6"/>
    <w:rsid w:val="00A6615B"/>
    <w:rsid w:val="00AA0D22"/>
    <w:rsid w:val="00AC393C"/>
    <w:rsid w:val="00B423FF"/>
    <w:rsid w:val="00B7267D"/>
    <w:rsid w:val="00B80CBB"/>
    <w:rsid w:val="00B81849"/>
    <w:rsid w:val="00B97A52"/>
    <w:rsid w:val="00BC1C1B"/>
    <w:rsid w:val="00BC7C2C"/>
    <w:rsid w:val="00C41EE3"/>
    <w:rsid w:val="00C4232D"/>
    <w:rsid w:val="00C4602F"/>
    <w:rsid w:val="00C60D2C"/>
    <w:rsid w:val="00C77142"/>
    <w:rsid w:val="00CB2CFC"/>
    <w:rsid w:val="00CF1C0F"/>
    <w:rsid w:val="00CF2B7D"/>
    <w:rsid w:val="00CF59C7"/>
    <w:rsid w:val="00CF6612"/>
    <w:rsid w:val="00D32579"/>
    <w:rsid w:val="00D614BF"/>
    <w:rsid w:val="00D624C4"/>
    <w:rsid w:val="00DF1558"/>
    <w:rsid w:val="00E04B8B"/>
    <w:rsid w:val="00E241C3"/>
    <w:rsid w:val="00E264C0"/>
    <w:rsid w:val="00E40FD8"/>
    <w:rsid w:val="00E6412F"/>
    <w:rsid w:val="00E76938"/>
    <w:rsid w:val="00EB5670"/>
    <w:rsid w:val="00ED4F48"/>
    <w:rsid w:val="00F0639A"/>
    <w:rsid w:val="00F21AE8"/>
    <w:rsid w:val="00F24E68"/>
    <w:rsid w:val="00F66020"/>
    <w:rsid w:val="00F70EB6"/>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15:docId w15:val="{E72695D4-24DD-4FD7-9431-CE45AB5A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 w:type="character" w:customStyle="1" w:styleId="card-name">
    <w:name w:val="card-name"/>
    <w:basedOn w:val="DefaultParagraphFont"/>
    <w:rsid w:val="003E0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image" Target="media/image54.jpeg"/><Relationship Id="rId68" Type="http://schemas.openxmlformats.org/officeDocument/2006/relationships/image" Target="media/image59.emf"/><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emf"/><Relationship Id="rId11" Type="http://schemas.openxmlformats.org/officeDocument/2006/relationships/comments" Target="comments.xml"/><Relationship Id="rId32" Type="http://schemas.openxmlformats.org/officeDocument/2006/relationships/image" Target="media/image23.emf"/><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emf"/><Relationship Id="rId64" Type="http://schemas.openxmlformats.org/officeDocument/2006/relationships/image" Target="media/image55.jpeg"/><Relationship Id="rId69" Type="http://schemas.openxmlformats.org/officeDocument/2006/relationships/image" Target="media/image60.emf"/><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emf"/><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emf"/><Relationship Id="rId75" Type="http://schemas.openxmlformats.org/officeDocument/2006/relationships/image" Target="media/image66.png"/><Relationship Id="rId83" Type="http://schemas.openxmlformats.org/officeDocument/2006/relationships/image" Target="media/image74.emf"/><Relationship Id="rId88" Type="http://schemas.openxmlformats.org/officeDocument/2006/relationships/image" Target="media/image79.png"/><Relationship Id="rId91" Type="http://schemas.openxmlformats.org/officeDocument/2006/relationships/image" Target="media/image82.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emf"/><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emf"/><Relationship Id="rId39" Type="http://schemas.openxmlformats.org/officeDocument/2006/relationships/image" Target="media/image30.png"/><Relationship Id="rId34" Type="http://schemas.openxmlformats.org/officeDocument/2006/relationships/image" Target="media/image25.jpg"/><Relationship Id="rId50" Type="http://schemas.openxmlformats.org/officeDocument/2006/relationships/image" Target="media/image41.emf"/><Relationship Id="rId55" Type="http://schemas.openxmlformats.org/officeDocument/2006/relationships/image" Target="media/image46.jpeg"/><Relationship Id="rId76" Type="http://schemas.openxmlformats.org/officeDocument/2006/relationships/image" Target="media/image67.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emf"/><Relationship Id="rId87" Type="http://schemas.openxmlformats.org/officeDocument/2006/relationships/image" Target="media/image78.png"/><Relationship Id="rId61" Type="http://schemas.openxmlformats.org/officeDocument/2006/relationships/image" Target="media/image52.jpeg"/><Relationship Id="rId82" Type="http://schemas.openxmlformats.org/officeDocument/2006/relationships/image" Target="media/image73.png"/><Relationship Id="rId19" Type="http://schemas.openxmlformats.org/officeDocument/2006/relationships/image" Target="media/image10.emf"/><Relationship Id="rId14" Type="http://schemas.openxmlformats.org/officeDocument/2006/relationships/image" Target="media/image5.png"/><Relationship Id="rId30" Type="http://schemas.openxmlformats.org/officeDocument/2006/relationships/image" Target="media/image21.emf"/><Relationship Id="rId35" Type="http://schemas.openxmlformats.org/officeDocument/2006/relationships/image" Target="media/image26.jpg"/><Relationship Id="rId56" Type="http://schemas.openxmlformats.org/officeDocument/2006/relationships/image" Target="media/image47.jpeg"/><Relationship Id="rId77"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42.jpeg"/><Relationship Id="rId72" Type="http://schemas.openxmlformats.org/officeDocument/2006/relationships/image" Target="media/image63.png"/><Relationship Id="rId93"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C99DE2C2-E1A5-439E-80BB-B78BEE6F0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141</Pages>
  <Words>14576</Words>
  <Characters>83084</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32</cp:revision>
  <dcterms:created xsi:type="dcterms:W3CDTF">2015-02-02T17:25:00Z</dcterms:created>
  <dcterms:modified xsi:type="dcterms:W3CDTF">2015-03-28T13:35:00Z</dcterms:modified>
</cp:coreProperties>
</file>