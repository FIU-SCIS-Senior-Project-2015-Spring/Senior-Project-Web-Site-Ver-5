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AA0D22">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AA0D22">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AA0D22">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AA0D22">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AA0D22">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AA0D22"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AA0D22">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AA0D22">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AA0D22">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AA0D22">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AA0D22">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AA0D22">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AA0D22">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AA0D22">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AA0D22">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AA0D22">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AA0D22">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AA0D22">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AA0D22">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AA0D22">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AA0D22">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AA0D22">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AA0D22">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AA0D22">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AA0D22">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AA0D22">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AA0D22">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D59BFD"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1672"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C7DEB8"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6BA12"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3133D"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DA391"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0EF36"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B7D7D"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7B6BC"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E660C"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43508A"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9C3E8"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88"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589" w:author="Jacek" w:date="2015-02-25T09:02:00Z"/>
                <w:rFonts w:ascii="Times New Roman" w:hAnsi="Times New Roman" w:cs="Times New Roman"/>
              </w:rPr>
            </w:pPr>
            <w:ins w:id="590"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91" w:author="Jacek" w:date="2015-02-25T09:09:00Z">
              <w:r>
                <w:rPr>
                  <w:rFonts w:ascii="Times New Roman" w:eastAsia="Times New Roman" w:hAnsi="Times New Roman" w:cs="Times New Roman"/>
                  <w:b/>
                  <w:sz w:val="24"/>
                </w:rPr>
                <w:t>6</w:t>
              </w:r>
            </w:ins>
            <w:ins w:id="59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593" w:author="Jacek" w:date="2015-02-25T09:02:00Z"/>
                <w:rFonts w:ascii="Times New Roman" w:hAnsi="Times New Roman" w:cs="Times New Roman"/>
              </w:rPr>
            </w:pPr>
            <w:ins w:id="594"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595"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596" w:author="Jacek" w:date="2015-02-25T09:02:00Z"/>
                <w:rFonts w:ascii="Times New Roman" w:hAnsi="Times New Roman" w:cs="Times New Roman"/>
              </w:rPr>
            </w:pPr>
            <w:ins w:id="59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598" w:author="Jacek" w:date="2015-02-25T09:02:00Z"/>
                <w:rFonts w:ascii="Times New Roman" w:hAnsi="Times New Roman" w:cs="Times New Roman"/>
              </w:rPr>
            </w:pPr>
            <w:ins w:id="599"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00"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01" w:author="Jacek" w:date="2015-02-25T09:02:00Z"/>
                <w:rFonts w:ascii="Times New Roman" w:hAnsi="Times New Roman" w:cs="Times New Roman"/>
              </w:rPr>
            </w:pPr>
            <w:ins w:id="60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03" w:author="Jacek" w:date="2015-02-25T09:02:00Z"/>
                <w:rFonts w:ascii="Times New Roman" w:hAnsi="Times New Roman" w:cs="Times New Roman"/>
              </w:rPr>
            </w:pPr>
            <w:ins w:id="604"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05" w:author="Jacek" w:date="2015-02-25T09:02:00Z"/>
                <w:rFonts w:ascii="Times New Roman" w:hAnsi="Times New Roman" w:cs="Times New Roman"/>
              </w:rPr>
            </w:pPr>
            <w:ins w:id="606"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07" w:author="Jacek" w:date="2015-02-25T09:02:00Z"/>
                <w:rFonts w:ascii="Times New Roman" w:hAnsi="Times New Roman" w:cs="Times New Roman"/>
              </w:rPr>
            </w:pPr>
            <w:ins w:id="608"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09" w:author="Jacek" w:date="2015-02-25T09:02:00Z"/>
                <w:rFonts w:ascii="Times New Roman" w:hAnsi="Times New Roman" w:cs="Times New Roman"/>
              </w:rPr>
            </w:pPr>
            <w:ins w:id="610"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11" w:author="Jacek" w:date="2015-02-25T09:02:00Z"/>
                <w:rFonts w:ascii="Times New Roman" w:hAnsi="Times New Roman" w:cs="Times New Roman"/>
              </w:rPr>
            </w:pPr>
            <w:ins w:id="612"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13" w:author="Jacek" w:date="2015-02-25T09:02:00Z"/>
                <w:rFonts w:ascii="Times New Roman" w:hAnsi="Times New Roman" w:cs="Times New Roman"/>
              </w:rPr>
            </w:pPr>
            <w:ins w:id="614"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15" w:author="Jacek" w:date="2015-02-25T09:02:00Z"/>
                <w:rFonts w:ascii="Times New Roman" w:hAnsi="Times New Roman" w:cs="Times New Roman"/>
              </w:rPr>
            </w:pPr>
            <w:ins w:id="616"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17" w:author="Jacek" w:date="2015-02-25T09:02:00Z"/>
                <w:rFonts w:ascii="Times New Roman" w:hAnsi="Times New Roman" w:cs="Times New Roman"/>
              </w:rPr>
            </w:pPr>
            <w:ins w:id="618"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19" w:author="Jacek" w:date="2015-02-25T09:02:00Z"/>
                <w:rFonts w:ascii="Times New Roman" w:hAnsi="Times New Roman" w:cs="Times New Roman"/>
              </w:rPr>
            </w:pPr>
            <w:ins w:id="620" w:author="Jacek" w:date="2015-02-25T09:02:00Z">
              <w:r>
                <w:rPr>
                  <w:rFonts w:ascii="Times New Roman" w:eastAsia="Times New Roman" w:hAnsi="Times New Roman" w:cs="Times New Roman"/>
                </w:rPr>
                <w:lastRenderedPageBreak/>
                <w:t>Student clicks on “Yes”.</w:t>
              </w:r>
            </w:ins>
          </w:p>
          <w:p w14:paraId="1F720F6B" w14:textId="77777777" w:rsidR="00F21AE8" w:rsidRPr="00456D52" w:rsidRDefault="00F21AE8" w:rsidP="00680D8C">
            <w:pPr>
              <w:pStyle w:val="ListParagraph"/>
              <w:numPr>
                <w:ilvl w:val="0"/>
                <w:numId w:val="67"/>
              </w:numPr>
              <w:spacing w:line="256" w:lineRule="auto"/>
              <w:jc w:val="left"/>
              <w:rPr>
                <w:ins w:id="621" w:author="Jacek" w:date="2015-02-25T09:02:00Z"/>
                <w:rFonts w:ascii="Times New Roman" w:hAnsi="Times New Roman" w:cs="Times New Roman"/>
              </w:rPr>
            </w:pPr>
            <w:ins w:id="622"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23"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24" w:author="Jacek" w:date="2015-02-25T09:02:00Z"/>
                <w:rFonts w:ascii="Times New Roman" w:hAnsi="Times New Roman" w:cs="Times New Roman"/>
              </w:rPr>
            </w:pPr>
            <w:ins w:id="625"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26" w:author="Jacek" w:date="2015-02-25T09:02:00Z"/>
                <w:rFonts w:ascii="Times New Roman" w:eastAsiaTheme="minorHAnsi" w:hAnsi="Times New Roman" w:cs="Times New Roman"/>
              </w:rPr>
            </w:pPr>
            <w:ins w:id="627"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28"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29" w:author="Jacek" w:date="2015-02-25T09:02:00Z"/>
                <w:rFonts w:ascii="Times New Roman" w:hAnsi="Times New Roman" w:cs="Times New Roman"/>
              </w:rPr>
            </w:pPr>
            <w:ins w:id="6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31" w:author="Jacek" w:date="2015-02-25T09:02:00Z"/>
                <w:rFonts w:ascii="Times New Roman" w:hAnsi="Times New Roman" w:cs="Times New Roman"/>
              </w:rPr>
            </w:pPr>
            <w:ins w:id="632"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33" w:author="Jacek" w:date="2015-02-25T09:02:00Z"/>
                <w:rFonts w:ascii="Times New Roman" w:hAnsi="Times New Roman" w:cs="Times New Roman"/>
              </w:rPr>
            </w:pPr>
            <w:ins w:id="634"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35"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36" w:author="Jacek" w:date="2015-02-25T09:02:00Z"/>
                <w:rFonts w:ascii="Times New Roman" w:hAnsi="Times New Roman" w:cs="Times New Roman"/>
              </w:rPr>
            </w:pPr>
            <w:ins w:id="63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38" w:author="Jacek" w:date="2015-02-25T09:02:00Z"/>
                <w:rFonts w:ascii="Times New Roman" w:eastAsiaTheme="minorHAnsi" w:hAnsi="Times New Roman" w:cs="Times New Roman"/>
              </w:rPr>
            </w:pPr>
            <w:ins w:id="639"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40" w:author="yamel peraza" w:date="2015-02-25T18:11:00Z"/>
        </w:rPr>
      </w:pPr>
    </w:p>
    <w:p w14:paraId="1DBF8A1C" w14:textId="77777777" w:rsidR="00CF59C7" w:rsidRDefault="00CF59C7" w:rsidP="00900A1E">
      <w:pPr>
        <w:rPr>
          <w:ins w:id="641" w:author="yamel peraza" w:date="2015-02-25T18:10: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CF59C7" w:rsidRPr="00DE75FA" w14:paraId="316DC4AE" w14:textId="77777777" w:rsidTr="00CF59C7">
        <w:trPr>
          <w:ins w:id="642" w:author="yamel peraza" w:date="2015-02-25T18:11:00Z"/>
        </w:trPr>
        <w:tc>
          <w:tcPr>
            <w:tcW w:w="3708" w:type="dxa"/>
            <w:tcMar>
              <w:top w:w="100" w:type="dxa"/>
              <w:left w:w="115" w:type="dxa"/>
              <w:bottom w:w="100" w:type="dxa"/>
              <w:right w:w="115" w:type="dxa"/>
            </w:tcMar>
          </w:tcPr>
          <w:p w14:paraId="4FBBCB49" w14:textId="55B8631F" w:rsidR="00CF59C7" w:rsidRPr="00DE75FA" w:rsidRDefault="00CF59C7" w:rsidP="00CF59C7">
            <w:pPr>
              <w:spacing w:after="0" w:line="360" w:lineRule="auto"/>
              <w:rPr>
                <w:ins w:id="643" w:author="yamel peraza" w:date="2015-02-25T18:11:00Z"/>
                <w:rFonts w:ascii="Times New Roman" w:hAnsi="Times New Roman" w:cs="Times New Roman"/>
              </w:rPr>
            </w:pPr>
            <w:ins w:id="644" w:author="yamel peraza" w:date="2015-02-25T18:11: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7272993E" w14:textId="77777777" w:rsidR="00CF59C7" w:rsidRPr="00DE75FA" w:rsidRDefault="00CF59C7" w:rsidP="00CF59C7">
            <w:pPr>
              <w:spacing w:after="0" w:line="360" w:lineRule="auto"/>
              <w:rPr>
                <w:ins w:id="645" w:author="yamel peraza" w:date="2015-02-25T18:11:00Z"/>
                <w:rFonts w:ascii="Times New Roman" w:hAnsi="Times New Roman" w:cs="Times New Roman"/>
              </w:rPr>
            </w:pPr>
            <w:ins w:id="646" w:author="yamel peraza" w:date="2015-02-25T18:11:00Z">
              <w:r>
                <w:rPr>
                  <w:rFonts w:ascii="Times New Roman" w:eastAsia="Times New Roman" w:hAnsi="Times New Roman" w:cs="Times New Roman"/>
                  <w:b/>
                  <w:sz w:val="24"/>
                </w:rPr>
                <w:t>Student Requests VM Resources</w:t>
              </w:r>
            </w:ins>
          </w:p>
        </w:tc>
      </w:tr>
      <w:tr w:rsidR="00CF59C7" w:rsidRPr="00DE75FA" w14:paraId="7859A4D0" w14:textId="77777777" w:rsidTr="00CF59C7">
        <w:trPr>
          <w:ins w:id="647" w:author="yamel peraza" w:date="2015-02-25T18:11:00Z"/>
        </w:trPr>
        <w:tc>
          <w:tcPr>
            <w:tcW w:w="3708" w:type="dxa"/>
            <w:shd w:val="clear" w:color="auto" w:fill="BDD6EE"/>
            <w:tcMar>
              <w:top w:w="100" w:type="dxa"/>
              <w:left w:w="115" w:type="dxa"/>
              <w:bottom w:w="100" w:type="dxa"/>
              <w:right w:w="115" w:type="dxa"/>
            </w:tcMar>
          </w:tcPr>
          <w:p w14:paraId="5B1F0314" w14:textId="77777777" w:rsidR="00CF59C7" w:rsidRPr="00DE75FA" w:rsidRDefault="00CF59C7" w:rsidP="00CF59C7">
            <w:pPr>
              <w:spacing w:after="0" w:line="360" w:lineRule="auto"/>
              <w:rPr>
                <w:ins w:id="648" w:author="yamel peraza" w:date="2015-02-25T18:11:00Z"/>
                <w:rFonts w:ascii="Times New Roman" w:hAnsi="Times New Roman" w:cs="Times New Roman"/>
              </w:rPr>
            </w:pPr>
            <w:ins w:id="649" w:author="yamel peraza" w:date="2015-02-25T18:11: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FC5F520" w14:textId="77777777" w:rsidR="00CF59C7" w:rsidRPr="00DE75FA" w:rsidRDefault="00CF59C7" w:rsidP="00CF59C7">
            <w:pPr>
              <w:spacing w:after="0" w:line="360" w:lineRule="auto"/>
              <w:rPr>
                <w:ins w:id="650" w:author="yamel peraza" w:date="2015-02-25T18:11:00Z"/>
                <w:rFonts w:ascii="Times New Roman" w:hAnsi="Times New Roman" w:cs="Times New Roman"/>
              </w:rPr>
            </w:pPr>
            <w:ins w:id="651" w:author="yamel peraza" w:date="2015-02-25T18:11:00Z">
              <w:r>
                <w:rPr>
                  <w:rFonts w:ascii="Times New Roman" w:eastAsia="Times New Roman" w:hAnsi="Times New Roman" w:cs="Times New Roman"/>
                  <w:sz w:val="24"/>
                </w:rPr>
                <w:t>Student</w:t>
              </w:r>
            </w:ins>
          </w:p>
        </w:tc>
      </w:tr>
      <w:tr w:rsidR="00CF59C7" w:rsidRPr="006327E8" w14:paraId="73441DDC" w14:textId="77777777" w:rsidTr="00CF59C7">
        <w:trPr>
          <w:ins w:id="652" w:author="yamel peraza" w:date="2015-02-25T18:11:00Z"/>
        </w:trPr>
        <w:tc>
          <w:tcPr>
            <w:tcW w:w="3708" w:type="dxa"/>
            <w:tcMar>
              <w:top w:w="100" w:type="dxa"/>
              <w:left w:w="115" w:type="dxa"/>
              <w:bottom w:w="100" w:type="dxa"/>
              <w:right w:w="115" w:type="dxa"/>
            </w:tcMar>
          </w:tcPr>
          <w:p w14:paraId="2214B7C0" w14:textId="77777777" w:rsidR="00CF59C7" w:rsidRPr="00DE75FA" w:rsidRDefault="00CF59C7" w:rsidP="00CF59C7">
            <w:pPr>
              <w:spacing w:after="0" w:line="360" w:lineRule="auto"/>
              <w:rPr>
                <w:ins w:id="653" w:author="yamel peraza" w:date="2015-02-25T18:11:00Z"/>
                <w:rFonts w:ascii="Times New Roman" w:hAnsi="Times New Roman" w:cs="Times New Roman"/>
              </w:rPr>
            </w:pPr>
            <w:ins w:id="654" w:author="yamel peraza" w:date="2015-02-25T18:11: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FDA01B7" w14:textId="77777777" w:rsidR="00CF59C7" w:rsidRDefault="00CF59C7" w:rsidP="00CF59C7">
            <w:pPr>
              <w:rPr>
                <w:ins w:id="655" w:author="yamel peraza" w:date="2015-02-25T18:11:00Z"/>
              </w:rPr>
            </w:pPr>
          </w:p>
          <w:p w14:paraId="39808F77" w14:textId="77777777" w:rsidR="00CF59C7" w:rsidRPr="006B028B" w:rsidRDefault="00CF59C7" w:rsidP="00CF59C7">
            <w:pPr>
              <w:pStyle w:val="ListParagraph"/>
              <w:numPr>
                <w:ilvl w:val="0"/>
                <w:numId w:val="71"/>
              </w:numPr>
              <w:rPr>
                <w:ins w:id="656" w:author="yamel peraza" w:date="2015-02-25T18:11:00Z"/>
                <w:rFonts w:eastAsiaTheme="minorHAnsi"/>
              </w:rPr>
            </w:pPr>
            <w:ins w:id="657" w:author="yamel peraza" w:date="2015-02-25T18:11:00Z">
              <w:r>
                <w:rPr>
                  <w:rFonts w:eastAsiaTheme="minorHAnsi"/>
                </w:rPr>
                <w:t>System checks if current day is under deadline to choose a project. If deadline is over, system shows Create VM-Request button in My Project page.</w:t>
              </w:r>
            </w:ins>
          </w:p>
          <w:p w14:paraId="140C94BC" w14:textId="77777777" w:rsidR="00CF59C7" w:rsidRPr="006327E8" w:rsidRDefault="00CF59C7" w:rsidP="00CF59C7">
            <w:pPr>
              <w:pStyle w:val="ListParagraph"/>
              <w:numPr>
                <w:ilvl w:val="0"/>
                <w:numId w:val="71"/>
              </w:numPr>
              <w:rPr>
                <w:ins w:id="658" w:author="yamel peraza" w:date="2015-02-25T18:11:00Z"/>
                <w:rFonts w:eastAsiaTheme="minorHAnsi"/>
              </w:rPr>
            </w:pPr>
            <w:ins w:id="659" w:author="yamel peraza" w:date="2015-02-25T18:11:00Z">
              <w:r>
                <w:t>Student clicks on Create VM-Request button in My Project page.</w:t>
              </w:r>
            </w:ins>
          </w:p>
          <w:p w14:paraId="41B2B53B" w14:textId="77777777" w:rsidR="00CF59C7" w:rsidRPr="006327E8" w:rsidRDefault="00CF59C7" w:rsidP="00CF59C7">
            <w:pPr>
              <w:pStyle w:val="ListParagraph"/>
              <w:numPr>
                <w:ilvl w:val="0"/>
                <w:numId w:val="71"/>
              </w:numPr>
              <w:rPr>
                <w:ins w:id="660" w:author="yamel peraza" w:date="2015-02-25T18:11:00Z"/>
                <w:rFonts w:eastAsiaTheme="minorHAnsi"/>
              </w:rPr>
            </w:pPr>
            <w:ins w:id="661" w:author="yamel peraza" w:date="2015-02-25T18:11:00Z">
              <w:r w:rsidRPr="006327E8">
                <w:rPr>
                  <w:rFonts w:eastAsiaTheme="minorHAnsi"/>
                </w:rPr>
                <w:t>System gets existing user vm requests, and prompts user with VM – Request page.</w:t>
              </w:r>
            </w:ins>
          </w:p>
          <w:p w14:paraId="7FDF7677" w14:textId="77777777" w:rsidR="00CF59C7" w:rsidRPr="006B028B" w:rsidRDefault="00CF59C7" w:rsidP="00CF59C7">
            <w:pPr>
              <w:pStyle w:val="ListParagraph"/>
              <w:numPr>
                <w:ilvl w:val="0"/>
                <w:numId w:val="71"/>
              </w:numPr>
              <w:rPr>
                <w:ins w:id="662" w:author="yamel peraza" w:date="2015-02-25T18:11:00Z"/>
                <w:rFonts w:eastAsiaTheme="minorHAnsi"/>
              </w:rPr>
            </w:pPr>
            <w:ins w:id="663" w:author="yamel peraza" w:date="2015-02-25T18:11:00Z">
              <w:r>
                <w:t>Student selects Image of preference, RAM, Storage amount and Number of VM needed and clicks Submit button.</w:t>
              </w:r>
            </w:ins>
          </w:p>
          <w:p w14:paraId="3AD0B1DC" w14:textId="77777777" w:rsidR="00CF59C7" w:rsidRPr="006327E8" w:rsidRDefault="00CF59C7" w:rsidP="00CF59C7">
            <w:pPr>
              <w:pStyle w:val="ListParagraph"/>
              <w:numPr>
                <w:ilvl w:val="0"/>
                <w:numId w:val="71"/>
              </w:numPr>
              <w:rPr>
                <w:ins w:id="664" w:author="yamel peraza" w:date="2015-02-25T18:11:00Z"/>
                <w:rFonts w:eastAsiaTheme="minorHAnsi"/>
              </w:rPr>
            </w:pPr>
            <w:ins w:id="665" w:author="yamel peraza" w:date="2015-02-25T18:11:00Z">
              <w:r>
                <w:t xml:space="preserve">System inserts VM request into database. </w:t>
              </w:r>
              <w:r w:rsidRPr="006327E8">
                <w:rPr>
                  <w:rFonts w:eastAsiaTheme="minorHAnsi"/>
                </w:rPr>
                <w:t xml:space="preserve">               </w:t>
              </w:r>
            </w:ins>
          </w:p>
        </w:tc>
      </w:tr>
      <w:tr w:rsidR="00CF59C7" w:rsidRPr="006B028B" w14:paraId="201DA5DA" w14:textId="77777777" w:rsidTr="00CF59C7">
        <w:trPr>
          <w:ins w:id="666" w:author="yamel peraza" w:date="2015-02-25T18:11:00Z"/>
        </w:trPr>
        <w:tc>
          <w:tcPr>
            <w:tcW w:w="3708" w:type="dxa"/>
            <w:shd w:val="clear" w:color="auto" w:fill="BDD6EE"/>
            <w:tcMar>
              <w:top w:w="100" w:type="dxa"/>
              <w:left w:w="115" w:type="dxa"/>
              <w:bottom w:w="100" w:type="dxa"/>
              <w:right w:w="115" w:type="dxa"/>
            </w:tcMar>
          </w:tcPr>
          <w:p w14:paraId="173A7211" w14:textId="77777777" w:rsidR="00CF59C7" w:rsidRPr="00DE75FA" w:rsidRDefault="00CF59C7" w:rsidP="00CF59C7">
            <w:pPr>
              <w:spacing w:after="0" w:line="360" w:lineRule="auto"/>
              <w:rPr>
                <w:ins w:id="667" w:author="yamel peraza" w:date="2015-02-25T18:11:00Z"/>
                <w:rFonts w:ascii="Times New Roman" w:hAnsi="Times New Roman" w:cs="Times New Roman"/>
              </w:rPr>
            </w:pPr>
            <w:ins w:id="668" w:author="yamel peraza" w:date="2015-02-25T18:11: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836B471" w14:textId="77777777" w:rsidR="00CF59C7" w:rsidRPr="006B028B" w:rsidRDefault="00CF59C7" w:rsidP="00CF59C7">
            <w:pPr>
              <w:spacing w:line="256" w:lineRule="auto"/>
              <w:jc w:val="left"/>
              <w:rPr>
                <w:ins w:id="669" w:author="yamel peraza" w:date="2015-02-25T18:11:00Z"/>
                <w:rFonts w:ascii="Times New Roman" w:eastAsiaTheme="minorHAnsi" w:hAnsi="Times New Roman" w:cs="Times New Roman"/>
              </w:rPr>
            </w:pPr>
            <w:ins w:id="670" w:author="yamel peraza" w:date="2015-02-25T18:11:00Z">
              <w:r w:rsidRPr="00900A1E">
                <w:rPr>
                  <w:rFonts w:eastAsia="Times New Roman" w:cs="Times New Roman"/>
                  <w:b/>
                  <w:sz w:val="24"/>
                </w:rPr>
                <w:t>Alternative flow 1:</w:t>
              </w:r>
            </w:ins>
          </w:p>
          <w:p w14:paraId="25B52AB8" w14:textId="77777777" w:rsidR="00CF59C7" w:rsidRPr="006B028B" w:rsidRDefault="00CF59C7" w:rsidP="00CF59C7">
            <w:pPr>
              <w:pStyle w:val="ListParagraph"/>
              <w:numPr>
                <w:ilvl w:val="0"/>
                <w:numId w:val="72"/>
              </w:numPr>
              <w:spacing w:line="256" w:lineRule="auto"/>
              <w:jc w:val="left"/>
              <w:rPr>
                <w:ins w:id="671" w:author="yamel peraza" w:date="2015-02-25T18:11:00Z"/>
                <w:rFonts w:ascii="Times New Roman" w:eastAsiaTheme="minorHAnsi" w:hAnsi="Times New Roman" w:cs="Times New Roman"/>
              </w:rPr>
            </w:pPr>
            <w:ins w:id="672" w:author="yamel peraza" w:date="2015-02-25T18:11:00Z">
              <w:r w:rsidRPr="006327E8">
                <w:rPr>
                  <w:rFonts w:eastAsiaTheme="minorHAnsi"/>
                </w:rPr>
                <w:t>Student clicks on Add Another Request button.</w:t>
              </w:r>
            </w:ins>
          </w:p>
          <w:p w14:paraId="32349C40" w14:textId="77777777" w:rsidR="00CF59C7" w:rsidRPr="006B028B" w:rsidRDefault="00CF59C7" w:rsidP="00CF59C7">
            <w:pPr>
              <w:pStyle w:val="ListParagraph"/>
              <w:numPr>
                <w:ilvl w:val="0"/>
                <w:numId w:val="72"/>
              </w:numPr>
              <w:spacing w:line="256" w:lineRule="auto"/>
              <w:jc w:val="left"/>
              <w:rPr>
                <w:ins w:id="673" w:author="yamel peraza" w:date="2015-02-25T18:11:00Z"/>
                <w:rFonts w:ascii="Times New Roman" w:eastAsiaTheme="minorHAnsi" w:hAnsi="Times New Roman" w:cs="Times New Roman"/>
              </w:rPr>
            </w:pPr>
            <w:ins w:id="674" w:author="yamel peraza" w:date="2015-02-25T18:11:00Z">
              <w:r w:rsidRPr="006327E8">
                <w:rPr>
                  <w:rFonts w:eastAsiaTheme="minorHAnsi"/>
                </w:rPr>
                <w:t>System adds another table row for a new vm request.</w:t>
              </w:r>
            </w:ins>
          </w:p>
          <w:p w14:paraId="275B2110" w14:textId="77777777" w:rsidR="00CF59C7" w:rsidRPr="006B028B" w:rsidRDefault="00CF59C7" w:rsidP="00CF59C7">
            <w:pPr>
              <w:pStyle w:val="ListParagraph"/>
              <w:numPr>
                <w:ilvl w:val="0"/>
                <w:numId w:val="72"/>
              </w:numPr>
              <w:spacing w:line="256" w:lineRule="auto"/>
              <w:jc w:val="left"/>
              <w:rPr>
                <w:ins w:id="675" w:author="yamel peraza" w:date="2015-02-25T18:11:00Z"/>
                <w:rFonts w:ascii="Times New Roman" w:eastAsiaTheme="minorHAnsi" w:hAnsi="Times New Roman" w:cs="Times New Roman"/>
              </w:rPr>
            </w:pPr>
            <w:ins w:id="676" w:author="yamel peraza" w:date="2015-02-25T18:11:00Z">
              <w:r w:rsidRPr="006327E8">
                <w:rPr>
                  <w:rFonts w:eastAsiaTheme="minorHAnsi"/>
                </w:rPr>
                <w:t>Student then selects Image, RAM, Storage and Memory then, clicks Submit button.</w:t>
              </w:r>
            </w:ins>
          </w:p>
          <w:p w14:paraId="6E10262C" w14:textId="77777777" w:rsidR="00CF59C7" w:rsidRPr="006B028B" w:rsidRDefault="00CF59C7" w:rsidP="00CF59C7">
            <w:pPr>
              <w:pStyle w:val="ListParagraph"/>
              <w:numPr>
                <w:ilvl w:val="0"/>
                <w:numId w:val="72"/>
              </w:numPr>
              <w:spacing w:line="256" w:lineRule="auto"/>
              <w:jc w:val="left"/>
              <w:rPr>
                <w:ins w:id="677" w:author="yamel peraza" w:date="2015-02-25T18:11:00Z"/>
                <w:rFonts w:ascii="Times New Roman" w:eastAsiaTheme="minorHAnsi" w:hAnsi="Times New Roman" w:cs="Times New Roman"/>
              </w:rPr>
            </w:pPr>
            <w:ins w:id="678" w:author="yamel peraza" w:date="2015-02-25T18:11:00Z">
              <w:r w:rsidRPr="006327E8">
                <w:rPr>
                  <w:rFonts w:eastAsiaTheme="minorHAnsi"/>
                </w:rPr>
                <w:t>System inserts VM request into database.</w:t>
              </w:r>
            </w:ins>
          </w:p>
          <w:p w14:paraId="7C954B22" w14:textId="77777777" w:rsidR="00CF59C7" w:rsidRDefault="00CF59C7" w:rsidP="00CF59C7">
            <w:pPr>
              <w:spacing w:line="256" w:lineRule="auto"/>
              <w:jc w:val="left"/>
              <w:rPr>
                <w:ins w:id="679" w:author="yamel peraza" w:date="2015-02-25T18:11:00Z"/>
                <w:rFonts w:eastAsia="Times New Roman" w:cs="Times New Roman"/>
                <w:b/>
                <w:sz w:val="24"/>
              </w:rPr>
            </w:pPr>
            <w:ins w:id="680" w:author="yamel peraza" w:date="2015-02-25T18:11:00Z">
              <w:r>
                <w:rPr>
                  <w:rFonts w:eastAsia="Times New Roman" w:cs="Times New Roman"/>
                  <w:b/>
                  <w:sz w:val="24"/>
                </w:rPr>
                <w:t>Alternative flow 2</w:t>
              </w:r>
              <w:r w:rsidRPr="00900A1E">
                <w:rPr>
                  <w:rFonts w:eastAsia="Times New Roman" w:cs="Times New Roman"/>
                  <w:b/>
                  <w:sz w:val="24"/>
                </w:rPr>
                <w:t xml:space="preserve">: </w:t>
              </w:r>
            </w:ins>
          </w:p>
          <w:p w14:paraId="06705FF3" w14:textId="77777777" w:rsidR="00CF59C7" w:rsidRPr="006B028B" w:rsidRDefault="00CF59C7" w:rsidP="00CF59C7">
            <w:pPr>
              <w:pStyle w:val="ListParagraph"/>
              <w:numPr>
                <w:ilvl w:val="0"/>
                <w:numId w:val="73"/>
              </w:numPr>
              <w:spacing w:line="256" w:lineRule="auto"/>
              <w:jc w:val="left"/>
              <w:rPr>
                <w:ins w:id="681" w:author="yamel peraza" w:date="2015-02-25T18:11:00Z"/>
                <w:rFonts w:ascii="Times New Roman" w:eastAsiaTheme="minorHAnsi" w:hAnsi="Times New Roman" w:cs="Times New Roman"/>
              </w:rPr>
            </w:pPr>
            <w:ins w:id="682" w:author="yamel peraza" w:date="2015-02-25T18:11:00Z">
              <w:r>
                <w:rPr>
                  <w:rFonts w:ascii="Times New Roman" w:hAnsi="Times New Roman" w:cs="Times New Roman"/>
                </w:rPr>
                <w:t xml:space="preserve">System checks if current day is under deadline to choose a project. If deadline is not over, system does </w:t>
              </w:r>
              <w:r>
                <w:rPr>
                  <w:rFonts w:ascii="Times New Roman" w:hAnsi="Times New Roman" w:cs="Times New Roman"/>
                </w:rPr>
                <w:lastRenderedPageBreak/>
                <w:t>not show Create VM-Request button in My Project page and flow of events end here for this alternative.</w:t>
              </w:r>
            </w:ins>
          </w:p>
        </w:tc>
      </w:tr>
      <w:tr w:rsidR="00CF59C7" w:rsidRPr="00C37503" w14:paraId="178B685C" w14:textId="77777777" w:rsidTr="00CF59C7">
        <w:trPr>
          <w:trHeight w:val="583"/>
          <w:ins w:id="683" w:author="yamel peraza" w:date="2015-02-25T18:11:00Z"/>
        </w:trPr>
        <w:tc>
          <w:tcPr>
            <w:tcW w:w="3708" w:type="dxa"/>
            <w:tcMar>
              <w:top w:w="100" w:type="dxa"/>
              <w:left w:w="115" w:type="dxa"/>
              <w:bottom w:w="100" w:type="dxa"/>
              <w:right w:w="115" w:type="dxa"/>
            </w:tcMar>
          </w:tcPr>
          <w:p w14:paraId="2C7054FE" w14:textId="77777777" w:rsidR="00CF59C7" w:rsidRPr="00DE75FA" w:rsidRDefault="00CF59C7" w:rsidP="00CF59C7">
            <w:pPr>
              <w:spacing w:after="0" w:line="360" w:lineRule="auto"/>
              <w:rPr>
                <w:ins w:id="684" w:author="yamel peraza" w:date="2015-02-25T18:11:00Z"/>
                <w:rFonts w:ascii="Times New Roman" w:hAnsi="Times New Roman" w:cs="Times New Roman"/>
              </w:rPr>
            </w:pPr>
            <w:ins w:id="685" w:author="yamel peraza" w:date="2015-02-25T18:11: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6C7961F9" w14:textId="77777777" w:rsidR="00CF59C7" w:rsidRDefault="00CF59C7" w:rsidP="00CF59C7">
            <w:pPr>
              <w:pStyle w:val="ListParagraph"/>
              <w:numPr>
                <w:ilvl w:val="0"/>
                <w:numId w:val="56"/>
              </w:numPr>
              <w:jc w:val="left"/>
              <w:rPr>
                <w:ins w:id="686" w:author="yamel peraza" w:date="2015-02-25T18:11:00Z"/>
              </w:rPr>
            </w:pPr>
            <w:ins w:id="687" w:author="yamel peraza" w:date="2015-02-25T18:11:00Z">
              <w:r w:rsidRPr="00CE00A6">
                <w:t xml:space="preserve">Student </w:t>
              </w:r>
              <w:r>
                <w:t>is logged in Senior Project Website.</w:t>
              </w:r>
            </w:ins>
          </w:p>
          <w:p w14:paraId="07B07529" w14:textId="77777777" w:rsidR="00CF59C7" w:rsidRPr="00C37503" w:rsidRDefault="00CF59C7" w:rsidP="00CF59C7">
            <w:pPr>
              <w:rPr>
                <w:ins w:id="688" w:author="yamel peraza" w:date="2015-02-25T18:11:00Z"/>
                <w:rFonts w:eastAsiaTheme="minorHAnsi"/>
              </w:rPr>
            </w:pPr>
          </w:p>
        </w:tc>
      </w:tr>
      <w:tr w:rsidR="00CF59C7" w:rsidRPr="006B028B" w14:paraId="5B15C00E" w14:textId="77777777" w:rsidTr="00CF59C7">
        <w:trPr>
          <w:ins w:id="689" w:author="yamel peraza" w:date="2015-02-25T18:11:00Z"/>
        </w:trPr>
        <w:tc>
          <w:tcPr>
            <w:tcW w:w="3708" w:type="dxa"/>
            <w:shd w:val="clear" w:color="auto" w:fill="BDD6EE"/>
            <w:tcMar>
              <w:top w:w="100" w:type="dxa"/>
              <w:left w:w="115" w:type="dxa"/>
              <w:bottom w:w="100" w:type="dxa"/>
              <w:right w:w="115" w:type="dxa"/>
            </w:tcMar>
          </w:tcPr>
          <w:p w14:paraId="5A2F4951" w14:textId="77777777" w:rsidR="00CF59C7" w:rsidRPr="00DE75FA" w:rsidRDefault="00CF59C7" w:rsidP="00CF59C7">
            <w:pPr>
              <w:spacing w:after="0" w:line="360" w:lineRule="auto"/>
              <w:rPr>
                <w:ins w:id="690" w:author="yamel peraza" w:date="2015-02-25T18:11:00Z"/>
                <w:rFonts w:ascii="Times New Roman" w:hAnsi="Times New Roman" w:cs="Times New Roman"/>
              </w:rPr>
            </w:pPr>
            <w:ins w:id="691" w:author="yamel peraza" w:date="2015-02-25T18:11: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31C9598" w14:textId="77777777" w:rsidR="00CF59C7" w:rsidRPr="006B028B" w:rsidRDefault="00CF59C7" w:rsidP="00CF59C7">
            <w:pPr>
              <w:pStyle w:val="ListParagraph"/>
              <w:numPr>
                <w:ilvl w:val="0"/>
                <w:numId w:val="69"/>
              </w:numPr>
              <w:jc w:val="left"/>
              <w:rPr>
                <w:ins w:id="692" w:author="yamel peraza" w:date="2015-02-25T18:11:00Z"/>
                <w:rFonts w:ascii="Times New Roman" w:eastAsiaTheme="minorHAnsi" w:hAnsi="Times New Roman" w:cs="Times New Roman"/>
              </w:rPr>
            </w:pPr>
            <w:ins w:id="693" w:author="yamel peraza" w:date="2015-02-25T18:11:00Z">
              <w:r>
                <w:rPr>
                  <w:rFonts w:ascii="Times New Roman" w:hAnsi="Times New Roman" w:cs="Times New Roman"/>
                </w:rPr>
                <w:t>Student successfully submit vm request.</w:t>
              </w:r>
            </w:ins>
          </w:p>
          <w:p w14:paraId="5AA3DB02" w14:textId="77777777" w:rsidR="00CF59C7" w:rsidRPr="006B028B" w:rsidRDefault="00CF59C7" w:rsidP="00CF59C7">
            <w:pPr>
              <w:pStyle w:val="ListParagraph"/>
              <w:numPr>
                <w:ilvl w:val="0"/>
                <w:numId w:val="69"/>
              </w:numPr>
              <w:jc w:val="left"/>
              <w:rPr>
                <w:ins w:id="694" w:author="yamel peraza" w:date="2015-02-25T18:11:00Z"/>
                <w:rFonts w:ascii="Times New Roman" w:eastAsiaTheme="minorHAnsi" w:hAnsi="Times New Roman" w:cs="Times New Roman"/>
              </w:rPr>
            </w:pPr>
            <w:ins w:id="695" w:author="yamel peraza" w:date="2015-02-25T18:11:00Z">
              <w:r w:rsidRPr="004D4ABE">
                <w:rPr>
                  <w:rFonts w:ascii="Times New Roman" w:hAnsi="Times New Roman" w:cs="Times New Roman"/>
                </w:rPr>
                <w:t>Student</w:t>
              </w:r>
              <w:r>
                <w:rPr>
                  <w:rFonts w:eastAsia="Times New Roman" w:cs="Times New Roman"/>
                </w:rPr>
                <w:t xml:space="preserve"> navigate away to a different page.</w:t>
              </w:r>
              <w:r w:rsidRPr="004D4ABE">
                <w:rPr>
                  <w:rFonts w:ascii="Times New Roman" w:hAnsi="Times New Roman" w:cs="Times New Roman"/>
                </w:rPr>
                <w:t xml:space="preserve">  </w:t>
              </w:r>
            </w:ins>
          </w:p>
        </w:tc>
      </w:tr>
      <w:tr w:rsidR="00CF59C7" w:rsidRPr="004D4ABE" w14:paraId="6BB388AE" w14:textId="77777777" w:rsidTr="00CF59C7">
        <w:trPr>
          <w:ins w:id="696" w:author="yamel peraza" w:date="2015-02-25T18:11:00Z"/>
        </w:trPr>
        <w:tc>
          <w:tcPr>
            <w:tcW w:w="3708" w:type="dxa"/>
            <w:shd w:val="clear" w:color="auto" w:fill="auto"/>
            <w:tcMar>
              <w:top w:w="100" w:type="dxa"/>
              <w:left w:w="115" w:type="dxa"/>
              <w:bottom w:w="100" w:type="dxa"/>
              <w:right w:w="115" w:type="dxa"/>
            </w:tcMar>
          </w:tcPr>
          <w:p w14:paraId="6C75BB3D" w14:textId="77777777" w:rsidR="00CF59C7" w:rsidRPr="00DE75FA" w:rsidRDefault="00CF59C7" w:rsidP="00CF59C7">
            <w:pPr>
              <w:spacing w:after="0" w:line="360" w:lineRule="auto"/>
              <w:rPr>
                <w:ins w:id="697" w:author="yamel peraza" w:date="2015-02-25T18:11:00Z"/>
                <w:rFonts w:ascii="Times New Roman" w:eastAsia="Times New Roman" w:hAnsi="Times New Roman" w:cs="Times New Roman"/>
                <w:b/>
                <w:i/>
                <w:sz w:val="24"/>
              </w:rPr>
            </w:pPr>
            <w:ins w:id="698" w:author="yamel peraza" w:date="2015-02-25T18:11: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7B9D1169" w14:textId="77777777" w:rsidR="00CF59C7" w:rsidRDefault="00CF59C7" w:rsidP="00CF59C7">
            <w:pPr>
              <w:pStyle w:val="ListParagraph"/>
              <w:numPr>
                <w:ilvl w:val="0"/>
                <w:numId w:val="70"/>
              </w:numPr>
              <w:jc w:val="left"/>
              <w:rPr>
                <w:ins w:id="699" w:author="yamel peraza" w:date="2015-02-25T18:11:00Z"/>
                <w:rFonts w:eastAsiaTheme="minorHAnsi"/>
              </w:rPr>
            </w:pPr>
            <w:ins w:id="700" w:author="yamel peraza" w:date="2015-02-25T18:11:00Z">
              <w:r>
                <w:rPr>
                  <w:rFonts w:eastAsiaTheme="minorHAnsi"/>
                </w:rPr>
                <w:t>Student selects vm settings but does not click submit button and navigates away to a different page, vm request is considered invalid and destroyed.</w:t>
              </w:r>
            </w:ins>
          </w:p>
          <w:p w14:paraId="53B1EBE5" w14:textId="77777777" w:rsidR="00CF59C7" w:rsidRPr="004D4ABE" w:rsidRDefault="00CF59C7" w:rsidP="00CF59C7">
            <w:pPr>
              <w:pStyle w:val="ListParagraph"/>
              <w:numPr>
                <w:ilvl w:val="0"/>
                <w:numId w:val="70"/>
              </w:numPr>
              <w:jc w:val="left"/>
              <w:rPr>
                <w:ins w:id="701" w:author="yamel peraza" w:date="2015-02-25T18:11:00Z"/>
                <w:rFonts w:eastAsiaTheme="minorHAnsi"/>
              </w:rPr>
            </w:pPr>
            <w:ins w:id="702" w:author="yamel peraza" w:date="2015-02-25T18:11:00Z">
              <w:r>
                <w:rPr>
                  <w:rFonts w:eastAsiaTheme="minorHAnsi"/>
                </w:rPr>
                <w:t xml:space="preserve">If current day is under deadline and student attempts to access/hack into VM – Request page, system denies student’s access to VM-Request page and prompts warning message in vm_request_message view. </w:t>
              </w:r>
            </w:ins>
          </w:p>
        </w:tc>
      </w:tr>
    </w:tbl>
    <w:p w14:paraId="68546020" w14:textId="77777777" w:rsidR="00CF59C7" w:rsidRDefault="00CF59C7" w:rsidP="00900A1E">
      <w:pPr>
        <w:rPr>
          <w:ins w:id="703" w:author="Jacek" w:date="2015-02-25T09:02:00Z"/>
        </w:rPr>
      </w:pPr>
    </w:p>
    <w:p w14:paraId="658937AD" w14:textId="77777777" w:rsidR="00F21AE8" w:rsidRDefault="00F21AE8"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 xml:space="preserve">Head professor choose to accept “friendly” </w:t>
            </w:r>
            <w:r w:rsidRPr="00900A1E">
              <w:rPr>
                <w:rFonts w:eastAsia="Times New Roman" w:cs="Times New Roman"/>
                <w:b/>
                <w:sz w:val="24"/>
              </w:rPr>
              <w:lastRenderedPageBreak/>
              <w:t>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3B26B602" w:rsidR="00FF3276" w:rsidRPr="008F00D6" w:rsidRDefault="00FF3276" w:rsidP="00B81849">
      <w:pPr>
        <w:pStyle w:val="H2"/>
        <w:numPr>
          <w:ilvl w:val="1"/>
          <w:numId w:val="10"/>
        </w:numPr>
        <w:outlineLvl w:val="1"/>
      </w:pPr>
      <w:bookmarkStart w:id="704" w:name="_Toc393726788"/>
      <w:r w:rsidRPr="008F00D6">
        <w:rPr>
          <w:noProof/>
        </w:rPr>
        <w:lastRenderedPageBreak/>
        <mc:AlternateContent>
          <mc:Choice Requires="wps">
            <w:drawing>
              <wp:anchor distT="0" distB="0" distL="114300" distR="114300" simplePos="0" relativeHeight="251648512" behindDoc="0" locked="0" layoutInCell="1" allowOverlap="1" wp14:anchorId="301864B5" wp14:editId="3036B88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CC958" id="Straight Connector 3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704"/>
    </w:p>
    <w:p w14:paraId="1F25A5B7" w14:textId="768EC5AD" w:rsidR="0058063A" w:rsidRDefault="0058063A" w:rsidP="00452A67">
      <w:pPr>
        <w:spacing w:after="200" w:line="360" w:lineRule="auto"/>
        <w:ind w:left="720" w:firstLine="720"/>
        <w:jc w:val="left"/>
        <w:rPr>
          <w:ins w:id="705" w:author="yamel peraza" w:date="2015-02-25T18:20:00Z"/>
          <w:b/>
          <w:sz w:val="32"/>
        </w:rPr>
      </w:pPr>
    </w:p>
    <w:p w14:paraId="02532318" w14:textId="5E426313" w:rsidR="0058063A" w:rsidRDefault="0058063A" w:rsidP="00452A67">
      <w:pPr>
        <w:spacing w:after="200" w:line="360" w:lineRule="auto"/>
        <w:ind w:left="720" w:firstLine="720"/>
        <w:jc w:val="left"/>
        <w:rPr>
          <w:ins w:id="706" w:author="yamel peraza" w:date="2015-02-25T18:18:00Z"/>
          <w:b/>
          <w:sz w:val="32"/>
        </w:rPr>
      </w:pPr>
      <w:ins w:id="707" w:author="yamel peraza" w:date="2015-02-25T18:19:00Z">
        <w:r w:rsidRPr="0058063A">
          <w:rPr>
            <w:b/>
            <w:noProof/>
            <w:sz w:val="32"/>
          </w:rPr>
          <w:drawing>
            <wp:anchor distT="0" distB="0" distL="114300" distR="114300" simplePos="0" relativeHeight="251654656" behindDoc="0" locked="0" layoutInCell="1" allowOverlap="1" wp14:anchorId="6E4ADB8A" wp14:editId="3237F6B1">
              <wp:simplePos x="0" y="0"/>
              <wp:positionH relativeFrom="column">
                <wp:posOffset>285750</wp:posOffset>
              </wp:positionH>
              <wp:positionV relativeFrom="paragraph">
                <wp:posOffset>14605</wp:posOffset>
              </wp:positionV>
              <wp:extent cx="4667250" cy="3733800"/>
              <wp:effectExtent l="0" t="0" r="0" b="0"/>
              <wp:wrapSquare wrapText="bothSides"/>
              <wp:docPr id="44" name="Picture 44" descr="C:\Users\yamel\Dropbox\CIS4911\folder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VM Request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A75F961" w14:textId="77777777" w:rsidR="0058063A" w:rsidRDefault="0058063A" w:rsidP="00452A67">
      <w:pPr>
        <w:spacing w:after="200" w:line="360" w:lineRule="auto"/>
        <w:ind w:left="720" w:firstLine="720"/>
        <w:jc w:val="left"/>
        <w:rPr>
          <w:ins w:id="708" w:author="yamel peraza" w:date="2015-02-25T18:19:00Z"/>
          <w:b/>
          <w:sz w:val="32"/>
        </w:rPr>
      </w:pPr>
    </w:p>
    <w:p w14:paraId="27FFBB5F" w14:textId="77777777" w:rsidR="0058063A" w:rsidRDefault="0058063A" w:rsidP="00452A67">
      <w:pPr>
        <w:spacing w:after="200" w:line="360" w:lineRule="auto"/>
        <w:ind w:left="720" w:firstLine="720"/>
        <w:jc w:val="left"/>
        <w:rPr>
          <w:ins w:id="709" w:author="yamel peraza" w:date="2015-02-25T18:19:00Z"/>
          <w:b/>
          <w:sz w:val="32"/>
        </w:rPr>
      </w:pPr>
    </w:p>
    <w:p w14:paraId="18C3E18A" w14:textId="77777777" w:rsidR="0058063A" w:rsidRDefault="0058063A" w:rsidP="00452A67">
      <w:pPr>
        <w:spacing w:after="200" w:line="360" w:lineRule="auto"/>
        <w:ind w:left="720" w:firstLine="720"/>
        <w:jc w:val="left"/>
        <w:rPr>
          <w:ins w:id="710" w:author="yamel peraza" w:date="2015-02-25T18:19:00Z"/>
          <w:b/>
          <w:sz w:val="32"/>
        </w:rPr>
      </w:pPr>
    </w:p>
    <w:p w14:paraId="2DB01D30" w14:textId="77777777" w:rsidR="0058063A" w:rsidRDefault="0058063A" w:rsidP="00452A67">
      <w:pPr>
        <w:spacing w:after="200" w:line="360" w:lineRule="auto"/>
        <w:ind w:left="720" w:firstLine="720"/>
        <w:jc w:val="left"/>
        <w:rPr>
          <w:ins w:id="711" w:author="yamel peraza" w:date="2015-02-25T18:19:00Z"/>
          <w:b/>
          <w:sz w:val="32"/>
        </w:rPr>
      </w:pPr>
    </w:p>
    <w:p w14:paraId="585C7ACD" w14:textId="77777777" w:rsidR="0058063A" w:rsidRDefault="0058063A" w:rsidP="00452A67">
      <w:pPr>
        <w:spacing w:after="200" w:line="360" w:lineRule="auto"/>
        <w:ind w:left="720" w:firstLine="720"/>
        <w:jc w:val="left"/>
        <w:rPr>
          <w:ins w:id="712" w:author="yamel peraza" w:date="2015-02-25T18:19:00Z"/>
          <w:b/>
          <w:sz w:val="32"/>
        </w:rPr>
      </w:pPr>
    </w:p>
    <w:p w14:paraId="6EDFE56F" w14:textId="77777777" w:rsidR="0058063A" w:rsidRDefault="0058063A" w:rsidP="00452A67">
      <w:pPr>
        <w:spacing w:after="200" w:line="360" w:lineRule="auto"/>
        <w:ind w:left="720" w:firstLine="720"/>
        <w:jc w:val="left"/>
        <w:rPr>
          <w:ins w:id="713" w:author="yamel peraza" w:date="2015-02-25T18:19:00Z"/>
          <w:b/>
          <w:sz w:val="32"/>
        </w:rPr>
      </w:pPr>
    </w:p>
    <w:p w14:paraId="1E71C0CC" w14:textId="77777777" w:rsidR="0058063A" w:rsidRDefault="0058063A" w:rsidP="00452A67">
      <w:pPr>
        <w:spacing w:after="200" w:line="360" w:lineRule="auto"/>
        <w:ind w:left="720" w:firstLine="720"/>
        <w:jc w:val="left"/>
        <w:rPr>
          <w:ins w:id="714" w:author="yamel peraza" w:date="2015-02-25T18:19:00Z"/>
          <w:b/>
          <w:sz w:val="32"/>
        </w:rPr>
      </w:pPr>
    </w:p>
    <w:p w14:paraId="0CFE1420" w14:textId="77777777" w:rsidR="0058063A" w:rsidRDefault="0058063A" w:rsidP="00452A67">
      <w:pPr>
        <w:spacing w:after="200" w:line="360" w:lineRule="auto"/>
        <w:ind w:left="720" w:firstLine="720"/>
        <w:jc w:val="left"/>
        <w:rPr>
          <w:ins w:id="715" w:author="yamel peraza" w:date="2015-02-25T18:19:00Z"/>
          <w:b/>
          <w:sz w:val="32"/>
        </w:rPr>
      </w:pPr>
    </w:p>
    <w:p w14:paraId="0A56C414" w14:textId="77777777" w:rsidR="0058063A" w:rsidRDefault="0058063A" w:rsidP="00452A67">
      <w:pPr>
        <w:spacing w:after="200" w:line="360" w:lineRule="auto"/>
        <w:ind w:left="720" w:firstLine="720"/>
        <w:jc w:val="left"/>
        <w:rPr>
          <w:ins w:id="716" w:author="yamel peraza" w:date="2015-02-25T18:19:00Z"/>
          <w:b/>
          <w:sz w:val="32"/>
        </w:rPr>
      </w:pPr>
    </w:p>
    <w:p w14:paraId="3DACEC70" w14:textId="77777777" w:rsidR="0058063A" w:rsidRDefault="0058063A" w:rsidP="00452A67">
      <w:pPr>
        <w:spacing w:after="200" w:line="360" w:lineRule="auto"/>
        <w:ind w:left="720" w:firstLine="720"/>
        <w:jc w:val="left"/>
        <w:rPr>
          <w:ins w:id="717" w:author="yamel peraza" w:date="2015-02-25T18:19:00Z"/>
          <w:b/>
          <w:sz w:val="32"/>
        </w:rPr>
      </w:pPr>
    </w:p>
    <w:p w14:paraId="2DF74EDE" w14:textId="77777777" w:rsidR="0058063A" w:rsidRDefault="0058063A" w:rsidP="00452A67">
      <w:pPr>
        <w:spacing w:after="200" w:line="360" w:lineRule="auto"/>
        <w:ind w:left="720" w:firstLine="720"/>
        <w:jc w:val="left"/>
        <w:rPr>
          <w:ins w:id="718" w:author="yamel peraza" w:date="2015-02-25T18:19:00Z"/>
          <w:b/>
          <w:sz w:val="32"/>
        </w:rPr>
      </w:pPr>
    </w:p>
    <w:p w14:paraId="03996DBF" w14:textId="77777777" w:rsidR="0058063A" w:rsidRDefault="0058063A" w:rsidP="00452A67">
      <w:pPr>
        <w:spacing w:after="200" w:line="360" w:lineRule="auto"/>
        <w:ind w:left="720" w:firstLine="720"/>
        <w:jc w:val="left"/>
        <w:rPr>
          <w:ins w:id="719" w:author="yamel peraza" w:date="2015-02-25T18:19:00Z"/>
          <w:b/>
          <w:sz w:val="32"/>
        </w:rPr>
      </w:pPr>
    </w:p>
    <w:p w14:paraId="3013FCB9" w14:textId="77777777" w:rsidR="0058063A" w:rsidRDefault="0058063A" w:rsidP="00452A67">
      <w:pPr>
        <w:spacing w:after="200" w:line="360" w:lineRule="auto"/>
        <w:ind w:left="720" w:firstLine="720"/>
        <w:jc w:val="left"/>
        <w:rPr>
          <w:ins w:id="720" w:author="yamel peraza" w:date="2015-02-25T18:18:00Z"/>
          <w:b/>
          <w:sz w:val="32"/>
        </w:rPr>
      </w:pPr>
    </w:p>
    <w:p w14:paraId="2AECD7C8" w14:textId="653D5D99" w:rsidR="0058063A" w:rsidRDefault="0058063A">
      <w:pPr>
        <w:spacing w:after="200" w:line="360" w:lineRule="auto"/>
        <w:jc w:val="left"/>
        <w:rPr>
          <w:ins w:id="721" w:author="yamel peraza" w:date="2015-02-25T18:18:00Z"/>
          <w:b/>
          <w:sz w:val="32"/>
        </w:rPr>
        <w:pPrChange w:id="722" w:author="yamel peraza" w:date="2015-02-25T18:18:00Z">
          <w:pPr>
            <w:spacing w:after="200" w:line="360" w:lineRule="auto"/>
            <w:ind w:left="720" w:firstLine="720"/>
            <w:jc w:val="left"/>
          </w:pPr>
        </w:pPrChange>
      </w:pPr>
      <w:ins w:id="723"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Pr="006560EB">
          <w:rPr>
            <w:b/>
            <w:sz w:val="32"/>
          </w:rPr>
          <w:t xml:space="preserve">ases from SWPv.3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77777777" w:rsidR="00E04B8B" w:rsidRPr="008F00D6" w:rsidRDefault="00E04B8B" w:rsidP="00B81849">
      <w:pPr>
        <w:pStyle w:val="H2"/>
        <w:numPr>
          <w:ilvl w:val="1"/>
          <w:numId w:val="10"/>
        </w:numPr>
        <w:outlineLvl w:val="1"/>
      </w:pPr>
      <w:bookmarkStart w:id="724" w:name="_Toc393726789"/>
      <w:r w:rsidRPr="008F00D6">
        <w:rPr>
          <w:noProof/>
        </w:rPr>
        <w:lastRenderedPageBreak/>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19D73"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724"/>
    </w:p>
    <w:p w14:paraId="07F9E25F" w14:textId="50BF12DF" w:rsidR="00720596" w:rsidRDefault="00625414" w:rsidP="00E04B8B">
      <w:pPr>
        <w:spacing w:after="200" w:line="360" w:lineRule="auto"/>
        <w:ind w:left="720"/>
        <w:jc w:val="left"/>
        <w:rPr>
          <w:ins w:id="725" w:author="yamel peraza" w:date="2015-02-25T18:24:00Z"/>
        </w:rPr>
      </w:pPr>
      <w:ins w:id="726" w:author="yamel peraza" w:date="2015-02-25T18:24:00Z">
        <w:r w:rsidRPr="00625414">
          <w:rPr>
            <w:noProof/>
          </w:rPr>
          <w:drawing>
            <wp:anchor distT="0" distB="0" distL="114300" distR="114300" simplePos="0" relativeHeight="251655680" behindDoc="0" locked="0" layoutInCell="1" allowOverlap="1" wp14:anchorId="31778B46" wp14:editId="03E60D19">
              <wp:simplePos x="0" y="0"/>
              <wp:positionH relativeFrom="column">
                <wp:posOffset>314325</wp:posOffset>
              </wp:positionH>
              <wp:positionV relativeFrom="paragraph">
                <wp:posOffset>342265</wp:posOffset>
              </wp:positionV>
              <wp:extent cx="5943600" cy="5695950"/>
              <wp:effectExtent l="0" t="0" r="0" b="0"/>
              <wp:wrapSquare wrapText="bothSides"/>
              <wp:docPr id="67" name="Picture 67" descr="C:\Users\yamel\Dropbox\CIS4911\folder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ropbox\CIS4911\folders\VM Request UM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p>
    <w:p w14:paraId="54116A3E" w14:textId="50D33A9B" w:rsidR="00625414" w:rsidRDefault="00625414" w:rsidP="00E04B8B">
      <w:pPr>
        <w:spacing w:after="200" w:line="360" w:lineRule="auto"/>
        <w:ind w:left="720"/>
        <w:jc w:val="left"/>
        <w:rPr>
          <w:ins w:id="727" w:author="yamel peraza" w:date="2015-02-25T18:24:00Z"/>
        </w:rPr>
      </w:pPr>
      <w:ins w:id="728" w:author="yamel peraza" w:date="2015-02-25T18:25:00Z">
        <w:r>
          <w:rPr>
            <w:b/>
            <w:sz w:val="28"/>
          </w:rPr>
          <w:t>Below are static diagrams from SPWv.4 documentation:</w:t>
        </w:r>
      </w:ins>
    </w:p>
    <w:p w14:paraId="3B25B37A" w14:textId="77777777" w:rsidR="00625414" w:rsidRDefault="00625414" w:rsidP="00E04B8B">
      <w:pPr>
        <w:spacing w:after="200" w:line="360" w:lineRule="auto"/>
        <w:ind w:left="720"/>
        <w:jc w:val="left"/>
        <w:rPr>
          <w:ins w:id="729" w:author="yamel peraza" w:date="2015-02-25T18:24:00Z"/>
        </w:rPr>
      </w:pPr>
    </w:p>
    <w:p w14:paraId="306318D4" w14:textId="77777777" w:rsidR="00625414" w:rsidRDefault="00625414" w:rsidP="00E04B8B">
      <w:pPr>
        <w:spacing w:after="200" w:line="360" w:lineRule="auto"/>
        <w:ind w:left="720"/>
        <w:jc w:val="left"/>
      </w:pPr>
    </w:p>
    <w:p w14:paraId="186E01D3" w14:textId="77777777" w:rsidR="00720596" w:rsidRDefault="00720596" w:rsidP="00E04B8B">
      <w:pPr>
        <w:spacing w:after="200" w:line="360" w:lineRule="auto"/>
        <w:ind w:left="720"/>
        <w:jc w:val="left"/>
      </w:pPr>
      <w:r>
        <w:rPr>
          <w:noProof/>
        </w:rPr>
        <w:lastRenderedPageBreak/>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730" w:name="_Toc393726790"/>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C2F26"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730"/>
    </w:p>
    <w:p w14:paraId="3CC5FC9D" w14:textId="77777777" w:rsidR="00680D8C" w:rsidRDefault="00680D8C" w:rsidP="00680D8C">
      <w:pPr>
        <w:spacing w:after="200" w:line="276" w:lineRule="auto"/>
        <w:jc w:val="left"/>
        <w:rPr>
          <w:ins w:id="731" w:author="Jacek" w:date="2015-02-25T09:31:00Z"/>
        </w:rPr>
      </w:pPr>
    </w:p>
    <w:p w14:paraId="64770870" w14:textId="39948F83" w:rsidR="00A6615B" w:rsidRDefault="00A6615B" w:rsidP="00680D8C">
      <w:pPr>
        <w:spacing w:after="200" w:line="276" w:lineRule="auto"/>
        <w:jc w:val="left"/>
        <w:rPr>
          <w:ins w:id="732" w:author="Jacek" w:date="2015-02-25T09:13:00Z"/>
        </w:rPr>
      </w:pPr>
      <w:ins w:id="733" w:author="Jacek" w:date="2015-02-25T09:34:00Z">
        <w:r>
          <w:t>SPW5_101 Change user</w:t>
        </w:r>
      </w:ins>
      <w:ins w:id="734" w:author="Jacek" w:date="2015-02-25T09:35:00Z">
        <w:r>
          <w:t>’s password</w:t>
        </w:r>
      </w:ins>
    </w:p>
    <w:p w14:paraId="50AE9EBF" w14:textId="77777777" w:rsidR="00680D8C" w:rsidRDefault="00680D8C" w:rsidP="00680D8C">
      <w:pPr>
        <w:spacing w:after="200" w:line="276" w:lineRule="auto"/>
        <w:jc w:val="left"/>
        <w:rPr>
          <w:ins w:id="735" w:author="Jacek" w:date="2015-02-25T09:29:00Z"/>
        </w:rPr>
      </w:pPr>
      <w:ins w:id="736"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737" w:author="Jacek" w:date="2015-02-25T09:27:00Z"/>
        </w:rPr>
      </w:pPr>
      <w:ins w:id="738" w:author="Jacek" w:date="2015-02-25T09:32:00Z">
        <w:r>
          <w:t>SPW5_104 Request change of password</w:t>
        </w:r>
      </w:ins>
    </w:p>
    <w:p w14:paraId="79BF3AEE" w14:textId="77777777" w:rsidR="00680D8C" w:rsidRDefault="00680D8C" w:rsidP="00680D8C">
      <w:pPr>
        <w:spacing w:after="200" w:line="276" w:lineRule="auto"/>
        <w:jc w:val="left"/>
        <w:rPr>
          <w:ins w:id="739" w:author="Jacek" w:date="2015-02-25T09:33:00Z"/>
        </w:rPr>
      </w:pPr>
      <w:ins w:id="740"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741" w:author="Jacek" w:date="2015-02-25T09:33:00Z"/>
        </w:rPr>
      </w:pPr>
    </w:p>
    <w:p w14:paraId="084F0A8E" w14:textId="77777777" w:rsidR="00A6615B" w:rsidRDefault="00A6615B" w:rsidP="00680D8C">
      <w:pPr>
        <w:spacing w:after="200" w:line="276" w:lineRule="auto"/>
        <w:jc w:val="left"/>
        <w:rPr>
          <w:ins w:id="742" w:author="Jacek" w:date="2015-02-25T09:33:00Z"/>
        </w:rPr>
      </w:pPr>
    </w:p>
    <w:p w14:paraId="5B549D83" w14:textId="77777777" w:rsidR="00A6615B" w:rsidRDefault="00A6615B" w:rsidP="00680D8C">
      <w:pPr>
        <w:spacing w:after="200" w:line="276" w:lineRule="auto"/>
        <w:jc w:val="left"/>
        <w:rPr>
          <w:ins w:id="743" w:author="Jacek" w:date="2015-02-25T09:33:00Z"/>
        </w:rPr>
      </w:pPr>
    </w:p>
    <w:p w14:paraId="582B7FB5" w14:textId="77777777" w:rsidR="00A6615B" w:rsidRDefault="00A6615B" w:rsidP="00680D8C">
      <w:pPr>
        <w:spacing w:after="200" w:line="276" w:lineRule="auto"/>
        <w:jc w:val="left"/>
        <w:rPr>
          <w:ins w:id="744" w:author="Jacek" w:date="2015-02-25T09:33:00Z"/>
        </w:rPr>
      </w:pPr>
    </w:p>
    <w:p w14:paraId="17CF29C8" w14:textId="02D2E573" w:rsidR="00A6615B" w:rsidRDefault="00A6615B" w:rsidP="00680D8C">
      <w:pPr>
        <w:spacing w:after="200" w:line="276" w:lineRule="auto"/>
        <w:jc w:val="left"/>
        <w:rPr>
          <w:ins w:id="745" w:author="Jacek" w:date="2015-02-25T09:27:00Z"/>
        </w:rPr>
      </w:pPr>
      <w:ins w:id="746" w:author="Jacek" w:date="2015-02-25T09:33:00Z">
        <w:r>
          <w:lastRenderedPageBreak/>
          <w:t>SPW5_105 Change forgotten password</w:t>
        </w:r>
      </w:ins>
    </w:p>
    <w:p w14:paraId="67303CF5" w14:textId="77777777" w:rsidR="00A6615B" w:rsidRDefault="00A6615B" w:rsidP="00680D8C">
      <w:pPr>
        <w:spacing w:after="200" w:line="276" w:lineRule="auto"/>
        <w:jc w:val="left"/>
        <w:rPr>
          <w:ins w:id="747" w:author="Jacek" w:date="2015-02-25T09:29:00Z"/>
        </w:rPr>
      </w:pPr>
      <w:ins w:id="748"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2">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749" w:author="Jacek" w:date="2015-02-25T09:29:00Z"/>
        </w:rPr>
      </w:pPr>
      <w:ins w:id="750" w:author="Jacek" w:date="2015-02-25T09:35:00Z">
        <w:r>
          <w:t>SPW5_106 Change profile picture</w:t>
        </w:r>
      </w:ins>
    </w:p>
    <w:p w14:paraId="538D4A3B" w14:textId="77777777" w:rsidR="00903E5E" w:rsidRDefault="00A6615B">
      <w:pPr>
        <w:spacing w:after="200" w:line="276" w:lineRule="auto"/>
        <w:jc w:val="left"/>
        <w:rPr>
          <w:ins w:id="751" w:author="yamel peraza" w:date="2015-02-25T18:29:00Z"/>
        </w:rPr>
        <w:pPrChange w:id="752" w:author="yamel peraza" w:date="2015-02-25T18:29:00Z">
          <w:pPr>
            <w:spacing w:after="200" w:line="360" w:lineRule="auto"/>
            <w:ind w:left="720"/>
            <w:jc w:val="left"/>
          </w:pPr>
        </w:pPrChange>
      </w:pPr>
      <w:ins w:id="753"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p>
    <w:p w14:paraId="4A9EACCA" w14:textId="77777777" w:rsidR="00903E5E" w:rsidRDefault="00903E5E">
      <w:pPr>
        <w:spacing w:after="200" w:line="276" w:lineRule="auto"/>
        <w:jc w:val="left"/>
        <w:rPr>
          <w:ins w:id="754" w:author="yamel peraza" w:date="2015-02-25T18:29:00Z"/>
        </w:rPr>
        <w:pPrChange w:id="755" w:author="yamel peraza" w:date="2015-02-25T18:29:00Z">
          <w:pPr>
            <w:spacing w:after="200" w:line="360" w:lineRule="auto"/>
            <w:ind w:left="720"/>
            <w:jc w:val="left"/>
          </w:pPr>
        </w:pPrChange>
      </w:pPr>
    </w:p>
    <w:p w14:paraId="2E3A201F" w14:textId="3E77F0C8" w:rsidR="004F33B0" w:rsidDel="00903E5E" w:rsidRDefault="0030227B" w:rsidP="00680D8C">
      <w:pPr>
        <w:spacing w:after="200" w:line="276" w:lineRule="auto"/>
        <w:jc w:val="left"/>
        <w:rPr>
          <w:del w:id="756" w:author="yamel peraza" w:date="2015-02-25T18:29:00Z"/>
        </w:rPr>
      </w:pPr>
      <w:ins w:id="757" w:author="yamel peraza" w:date="2015-02-25T21:17:00Z">
        <w:r w:rsidRPr="0030227B">
          <w:rPr>
            <w:noProof/>
          </w:rPr>
          <w:lastRenderedPageBreak/>
          <w:drawing>
            <wp:anchor distT="0" distB="0" distL="114300" distR="114300" simplePos="0" relativeHeight="251712512" behindDoc="0" locked="0" layoutInCell="1" allowOverlap="1" wp14:anchorId="128AC220" wp14:editId="2F823811">
              <wp:simplePos x="0" y="0"/>
              <wp:positionH relativeFrom="column">
                <wp:posOffset>0</wp:posOffset>
              </wp:positionH>
              <wp:positionV relativeFrom="paragraph">
                <wp:posOffset>323850</wp:posOffset>
              </wp:positionV>
              <wp:extent cx="6399530" cy="3272155"/>
              <wp:effectExtent l="0" t="0" r="0" b="4445"/>
              <wp:wrapSquare wrapText="bothSides"/>
              <wp:docPr id="69" name="Picture 69" descr="C:\Users\yamel\Downloads\Student Requests VM 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Student Requests VM Resour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9530" cy="3272155"/>
                      </a:xfrm>
                      <a:prstGeom prst="rect">
                        <a:avLst/>
                      </a:prstGeom>
                      <a:noFill/>
                      <a:ln>
                        <a:noFill/>
                      </a:ln>
                    </pic:spPr>
                  </pic:pic>
                </a:graphicData>
              </a:graphic>
              <wp14:sizeRelH relativeFrom="margin">
                <wp14:pctWidth>0</wp14:pctWidth>
              </wp14:sizeRelH>
            </wp:anchor>
          </w:drawing>
        </w:r>
      </w:ins>
      <w:del w:id="758" w:author="yamel peraza" w:date="2015-02-25T18:29:00Z">
        <w:r w:rsidR="004F33B0" w:rsidDel="00903E5E">
          <w:br w:type="page"/>
        </w:r>
      </w:del>
    </w:p>
    <w:p w14:paraId="6424C701" w14:textId="6C7C268D" w:rsidR="00625414" w:rsidRDefault="00903E5E">
      <w:pPr>
        <w:spacing w:after="200" w:line="276" w:lineRule="auto"/>
        <w:jc w:val="left"/>
        <w:rPr>
          <w:ins w:id="759" w:author="yamel peraza" w:date="2015-02-25T18:27:00Z"/>
        </w:rPr>
        <w:pPrChange w:id="760" w:author="yamel peraza" w:date="2015-02-25T18:29:00Z">
          <w:pPr>
            <w:spacing w:after="200" w:line="360" w:lineRule="auto"/>
            <w:ind w:left="720"/>
            <w:jc w:val="left"/>
          </w:pPr>
        </w:pPrChange>
      </w:pPr>
      <w:ins w:id="761" w:author="yamel peraza" w:date="2015-02-25T18:29:00Z">
        <w:r>
          <w:t xml:space="preserve">SPW5_107 Student Requests VM Resources </w:t>
        </w:r>
      </w:ins>
      <w:bookmarkStart w:id="762" w:name="_GoBack"/>
      <w:bookmarkEnd w:id="762"/>
    </w:p>
    <w:p w14:paraId="71F36EA4" w14:textId="71394E26" w:rsidR="00625414" w:rsidRDefault="00625414" w:rsidP="00E04B8B">
      <w:pPr>
        <w:spacing w:after="200" w:line="360" w:lineRule="auto"/>
        <w:ind w:left="720"/>
        <w:jc w:val="left"/>
        <w:rPr>
          <w:ins w:id="763" w:author="yamel peraza" w:date="2015-02-25T18:27:00Z"/>
        </w:rPr>
      </w:pPr>
    </w:p>
    <w:p w14:paraId="22E87E65" w14:textId="77777777" w:rsidR="00625414" w:rsidRDefault="00625414" w:rsidP="00E04B8B">
      <w:pPr>
        <w:spacing w:after="200" w:line="360" w:lineRule="auto"/>
        <w:ind w:left="720"/>
        <w:jc w:val="left"/>
        <w:rPr>
          <w:ins w:id="764" w:author="yamel peraza" w:date="2015-02-25T18:27:00Z"/>
        </w:rPr>
      </w:pPr>
    </w:p>
    <w:p w14:paraId="4C45A30F" w14:textId="77777777" w:rsidR="00625414" w:rsidRDefault="00625414" w:rsidP="00E04B8B">
      <w:pPr>
        <w:spacing w:after="200" w:line="360" w:lineRule="auto"/>
        <w:ind w:left="720"/>
        <w:jc w:val="left"/>
        <w:rPr>
          <w:ins w:id="765" w:author="yamel peraza" w:date="2015-02-25T18:27:00Z"/>
        </w:rPr>
      </w:pPr>
    </w:p>
    <w:p w14:paraId="268D6366" w14:textId="77777777" w:rsidR="00625414" w:rsidRDefault="00625414" w:rsidP="00E04B8B">
      <w:pPr>
        <w:spacing w:after="200" w:line="360" w:lineRule="auto"/>
        <w:ind w:left="720"/>
        <w:jc w:val="left"/>
        <w:rPr>
          <w:ins w:id="766" w:author="yamel peraza" w:date="2015-02-25T18:27:00Z"/>
        </w:rPr>
      </w:pPr>
    </w:p>
    <w:p w14:paraId="192AF794" w14:textId="77777777" w:rsidR="00625414" w:rsidRDefault="00625414" w:rsidP="00E04B8B">
      <w:pPr>
        <w:spacing w:after="200" w:line="360" w:lineRule="auto"/>
        <w:ind w:left="720"/>
        <w:jc w:val="left"/>
        <w:rPr>
          <w:ins w:id="767" w:author="yamel peraza" w:date="2015-02-25T18:27:00Z"/>
        </w:rPr>
      </w:pPr>
    </w:p>
    <w:p w14:paraId="2068B319" w14:textId="77777777" w:rsidR="00625414" w:rsidRDefault="00625414" w:rsidP="00E04B8B">
      <w:pPr>
        <w:spacing w:after="200" w:line="360" w:lineRule="auto"/>
        <w:ind w:left="720"/>
        <w:jc w:val="left"/>
        <w:rPr>
          <w:ins w:id="768" w:author="yamel peraza" w:date="2015-02-25T18:27:00Z"/>
        </w:rPr>
      </w:pPr>
    </w:p>
    <w:p w14:paraId="6BAB80C0" w14:textId="77777777" w:rsidR="00625414" w:rsidRDefault="00625414" w:rsidP="00E04B8B">
      <w:pPr>
        <w:spacing w:after="200" w:line="360" w:lineRule="auto"/>
        <w:ind w:left="720"/>
        <w:jc w:val="left"/>
        <w:rPr>
          <w:ins w:id="769" w:author="yamel peraza" w:date="2015-02-25T18:27:00Z"/>
        </w:rPr>
      </w:pPr>
    </w:p>
    <w:p w14:paraId="2D772835" w14:textId="77777777" w:rsidR="00625414" w:rsidRDefault="00625414" w:rsidP="00E04B8B">
      <w:pPr>
        <w:spacing w:after="200" w:line="360" w:lineRule="auto"/>
        <w:ind w:left="720"/>
        <w:jc w:val="left"/>
        <w:rPr>
          <w:ins w:id="770" w:author="yamel peraza" w:date="2015-02-25T18:27:00Z"/>
        </w:rPr>
      </w:pPr>
    </w:p>
    <w:p w14:paraId="4F4E46CE" w14:textId="77777777" w:rsidR="00625414" w:rsidRDefault="00625414" w:rsidP="00E04B8B">
      <w:pPr>
        <w:spacing w:after="200" w:line="360" w:lineRule="auto"/>
        <w:ind w:left="720"/>
        <w:jc w:val="left"/>
        <w:rPr>
          <w:ins w:id="771" w:author="yamel peraza" w:date="2015-02-25T18:27:00Z"/>
        </w:rPr>
      </w:pPr>
    </w:p>
    <w:p w14:paraId="1CEB8413" w14:textId="77777777" w:rsidR="00C41EE3" w:rsidRDefault="00C41EE3" w:rsidP="00E04B8B">
      <w:pPr>
        <w:spacing w:after="200" w:line="360" w:lineRule="auto"/>
        <w:ind w:left="720"/>
        <w:jc w:val="left"/>
        <w:rPr>
          <w:ins w:id="772" w:author="yamel peraza" w:date="2015-02-25T18:31:00Z"/>
        </w:rPr>
      </w:pPr>
    </w:p>
    <w:p w14:paraId="12368135" w14:textId="77777777" w:rsidR="00C41EE3" w:rsidRDefault="00C41EE3" w:rsidP="00E04B8B">
      <w:pPr>
        <w:spacing w:after="200" w:line="360" w:lineRule="auto"/>
        <w:ind w:left="720"/>
        <w:jc w:val="left"/>
        <w:rPr>
          <w:ins w:id="773" w:author="yamel peraza" w:date="2015-02-25T18:31:00Z"/>
        </w:rPr>
      </w:pPr>
    </w:p>
    <w:p w14:paraId="5007797D" w14:textId="77777777" w:rsidR="00C41EE3" w:rsidRDefault="00C41EE3" w:rsidP="00E04B8B">
      <w:pPr>
        <w:spacing w:after="200" w:line="360" w:lineRule="auto"/>
        <w:ind w:left="720"/>
        <w:jc w:val="left"/>
        <w:rPr>
          <w:ins w:id="774" w:author="yamel peraza" w:date="2015-02-25T18:31:00Z"/>
        </w:rPr>
      </w:pPr>
    </w:p>
    <w:p w14:paraId="49CC82D5" w14:textId="77777777" w:rsidR="00C41EE3" w:rsidRDefault="00C41EE3" w:rsidP="00E04B8B">
      <w:pPr>
        <w:spacing w:after="200" w:line="360" w:lineRule="auto"/>
        <w:ind w:left="720"/>
        <w:jc w:val="left"/>
        <w:rPr>
          <w:ins w:id="775" w:author="yamel peraza" w:date="2015-02-25T18:31:00Z"/>
        </w:rPr>
      </w:pPr>
    </w:p>
    <w:p w14:paraId="6A6839A8" w14:textId="3AECDC4B" w:rsidR="00C41EE3" w:rsidRDefault="00C41EE3" w:rsidP="00E04B8B">
      <w:pPr>
        <w:spacing w:after="200" w:line="360" w:lineRule="auto"/>
        <w:ind w:left="720"/>
        <w:jc w:val="left"/>
        <w:rPr>
          <w:ins w:id="776" w:author="yamel peraza" w:date="2015-02-25T18:31:00Z"/>
        </w:rPr>
      </w:pPr>
      <w:r>
        <w:rPr>
          <w:noProof/>
        </w:rPr>
        <w:drawing>
          <wp:anchor distT="0" distB="0" distL="114300" distR="114300" simplePos="0" relativeHeight="25167001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5">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777" w:author="yamel peraza" w:date="2015-02-25T18:31:00Z"/>
        </w:rPr>
      </w:pPr>
    </w:p>
    <w:p w14:paraId="24BD49CD" w14:textId="74AF3C2B" w:rsidR="00C41EE3" w:rsidRDefault="00C41EE3" w:rsidP="00E04B8B">
      <w:pPr>
        <w:spacing w:after="200" w:line="360" w:lineRule="auto"/>
        <w:ind w:left="720"/>
        <w:jc w:val="left"/>
        <w:rPr>
          <w:ins w:id="778" w:author="yamel peraza" w:date="2015-02-25T18:31:00Z"/>
        </w:rPr>
      </w:pPr>
    </w:p>
    <w:p w14:paraId="0CC51152" w14:textId="689FA2AC" w:rsidR="00C41EE3" w:rsidRDefault="00C41EE3" w:rsidP="00E04B8B">
      <w:pPr>
        <w:spacing w:after="200" w:line="360" w:lineRule="auto"/>
        <w:ind w:left="720"/>
        <w:jc w:val="left"/>
        <w:rPr>
          <w:ins w:id="779" w:author="yamel peraza" w:date="2015-02-25T18:31:00Z"/>
        </w:rPr>
      </w:pPr>
    </w:p>
    <w:p w14:paraId="7F363414" w14:textId="71ED7584" w:rsidR="00C41EE3" w:rsidRDefault="00C41EE3" w:rsidP="00E04B8B">
      <w:pPr>
        <w:spacing w:after="200" w:line="360" w:lineRule="auto"/>
        <w:ind w:left="720"/>
        <w:jc w:val="left"/>
        <w:rPr>
          <w:ins w:id="780" w:author="yamel peraza" w:date="2015-02-25T18:31:00Z"/>
        </w:rPr>
      </w:pPr>
    </w:p>
    <w:p w14:paraId="5D78D36F" w14:textId="3D265DCF" w:rsidR="00C41EE3" w:rsidRDefault="00C41EE3" w:rsidP="00E04B8B">
      <w:pPr>
        <w:spacing w:after="200" w:line="360" w:lineRule="auto"/>
        <w:ind w:left="720"/>
        <w:jc w:val="left"/>
        <w:rPr>
          <w:ins w:id="781" w:author="yamel peraza" w:date="2015-02-25T18:31:00Z"/>
        </w:rPr>
      </w:pPr>
    </w:p>
    <w:p w14:paraId="7F542003" w14:textId="77777777" w:rsidR="00C41EE3" w:rsidRDefault="00C41EE3" w:rsidP="00E04B8B">
      <w:pPr>
        <w:spacing w:after="200" w:line="360" w:lineRule="auto"/>
        <w:ind w:left="720"/>
        <w:jc w:val="left"/>
        <w:rPr>
          <w:ins w:id="782" w:author="yamel peraza" w:date="2015-02-25T18:32:00Z"/>
        </w:rPr>
      </w:pPr>
    </w:p>
    <w:p w14:paraId="595D195C" w14:textId="1F0523DA" w:rsidR="00C41EE3" w:rsidRDefault="00C41EE3" w:rsidP="00E04B8B">
      <w:pPr>
        <w:spacing w:after="200" w:line="360" w:lineRule="auto"/>
        <w:ind w:left="720"/>
        <w:jc w:val="left"/>
        <w:rPr>
          <w:ins w:id="783" w:author="yamel peraza" w:date="2015-02-25T18:32:00Z"/>
        </w:rPr>
      </w:pPr>
    </w:p>
    <w:p w14:paraId="45C3F7BA" w14:textId="6C19C171" w:rsidR="00C41EE3" w:rsidRDefault="00C41EE3" w:rsidP="00E04B8B">
      <w:pPr>
        <w:spacing w:after="200" w:line="360" w:lineRule="auto"/>
        <w:ind w:left="720"/>
        <w:jc w:val="left"/>
        <w:rPr>
          <w:ins w:id="784"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6">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785" w:name="_Toc393726791"/>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4005B"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785"/>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786" w:name="_Toc393726792"/>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4174B"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786"/>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787"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787"/>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88" w:name="_Toc393718987"/>
      <w:bookmarkStart w:id="789"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788"/>
      <w:bookmarkEnd w:id="789"/>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0" w:name="_Toc393718988"/>
      <w:bookmarkStart w:id="791"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790"/>
      <w:bookmarkEnd w:id="791"/>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2" w:name="_Toc393718989"/>
      <w:bookmarkStart w:id="793"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792"/>
      <w:bookmarkEnd w:id="793"/>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4" w:name="_Toc393718990"/>
      <w:bookmarkStart w:id="795"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794"/>
      <w:bookmarkEnd w:id="795"/>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6" w:name="_Toc393718991"/>
      <w:bookmarkStart w:id="797"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796"/>
      <w:bookmarkEnd w:id="797"/>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798" w:name="_Toc393718992"/>
      <w:bookmarkStart w:id="799"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798"/>
      <w:bookmarkEnd w:id="799"/>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0" w:name="_Toc393718993"/>
      <w:bookmarkStart w:id="801"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800"/>
      <w:bookmarkEnd w:id="801"/>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02" w:name="_Toc393718994"/>
      <w:bookmarkStart w:id="803"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802"/>
      <w:bookmarkEnd w:id="803"/>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804" w:name="_Toc393718995"/>
      <w:bookmarkStart w:id="805"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804"/>
      <w:bookmarkEnd w:id="805"/>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806"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806"/>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CF59C7" w:rsidRDefault="00CF59C7">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6A903" w14:textId="77777777" w:rsidR="00AA0D22" w:rsidRDefault="00AA0D22" w:rsidP="00B80CBB">
      <w:pPr>
        <w:spacing w:after="0" w:line="240" w:lineRule="auto"/>
      </w:pPr>
      <w:r>
        <w:separator/>
      </w:r>
    </w:p>
  </w:endnote>
  <w:endnote w:type="continuationSeparator" w:id="0">
    <w:p w14:paraId="209EB03F" w14:textId="77777777" w:rsidR="00AA0D22" w:rsidRDefault="00AA0D22"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CF59C7" w:rsidRDefault="00CF59C7">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30227B">
      <w:rPr>
        <w:rFonts w:cs="Times New Roman"/>
        <w:noProof/>
        <w:sz w:val="20"/>
        <w:szCs w:val="20"/>
      </w:rPr>
      <w:t>82</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870EC" w14:textId="77777777" w:rsidR="00AA0D22" w:rsidRDefault="00AA0D22" w:rsidP="00B80CBB">
      <w:pPr>
        <w:spacing w:after="0" w:line="240" w:lineRule="auto"/>
      </w:pPr>
      <w:r>
        <w:separator/>
      </w:r>
    </w:p>
  </w:footnote>
  <w:footnote w:type="continuationSeparator" w:id="0">
    <w:p w14:paraId="3A00D2BB" w14:textId="77777777" w:rsidR="00AA0D22" w:rsidRDefault="00AA0D22"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2">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6">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1">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2">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7">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3">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6">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62"/>
  </w:num>
  <w:num w:numId="3">
    <w:abstractNumId w:val="10"/>
  </w:num>
  <w:num w:numId="4">
    <w:abstractNumId w:val="68"/>
  </w:num>
  <w:num w:numId="5">
    <w:abstractNumId w:val="15"/>
  </w:num>
  <w:num w:numId="6">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14"/>
  </w:num>
  <w:num w:numId="9">
    <w:abstractNumId w:val="32"/>
  </w:num>
  <w:num w:numId="10">
    <w:abstractNumId w:val="45"/>
  </w:num>
  <w:num w:numId="11">
    <w:abstractNumId w:val="26"/>
  </w:num>
  <w:num w:numId="12">
    <w:abstractNumId w:val="41"/>
  </w:num>
  <w:num w:numId="13">
    <w:abstractNumId w:val="3"/>
  </w:num>
  <w:num w:numId="14">
    <w:abstractNumId w:val="50"/>
  </w:num>
  <w:num w:numId="15">
    <w:abstractNumId w:val="12"/>
  </w:num>
  <w:num w:numId="16">
    <w:abstractNumId w:val="1"/>
  </w:num>
  <w:num w:numId="17">
    <w:abstractNumId w:val="53"/>
  </w:num>
  <w:num w:numId="18">
    <w:abstractNumId w:val="42"/>
  </w:num>
  <w:num w:numId="19">
    <w:abstractNumId w:val="71"/>
  </w:num>
  <w:num w:numId="20">
    <w:abstractNumId w:val="3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num>
  <w:num w:numId="23">
    <w:abstractNumId w:val="22"/>
  </w:num>
  <w:num w:numId="24">
    <w:abstractNumId w:val="11"/>
  </w:num>
  <w:num w:numId="25">
    <w:abstractNumId w:val="46"/>
  </w:num>
  <w:num w:numId="26">
    <w:abstractNumId w:val="37"/>
  </w:num>
  <w:num w:numId="27">
    <w:abstractNumId w:val="51"/>
  </w:num>
  <w:num w:numId="28">
    <w:abstractNumId w:val="70"/>
  </w:num>
  <w:num w:numId="29">
    <w:abstractNumId w:val="28"/>
  </w:num>
  <w:num w:numId="30">
    <w:abstractNumId w:val="7"/>
  </w:num>
  <w:num w:numId="31">
    <w:abstractNumId w:val="40"/>
  </w:num>
  <w:num w:numId="32">
    <w:abstractNumId w:val="56"/>
  </w:num>
  <w:num w:numId="33">
    <w:abstractNumId w:val="65"/>
  </w:num>
  <w:num w:numId="34">
    <w:abstractNumId w:val="30"/>
  </w:num>
  <w:num w:numId="35">
    <w:abstractNumId w:val="31"/>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59"/>
  </w:num>
  <w:num w:numId="47">
    <w:abstractNumId w:val="18"/>
  </w:num>
  <w:num w:numId="48">
    <w:abstractNumId w:val="5"/>
  </w:num>
  <w:num w:numId="49">
    <w:abstractNumId w:val="54"/>
  </w:num>
  <w:num w:numId="50">
    <w:abstractNumId w:val="6"/>
  </w:num>
  <w:num w:numId="51">
    <w:abstractNumId w:val="36"/>
  </w:num>
  <w:num w:numId="52">
    <w:abstractNumId w:val="63"/>
  </w:num>
  <w:num w:numId="53">
    <w:abstractNumId w:val="69"/>
  </w:num>
  <w:num w:numId="54">
    <w:abstractNumId w:val="9"/>
  </w:num>
  <w:num w:numId="55">
    <w:abstractNumId w:val="33"/>
  </w:num>
  <w:num w:numId="56">
    <w:abstractNumId w:val="39"/>
  </w:num>
  <w:num w:numId="57">
    <w:abstractNumId w:val="4"/>
  </w:num>
  <w:num w:numId="58">
    <w:abstractNumId w:val="44"/>
  </w:num>
  <w:num w:numId="59">
    <w:abstractNumId w:val="55"/>
  </w:num>
  <w:num w:numId="60">
    <w:abstractNumId w:val="64"/>
  </w:num>
  <w:num w:numId="61">
    <w:abstractNumId w:val="16"/>
  </w:num>
  <w:num w:numId="62">
    <w:abstractNumId w:val="66"/>
  </w:num>
  <w:num w:numId="63">
    <w:abstractNumId w:val="52"/>
  </w:num>
  <w:num w:numId="64">
    <w:abstractNumId w:val="19"/>
  </w:num>
  <w:num w:numId="65">
    <w:abstractNumId w:val="17"/>
  </w:num>
  <w:num w:numId="66">
    <w:abstractNumId w:val="48"/>
  </w:num>
  <w:num w:numId="67">
    <w:abstractNumId w:val="58"/>
  </w:num>
  <w:num w:numId="68">
    <w:abstractNumId w:val="27"/>
  </w:num>
  <w:num w:numId="69">
    <w:abstractNumId w:val="13"/>
  </w:num>
  <w:num w:numId="70">
    <w:abstractNumId w:val="57"/>
  </w:num>
  <w:num w:numId="71">
    <w:abstractNumId w:val="34"/>
  </w:num>
  <w:num w:numId="72">
    <w:abstractNumId w:val="61"/>
  </w:num>
  <w:num w:numId="73">
    <w:abstractNumId w:val="23"/>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30227B"/>
    <w:rsid w:val="0040780A"/>
    <w:rsid w:val="00452A67"/>
    <w:rsid w:val="00494D89"/>
    <w:rsid w:val="004A7470"/>
    <w:rsid w:val="004E6B41"/>
    <w:rsid w:val="004F33B0"/>
    <w:rsid w:val="00513446"/>
    <w:rsid w:val="005717DA"/>
    <w:rsid w:val="0058063A"/>
    <w:rsid w:val="0058436E"/>
    <w:rsid w:val="0059207C"/>
    <w:rsid w:val="00607FC9"/>
    <w:rsid w:val="00625414"/>
    <w:rsid w:val="006560EB"/>
    <w:rsid w:val="0068006D"/>
    <w:rsid w:val="00680D8C"/>
    <w:rsid w:val="00711F32"/>
    <w:rsid w:val="00720596"/>
    <w:rsid w:val="007A1836"/>
    <w:rsid w:val="007C2BA9"/>
    <w:rsid w:val="007E29FA"/>
    <w:rsid w:val="00852839"/>
    <w:rsid w:val="00867064"/>
    <w:rsid w:val="008E1B47"/>
    <w:rsid w:val="008E3B9D"/>
    <w:rsid w:val="008E6A85"/>
    <w:rsid w:val="00900A1E"/>
    <w:rsid w:val="00903E5E"/>
    <w:rsid w:val="009A7C80"/>
    <w:rsid w:val="009E5339"/>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C784AE87-0B3B-4EC4-8AC8-85E59906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jpg"/><Relationship Id="rId37" Type="http://schemas.openxmlformats.org/officeDocument/2006/relationships/image" Target="media/image28.emf"/><Relationship Id="rId53" Type="http://schemas.openxmlformats.org/officeDocument/2006/relationships/image" Target="media/image44.jpe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emf"/><Relationship Id="rId46" Type="http://schemas.openxmlformats.org/officeDocument/2006/relationships/image" Target="media/image37.jpe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emf"/><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emf"/><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535CE76E-1109-47BB-AB73-3C876752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13160</Words>
  <Characters>75016</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12</cp:revision>
  <dcterms:created xsi:type="dcterms:W3CDTF">2015-02-02T17:25:00Z</dcterms:created>
  <dcterms:modified xsi:type="dcterms:W3CDTF">2015-02-26T02:18:00Z</dcterms:modified>
</cp:coreProperties>
</file>